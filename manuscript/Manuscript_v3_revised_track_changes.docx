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B507" w14:textId="3C9FCB46" w:rsidR="00FA0BD4" w:rsidRPr="00FA0BD4" w:rsidRDefault="084594D8" w:rsidP="00FA0BD4">
      <w:pPr>
        <w:jc w:val="left"/>
        <w:rPr>
          <w:rFonts w:ascii="Calibri" w:eastAsia="Calibri" w:hAnsi="Calibri" w:cs="Calibri"/>
          <w:b/>
          <w:bCs/>
          <w:sz w:val="28"/>
          <w:szCs w:val="28"/>
        </w:rPr>
      </w:pPr>
      <w:r w:rsidRPr="4CFA968E">
        <w:rPr>
          <w:rFonts w:ascii="Calibri" w:eastAsia="Calibri" w:hAnsi="Calibri" w:cs="Calibri"/>
          <w:b/>
          <w:bCs/>
          <w:sz w:val="28"/>
          <w:szCs w:val="28"/>
        </w:rPr>
        <w:t>L</w:t>
      </w:r>
      <w:r w:rsidR="142E454B" w:rsidRPr="4CFA968E">
        <w:rPr>
          <w:rFonts w:ascii="Calibri" w:eastAsia="Calibri" w:hAnsi="Calibri" w:cs="Calibri"/>
          <w:b/>
          <w:bCs/>
          <w:sz w:val="28"/>
          <w:szCs w:val="28"/>
        </w:rPr>
        <w:t>ittoral habitat</w:t>
      </w:r>
      <w:r w:rsidRPr="4CFA968E">
        <w:rPr>
          <w:rFonts w:ascii="Calibri" w:eastAsia="Calibri" w:hAnsi="Calibri" w:cs="Calibri"/>
          <w:b/>
          <w:bCs/>
          <w:sz w:val="28"/>
          <w:szCs w:val="28"/>
        </w:rPr>
        <w:t xml:space="preserve"> </w:t>
      </w:r>
      <w:r w:rsidR="60D6A919" w:rsidRPr="4CFA968E">
        <w:rPr>
          <w:rFonts w:ascii="Calibri" w:eastAsia="Calibri" w:hAnsi="Calibri" w:cs="Calibri"/>
          <w:b/>
          <w:bCs/>
          <w:sz w:val="28"/>
          <w:szCs w:val="28"/>
        </w:rPr>
        <w:t>structure</w:t>
      </w:r>
      <w:r w:rsidR="142E454B" w:rsidRPr="4CFA968E">
        <w:rPr>
          <w:rFonts w:ascii="Calibri" w:eastAsia="Calibri" w:hAnsi="Calibri" w:cs="Calibri"/>
          <w:b/>
          <w:bCs/>
          <w:sz w:val="28"/>
          <w:szCs w:val="28"/>
        </w:rPr>
        <w:t xml:space="preserve"> </w:t>
      </w:r>
      <w:r w:rsidR="008531E5" w:rsidRPr="008531E5">
        <w:rPr>
          <w:rFonts w:ascii="Calibri" w:eastAsia="Calibri" w:hAnsi="Calibri" w:cs="Calibri"/>
          <w:b/>
          <w:bCs/>
          <w:sz w:val="28"/>
          <w:szCs w:val="28"/>
        </w:rPr>
        <w:t>influences</w:t>
      </w:r>
      <w:r w:rsidR="008531E5">
        <w:rPr>
          <w:rFonts w:ascii="Calibri" w:eastAsia="Calibri" w:hAnsi="Calibri" w:cs="Calibri"/>
          <w:b/>
          <w:bCs/>
          <w:sz w:val="28"/>
          <w:szCs w:val="28"/>
        </w:rPr>
        <w:t xml:space="preserve"> </w:t>
      </w:r>
      <w:r w:rsidR="142E454B" w:rsidRPr="4CFA968E">
        <w:rPr>
          <w:rFonts w:ascii="Calibri" w:eastAsia="Calibri" w:hAnsi="Calibri" w:cs="Calibri"/>
          <w:b/>
          <w:bCs/>
          <w:sz w:val="28"/>
          <w:szCs w:val="28"/>
        </w:rPr>
        <w:t>freshwater crayfish populations in five volcanic lakes of Aotearoa New Zealand</w:t>
      </w:r>
    </w:p>
    <w:p w14:paraId="37B8D1D6" w14:textId="63CC65D0" w:rsidR="00A134C1" w:rsidRDefault="005D74A9" w:rsidP="005D74A9">
      <w:pPr>
        <w:spacing w:line="360" w:lineRule="auto"/>
        <w:jc w:val="left"/>
        <w:rPr>
          <w:sz w:val="18"/>
          <w:szCs w:val="18"/>
        </w:rPr>
      </w:pPr>
      <w:bookmarkStart w:id="0" w:name="_Hlk220409855"/>
      <w:r w:rsidRPr="0D0523EF">
        <w:rPr>
          <w:sz w:val="18"/>
          <w:szCs w:val="18"/>
        </w:rPr>
        <w:t>Olivier V. Raven¹</w:t>
      </w:r>
      <w:r w:rsidR="00791A8A">
        <w:rPr>
          <w:sz w:val="18"/>
          <w:szCs w:val="18"/>
        </w:rPr>
        <w:t>*</w:t>
      </w:r>
      <w:r w:rsidR="00482EFD" w:rsidRPr="0D0523EF">
        <w:rPr>
          <w:sz w:val="18"/>
          <w:szCs w:val="18"/>
        </w:rPr>
        <w:t>,</w:t>
      </w:r>
      <w:r w:rsidRPr="0D0523EF">
        <w:rPr>
          <w:sz w:val="18"/>
          <w:szCs w:val="18"/>
        </w:rPr>
        <w:t xml:space="preserve"> </w:t>
      </w:r>
      <w:r w:rsidR="00A134C1" w:rsidRPr="5B542B17">
        <w:rPr>
          <w:sz w:val="18"/>
          <w:szCs w:val="18"/>
        </w:rPr>
        <w:t>0009-0008-6184-6831</w:t>
      </w:r>
    </w:p>
    <w:p w14:paraId="107A7026" w14:textId="6EEF6E4F" w:rsidR="00A134C1" w:rsidRDefault="005D74A9" w:rsidP="005D74A9">
      <w:pPr>
        <w:spacing w:line="360" w:lineRule="auto"/>
        <w:jc w:val="left"/>
        <w:rPr>
          <w:sz w:val="18"/>
          <w:szCs w:val="18"/>
        </w:rPr>
      </w:pPr>
      <w:r w:rsidRPr="0D0523EF">
        <w:rPr>
          <w:sz w:val="18"/>
          <w:szCs w:val="18"/>
        </w:rPr>
        <w:t>Francis J. Burdon¹</w:t>
      </w:r>
      <w:r w:rsidR="00482EFD" w:rsidRPr="0D0523EF">
        <w:rPr>
          <w:sz w:val="18"/>
          <w:szCs w:val="18"/>
        </w:rPr>
        <w:t>,</w:t>
      </w:r>
      <w:r w:rsidRPr="0D0523EF">
        <w:rPr>
          <w:sz w:val="18"/>
          <w:szCs w:val="18"/>
        </w:rPr>
        <w:t xml:space="preserve"> </w:t>
      </w:r>
      <w:r w:rsidR="00A134C1" w:rsidRPr="5B542B17">
        <w:rPr>
          <w:sz w:val="18"/>
          <w:szCs w:val="18"/>
        </w:rPr>
        <w:t>0000-0002-5398-4993</w:t>
      </w:r>
    </w:p>
    <w:p w14:paraId="669EAC2F" w14:textId="7357B7B7" w:rsidR="00A134C1" w:rsidRDefault="005D74A9" w:rsidP="005D74A9">
      <w:pPr>
        <w:spacing w:line="360" w:lineRule="auto"/>
        <w:jc w:val="left"/>
        <w:rPr>
          <w:sz w:val="18"/>
          <w:szCs w:val="18"/>
        </w:rPr>
      </w:pPr>
      <w:r w:rsidRPr="0D0523EF">
        <w:rPr>
          <w:sz w:val="18"/>
          <w:szCs w:val="18"/>
        </w:rPr>
        <w:t xml:space="preserve">Ian A. </w:t>
      </w:r>
      <w:r w:rsidR="6A5B7486" w:rsidRPr="0D0523EF">
        <w:rPr>
          <w:sz w:val="18"/>
          <w:szCs w:val="18"/>
        </w:rPr>
        <w:t xml:space="preserve">K. </w:t>
      </w:r>
      <w:r w:rsidRPr="0D0523EF">
        <w:rPr>
          <w:sz w:val="18"/>
          <w:szCs w:val="18"/>
        </w:rPr>
        <w:t>Kusabs</w:t>
      </w:r>
      <w:r w:rsidR="00482EFD" w:rsidRPr="0D0523EF">
        <w:rPr>
          <w:sz w:val="18"/>
          <w:szCs w:val="18"/>
        </w:rPr>
        <w:t xml:space="preserve">², </w:t>
      </w:r>
      <w:r w:rsidR="00A134C1" w:rsidRPr="5B542B17">
        <w:rPr>
          <w:sz w:val="18"/>
          <w:szCs w:val="18"/>
        </w:rPr>
        <w:t>0000-0002-1473-7447</w:t>
      </w:r>
    </w:p>
    <w:p w14:paraId="5C7F38A7" w14:textId="0E81AF3E" w:rsidR="00A134C1" w:rsidRDefault="005D74A9" w:rsidP="005D74A9">
      <w:pPr>
        <w:spacing w:line="360" w:lineRule="auto"/>
        <w:jc w:val="left"/>
        <w:rPr>
          <w:sz w:val="18"/>
          <w:szCs w:val="18"/>
        </w:rPr>
      </w:pPr>
      <w:r w:rsidRPr="0D0523EF">
        <w:rPr>
          <w:sz w:val="18"/>
          <w:szCs w:val="18"/>
        </w:rPr>
        <w:t>Robin Holmes³</w:t>
      </w:r>
      <w:r w:rsidR="00482EFD" w:rsidRPr="0D0523EF">
        <w:rPr>
          <w:sz w:val="18"/>
          <w:szCs w:val="18"/>
        </w:rPr>
        <w:t>,</w:t>
      </w:r>
      <w:r w:rsidRPr="0D0523EF">
        <w:rPr>
          <w:sz w:val="18"/>
          <w:szCs w:val="18"/>
        </w:rPr>
        <w:t xml:space="preserve"> </w:t>
      </w:r>
      <w:r w:rsidR="00A134C1" w:rsidRPr="5B542B17">
        <w:rPr>
          <w:sz w:val="18"/>
          <w:szCs w:val="18"/>
        </w:rPr>
        <w:t>0000-0002-8737-2717</w:t>
      </w:r>
    </w:p>
    <w:p w14:paraId="75F69FC0" w14:textId="0307743E" w:rsidR="005D74A9" w:rsidRPr="005D74A9" w:rsidRDefault="005D74A9" w:rsidP="005D74A9">
      <w:pPr>
        <w:spacing w:line="360" w:lineRule="auto"/>
        <w:jc w:val="left"/>
        <w:rPr>
          <w:sz w:val="18"/>
          <w:szCs w:val="18"/>
        </w:rPr>
      </w:pPr>
      <w:r w:rsidRPr="0D0523EF">
        <w:rPr>
          <w:sz w:val="18"/>
          <w:szCs w:val="18"/>
        </w:rPr>
        <w:t>Deniz Özkundakci¹</w:t>
      </w:r>
      <w:r w:rsidR="00791A8A">
        <w:rPr>
          <w:sz w:val="18"/>
          <w:szCs w:val="18"/>
        </w:rPr>
        <w:t>,</w:t>
      </w:r>
      <w:r w:rsidR="00A134C1">
        <w:rPr>
          <w:sz w:val="18"/>
          <w:szCs w:val="18"/>
        </w:rPr>
        <w:t xml:space="preserve"> </w:t>
      </w:r>
      <w:r w:rsidR="008C46E7">
        <w:rPr>
          <w:sz w:val="18"/>
          <w:szCs w:val="18"/>
        </w:rPr>
        <w:t>00</w:t>
      </w:r>
      <w:r w:rsidR="00A134C1" w:rsidRPr="5B542B17">
        <w:rPr>
          <w:sz w:val="18"/>
          <w:szCs w:val="18"/>
        </w:rPr>
        <w:t>00-0002-5442-4576</w:t>
      </w:r>
    </w:p>
    <w:p w14:paraId="115B8908" w14:textId="41714CD3" w:rsidR="005D74A9" w:rsidRPr="005D74A9" w:rsidRDefault="005D74A9" w:rsidP="005D74A9">
      <w:pPr>
        <w:spacing w:line="360" w:lineRule="auto"/>
        <w:jc w:val="left"/>
        <w:rPr>
          <w:sz w:val="18"/>
          <w:szCs w:val="18"/>
        </w:rPr>
      </w:pPr>
      <w:r w:rsidRPr="005D74A9">
        <w:rPr>
          <w:sz w:val="18"/>
          <w:szCs w:val="18"/>
        </w:rPr>
        <w:t xml:space="preserve">¹ </w:t>
      </w:r>
      <w:r w:rsidR="000249CB" w:rsidRPr="000249CB">
        <w:rPr>
          <w:sz w:val="18"/>
          <w:szCs w:val="18"/>
        </w:rPr>
        <w:t>Te Aka</w:t>
      </w:r>
      <w:r w:rsidR="000249CB">
        <w:rPr>
          <w:sz w:val="18"/>
          <w:szCs w:val="18"/>
        </w:rPr>
        <w:t xml:space="preserve"> </w:t>
      </w:r>
      <w:r w:rsidR="000249CB" w:rsidRPr="000249CB">
        <w:rPr>
          <w:sz w:val="18"/>
          <w:szCs w:val="18"/>
        </w:rPr>
        <w:t>Mātuatua</w:t>
      </w:r>
      <w:r w:rsidR="000249CB">
        <w:rPr>
          <w:sz w:val="18"/>
          <w:szCs w:val="18"/>
        </w:rPr>
        <w:t xml:space="preserve"> </w:t>
      </w:r>
      <w:r w:rsidR="000249CB" w:rsidRPr="000249CB">
        <w:rPr>
          <w:sz w:val="18"/>
          <w:szCs w:val="18"/>
        </w:rPr>
        <w:t>– School of Science, The University of Waikato, Private Bag 3105, Hamilton</w:t>
      </w:r>
      <w:r w:rsidR="00D837D9">
        <w:rPr>
          <w:sz w:val="18"/>
          <w:szCs w:val="18"/>
        </w:rPr>
        <w:t xml:space="preserve"> </w:t>
      </w:r>
      <w:r w:rsidR="00D837D9" w:rsidRPr="000249CB">
        <w:rPr>
          <w:sz w:val="18"/>
          <w:szCs w:val="18"/>
        </w:rPr>
        <w:t>3240</w:t>
      </w:r>
      <w:r w:rsidR="000249CB" w:rsidRPr="000249CB">
        <w:rPr>
          <w:sz w:val="18"/>
          <w:szCs w:val="18"/>
        </w:rPr>
        <w:t>, New Zealand</w:t>
      </w:r>
      <w:r w:rsidRPr="005D74A9">
        <w:br/>
      </w:r>
      <w:r w:rsidRPr="005D74A9">
        <w:rPr>
          <w:sz w:val="18"/>
          <w:szCs w:val="18"/>
        </w:rPr>
        <w:t>² Ian Kusabs and Associates Limited, 21 Summit Road, Rotorua 3076, New Zealand</w:t>
      </w:r>
      <w:r w:rsidRPr="005D74A9">
        <w:br/>
      </w:r>
      <w:r w:rsidRPr="005D74A9">
        <w:rPr>
          <w:sz w:val="18"/>
          <w:szCs w:val="18"/>
        </w:rPr>
        <w:t xml:space="preserve">³ </w:t>
      </w:r>
      <w:r w:rsidR="004A392C" w:rsidRPr="004A392C">
        <w:rPr>
          <w:sz w:val="18"/>
          <w:szCs w:val="18"/>
        </w:rPr>
        <w:t>The Cawthron Institute, 98 Halifax Street East, Nelson 7010, Private Bag 2, Nelson 7042, New Zealand</w:t>
      </w:r>
    </w:p>
    <w:p w14:paraId="7FA4AA2E" w14:textId="329D1CE2" w:rsidR="005D74A9" w:rsidRDefault="00791A8A" w:rsidP="005D74A9">
      <w:pPr>
        <w:spacing w:line="360" w:lineRule="auto"/>
        <w:jc w:val="left"/>
        <w:rPr>
          <w:sz w:val="18"/>
          <w:szCs w:val="18"/>
        </w:rPr>
      </w:pPr>
      <w:r>
        <w:rPr>
          <w:b/>
          <w:bCs/>
          <w:sz w:val="18"/>
          <w:szCs w:val="18"/>
        </w:rPr>
        <w:t>*</w:t>
      </w:r>
      <w:r w:rsidR="005D74A9" w:rsidRPr="005D74A9">
        <w:rPr>
          <w:b/>
          <w:bCs/>
          <w:sz w:val="18"/>
          <w:szCs w:val="18"/>
        </w:rPr>
        <w:t>Corresponding author:</w:t>
      </w:r>
      <w:r w:rsidR="00BD3C57">
        <w:rPr>
          <w:b/>
          <w:bCs/>
          <w:sz w:val="18"/>
          <w:szCs w:val="18"/>
        </w:rPr>
        <w:t xml:space="preserve"> </w:t>
      </w:r>
      <w:r w:rsidR="005D74A9" w:rsidRPr="005D74A9">
        <w:rPr>
          <w:sz w:val="18"/>
          <w:szCs w:val="18"/>
        </w:rPr>
        <w:t xml:space="preserve">olivier.raven@icloud.com; </w:t>
      </w:r>
      <w:hyperlink r:id="rId8" w:history="1">
        <w:r w:rsidR="00482EFD" w:rsidRPr="00531ABE">
          <w:rPr>
            <w:rStyle w:val="Hyperlink"/>
            <w:color w:val="auto"/>
            <w:sz w:val="18"/>
            <w:szCs w:val="18"/>
            <w:u w:val="none"/>
          </w:rPr>
          <w:t>or81@students.waikato.ac.nz</w:t>
        </w:r>
      </w:hyperlink>
    </w:p>
    <w:p w14:paraId="74597BA2" w14:textId="0C22819A" w:rsidR="00482EFD" w:rsidRPr="005D74A9" w:rsidRDefault="00482EFD" w:rsidP="005D74A9">
      <w:pPr>
        <w:spacing w:line="360" w:lineRule="auto"/>
        <w:jc w:val="left"/>
        <w:rPr>
          <w:sz w:val="18"/>
          <w:szCs w:val="18"/>
        </w:rPr>
      </w:pPr>
    </w:p>
    <w:bookmarkEnd w:id="0"/>
    <w:p w14:paraId="09E23C17" w14:textId="5B3621BD" w:rsidR="00E42B34" w:rsidRPr="00E52F4C" w:rsidRDefault="39328F86" w:rsidP="00DA25D9">
      <w:pPr>
        <w:spacing w:line="360" w:lineRule="auto"/>
        <w:jc w:val="left"/>
        <w:rPr>
          <w:b/>
          <w:bCs/>
        </w:rPr>
      </w:pPr>
      <w:r w:rsidRPr="0C2CC136">
        <w:rPr>
          <w:b/>
          <w:bCs/>
        </w:rPr>
        <w:t>Abstract</w:t>
      </w:r>
    </w:p>
    <w:p w14:paraId="42313E9B" w14:textId="1EAEC4D0" w:rsidR="00490EB8" w:rsidRDefault="152240D2" w:rsidP="00DA25D9">
      <w:pPr>
        <w:spacing w:line="360" w:lineRule="auto"/>
        <w:jc w:val="left"/>
      </w:pPr>
      <w:r>
        <w:t>Freshwater crayfish are increasingly threatened by habitat degradation, declining water quality, and invasive species</w:t>
      </w:r>
      <w:r w:rsidR="3B329778">
        <w:t>.</w:t>
      </w:r>
      <w:r w:rsidR="0005F03D">
        <w:t xml:space="preserve"> </w:t>
      </w:r>
      <w:r w:rsidR="56189A01">
        <w:t xml:space="preserve">In Aotearoa New Zealand, lake populations of the endemic northern freshwater crayfish </w:t>
      </w:r>
      <w:r w:rsidR="56189A01" w:rsidRPr="06CA4CC1">
        <w:rPr>
          <w:i/>
          <w:iCs/>
        </w:rPr>
        <w:t xml:space="preserve">Paranephrops planifrons </w:t>
      </w:r>
      <w:r w:rsidR="56189A01">
        <w:t xml:space="preserve">(kōura) have declined by up to 90%. </w:t>
      </w:r>
      <w:r w:rsidR="62437BBF">
        <w:t xml:space="preserve">Identifying key habitat requirements </w:t>
      </w:r>
      <w:r w:rsidR="00CD10C0">
        <w:t>is</w:t>
      </w:r>
      <w:r w:rsidR="62437BBF">
        <w:t xml:space="preserve"> essential to improve</w:t>
      </w:r>
      <w:r>
        <w:t xml:space="preserve"> </w:t>
      </w:r>
      <w:r w:rsidR="237515CD">
        <w:t>the</w:t>
      </w:r>
      <w:r w:rsidR="3D8515C0">
        <w:t xml:space="preserve"> conservation</w:t>
      </w:r>
      <w:r w:rsidR="52576856">
        <w:t xml:space="preserve"> of </w:t>
      </w:r>
      <w:r w:rsidR="00B83A7B" w:rsidRPr="00B83A7B">
        <w:t>crayfish facing</w:t>
      </w:r>
      <w:r w:rsidR="00B83A7B">
        <w:t xml:space="preserve"> </w:t>
      </w:r>
      <w:r w:rsidR="71809BC0">
        <w:t>multiple</w:t>
      </w:r>
      <w:r w:rsidR="52576856">
        <w:t xml:space="preserve"> threats</w:t>
      </w:r>
      <w:r>
        <w:t>.</w:t>
      </w:r>
      <w:r w:rsidR="0005F03D">
        <w:t xml:space="preserve"> </w:t>
      </w:r>
      <w:r>
        <w:t>To assess littoral habitat associations</w:t>
      </w:r>
      <w:r w:rsidR="002E790D">
        <w:t>, we surveyed shoreline habitats in five</w:t>
      </w:r>
      <w:r w:rsidR="009A6B77">
        <w:t xml:space="preserve"> </w:t>
      </w:r>
      <w:r w:rsidR="32DBC4A7">
        <w:t xml:space="preserve">Aotearoa </w:t>
      </w:r>
      <w:r w:rsidR="454A7344">
        <w:t>l</w:t>
      </w:r>
      <w:r w:rsidR="07BDA49F">
        <w:t xml:space="preserve">akes </w:t>
      </w:r>
      <w:r>
        <w:t xml:space="preserve">and modelled kōura occupancy, abundance, and biomass using generalised additive </w:t>
      </w:r>
      <w:r w:rsidR="009A6B77">
        <w:t>mixed models</w:t>
      </w:r>
      <w:r>
        <w:t xml:space="preserve">. Kōura distribution </w:t>
      </w:r>
      <w:r w:rsidR="00CC2438" w:rsidRPr="00CC2438">
        <w:t xml:space="preserve">was best explained </w:t>
      </w:r>
      <w:r>
        <w:t xml:space="preserve">by habitat </w:t>
      </w:r>
      <w:r w:rsidR="00F9649E" w:rsidRPr="003E4F64">
        <w:t>characteristics</w:t>
      </w:r>
      <w:r w:rsidR="00F9649E" w:rsidDel="00F9649E">
        <w:t xml:space="preserve"> </w:t>
      </w:r>
      <w:r>
        <w:t xml:space="preserve">rather than lake-scale processes. </w:t>
      </w:r>
      <w:commentRangeStart w:id="1"/>
      <w:r>
        <w:t xml:space="preserve">Occupancy increased with </w:t>
      </w:r>
      <w:del w:id="2" w:author="Raven, Olivier (Student)" w:date="2026-06-09T09:16:00Z" w16du:dateUtc="2026-06-08T21:16:00Z">
        <w:r w:rsidDel="0096391C">
          <w:delText xml:space="preserve">shoreline </w:delText>
        </w:r>
      </w:del>
      <w:r>
        <w:t xml:space="preserve">habitat </w:t>
      </w:r>
      <w:ins w:id="3" w:author="Raven, Olivier (Student)" w:date="2026-06-09T09:16:00Z" w16du:dateUtc="2026-06-08T21:16:00Z">
        <w:r w:rsidR="0096391C">
          <w:t xml:space="preserve">structural </w:t>
        </w:r>
      </w:ins>
      <w:del w:id="4" w:author="Raven, Olivier (Student)" w:date="2026-06-09T09:16:00Z" w16du:dateUtc="2026-06-08T21:16:00Z">
        <w:r w:rsidR="003E4F64" w:rsidRPr="003E4F64" w:rsidDel="004C4EB9">
          <w:delText>characteristics</w:delText>
        </w:r>
      </w:del>
      <w:ins w:id="5" w:author="Raven, Olivier (Student)" w:date="2026-06-09T09:16:00Z" w16du:dateUtc="2026-06-08T21:16:00Z">
        <w:r w:rsidR="004C4EB9">
          <w:t>complexity</w:t>
        </w:r>
      </w:ins>
      <w:r>
        <w:t xml:space="preserve">, particularly </w:t>
      </w:r>
      <w:r w:rsidR="00D3701E">
        <w:t>coarse</w:t>
      </w:r>
      <w:r w:rsidR="00227CB6">
        <w:t>r</w:t>
      </w:r>
      <w:r w:rsidR="00D3701E">
        <w:t xml:space="preserve"> substrate types</w:t>
      </w:r>
      <w:r w:rsidR="00392428">
        <w:t xml:space="preserve"> </w:t>
      </w:r>
      <w:r>
        <w:t>and greater riparian vegetation cover.</w:t>
      </w:r>
      <w:commentRangeEnd w:id="1"/>
      <w:r w:rsidR="004F5A6C">
        <w:rPr>
          <w:rStyle w:val="CommentReference"/>
          <w:sz w:val="22"/>
          <w:szCs w:val="22"/>
        </w:rPr>
        <w:commentReference w:id="1"/>
      </w:r>
      <w:r>
        <w:t xml:space="preserve"> Elevated summer surface water temperatures were negatively associated with kōura occupancy and abundance, indicating reduced habitat suitability during warm periods. </w:t>
      </w:r>
      <w:commentRangeStart w:id="6"/>
      <w:del w:id="7" w:author="Raven, Olivier (Student)" w:date="2026-06-09T09:17:00Z" w16du:dateUtc="2026-06-08T21:17:00Z">
        <w:r w:rsidDel="00386225">
          <w:delText>Water chemistry variables</w:delText>
        </w:r>
        <w:r w:rsidR="0C1E2846" w:rsidDel="00386225">
          <w:delText xml:space="preserve">, </w:delText>
        </w:r>
      </w:del>
      <w:del w:id="8" w:author="Raven, Olivier (Student)" w:date="2026-06-09T17:06:00Z" w16du:dateUtc="2026-06-09T05:06:00Z">
        <w:r w:rsidDel="003151F9">
          <w:delText>conductivity</w:delText>
        </w:r>
        <w:r w:rsidR="00745815" w:rsidRPr="00745815" w:rsidDel="003151F9">
          <w:delText xml:space="preserve"> </w:delText>
        </w:r>
        <w:r w:rsidR="00745815" w:rsidDel="003151F9">
          <w:delText xml:space="preserve">and </w:delText>
        </w:r>
      </w:del>
      <w:r w:rsidR="00745815">
        <w:t>pH</w:t>
      </w:r>
      <w:del w:id="9" w:author="Raven, Olivier (Student)" w:date="2026-06-09T09:18:00Z" w16du:dateUtc="2026-06-08T21:18:00Z">
        <w:r w:rsidDel="0051282A">
          <w:delText>,</w:delText>
        </w:r>
      </w:del>
      <w:r>
        <w:t xml:space="preserve"> </w:t>
      </w:r>
      <w:del w:id="10" w:author="Raven, Olivier (Student)" w:date="2026-06-09T17:06:00Z" w16du:dateUtc="2026-06-09T05:06:00Z">
        <w:r w:rsidDel="003151F9">
          <w:delText xml:space="preserve">were </w:delText>
        </w:r>
      </w:del>
      <w:ins w:id="11" w:author="Raven, Olivier (Student)" w:date="2026-06-09T17:06:00Z" w16du:dateUtc="2026-06-09T05:06:00Z">
        <w:r w:rsidR="003151F9">
          <w:t xml:space="preserve">was </w:t>
        </w:r>
      </w:ins>
      <w:r>
        <w:t xml:space="preserve">positively </w:t>
      </w:r>
      <w:del w:id="12" w:author="Raven, Olivier (Student)" w:date="2026-06-09T09:18:00Z" w16du:dateUtc="2026-06-08T21:18:00Z">
        <w:r w:rsidDel="00421DFF">
          <w:delText xml:space="preserve">related </w:delText>
        </w:r>
      </w:del>
      <w:ins w:id="13" w:author="Raven, Olivier (Student)" w:date="2026-06-09T09:18:00Z" w16du:dateUtc="2026-06-08T21:18:00Z">
        <w:r w:rsidR="00421DFF">
          <w:t>correlate with</w:t>
        </w:r>
      </w:ins>
      <w:del w:id="14" w:author="Raven, Olivier (Student)" w:date="2026-06-09T09:18:00Z" w16du:dateUtc="2026-06-08T21:18:00Z">
        <w:r w:rsidDel="00421DFF">
          <w:delText>to</w:delText>
        </w:r>
      </w:del>
      <w:r>
        <w:t xml:space="preserve"> kōura </w:t>
      </w:r>
      <w:ins w:id="15" w:author="Raven, Olivier (Student)" w:date="2026-06-09T17:07:00Z" w16du:dateUtc="2026-06-09T05:07:00Z">
        <w:r w:rsidR="00C273AB">
          <w:t>abundance</w:t>
        </w:r>
        <w:r w:rsidR="00C273AB" w:rsidDel="00C273AB">
          <w:t xml:space="preserve"> </w:t>
        </w:r>
      </w:ins>
      <w:del w:id="16" w:author="Raven, Olivier (Student)" w:date="2026-06-09T17:07:00Z" w16du:dateUtc="2026-06-09T05:07:00Z">
        <w:r w:rsidDel="00C273AB">
          <w:delText xml:space="preserve">presence </w:delText>
        </w:r>
      </w:del>
      <w:r>
        <w:t>and biomass. In contrast, emergent macrophyte</w:t>
      </w:r>
      <w:r w:rsidR="00B91BDC">
        <w:t>-</w:t>
      </w:r>
      <w:r>
        <w:t>dominated shorelines were associated with lower kōura abundance and biomass</w:t>
      </w:r>
      <w:commentRangeEnd w:id="6"/>
      <w:r w:rsidR="00386225">
        <w:rPr>
          <w:rStyle w:val="CommentReference"/>
          <w:sz w:val="22"/>
          <w:szCs w:val="22"/>
        </w:rPr>
        <w:commentReference w:id="6"/>
      </w:r>
      <w:r>
        <w:t xml:space="preserve">. </w:t>
      </w:r>
      <w:r w:rsidR="76DE54CC">
        <w:t>Our</w:t>
      </w:r>
      <w:r w:rsidR="6513E6D0">
        <w:t xml:space="preserve"> results </w:t>
      </w:r>
      <w:r w:rsidR="007914A2">
        <w:t>suggest that the comp</w:t>
      </w:r>
      <w:r w:rsidR="00F0417F">
        <w:t xml:space="preserve">osition and physical structure </w:t>
      </w:r>
      <w:r w:rsidR="002F61F2">
        <w:t xml:space="preserve">of </w:t>
      </w:r>
      <w:r w:rsidR="6513E6D0">
        <w:t>littoral habitats</w:t>
      </w:r>
      <w:r w:rsidR="00457247">
        <w:t xml:space="preserve"> are important drivers</w:t>
      </w:r>
      <w:r w:rsidR="00114FA5">
        <w:t xml:space="preserve"> of </w:t>
      </w:r>
      <w:r w:rsidR="6513E6D0">
        <w:t xml:space="preserve">kōura </w:t>
      </w:r>
      <w:r w:rsidR="00114FA5">
        <w:t xml:space="preserve">distribution and </w:t>
      </w:r>
      <w:r w:rsidR="001F3CE1">
        <w:t>abundance</w:t>
      </w:r>
      <w:r w:rsidR="6513E6D0">
        <w:t xml:space="preserve">. As climatic drivers </w:t>
      </w:r>
      <w:r w:rsidR="70122D96">
        <w:t>resulting in</w:t>
      </w:r>
      <w:r w:rsidR="11CA9983">
        <w:t xml:space="preserve"> warm</w:t>
      </w:r>
      <w:r w:rsidR="7ECF4F07">
        <w:t>er</w:t>
      </w:r>
      <w:r w:rsidR="6513E6D0">
        <w:t xml:space="preserve"> water temperatures </w:t>
      </w:r>
      <w:r w:rsidR="314D8D6B">
        <w:t>and reduced dissolved oxygen</w:t>
      </w:r>
      <w:r w:rsidR="11CA9983">
        <w:t xml:space="preserve"> </w:t>
      </w:r>
      <w:r w:rsidR="6513E6D0">
        <w:t xml:space="preserve">are difficult to manage, targeted protection and restoration of </w:t>
      </w:r>
      <w:r w:rsidR="000137A4" w:rsidRPr="000137A4">
        <w:t>coarse substrate</w:t>
      </w:r>
      <w:r w:rsidR="00921F26">
        <w:t xml:space="preserve"> </w:t>
      </w:r>
      <w:r w:rsidR="6513E6D0">
        <w:t xml:space="preserve">shoreline habitats may provide a practical conservation </w:t>
      </w:r>
      <w:r w:rsidR="44E1AA08">
        <w:t>response</w:t>
      </w:r>
      <w:r w:rsidR="6513E6D0">
        <w:t>.</w:t>
      </w:r>
    </w:p>
    <w:p w14:paraId="5069970E" w14:textId="037B6AF6" w:rsidR="006120E8" w:rsidRDefault="4404DCA0" w:rsidP="0D0523EF">
      <w:pPr>
        <w:spacing w:line="360" w:lineRule="auto"/>
        <w:jc w:val="left"/>
        <w:rPr>
          <w:i/>
          <w:iCs/>
        </w:rPr>
      </w:pPr>
      <w:r w:rsidRPr="0D0523EF">
        <w:rPr>
          <w:b/>
          <w:bCs/>
        </w:rPr>
        <w:t>Key</w:t>
      </w:r>
      <w:r w:rsidR="4B5F25B0" w:rsidRPr="0D0523EF">
        <w:rPr>
          <w:b/>
          <w:bCs/>
        </w:rPr>
        <w:t xml:space="preserve"> </w:t>
      </w:r>
      <w:r w:rsidRPr="0D0523EF">
        <w:rPr>
          <w:b/>
          <w:bCs/>
        </w:rPr>
        <w:t>words</w:t>
      </w:r>
      <w:r w:rsidR="13785FFB" w:rsidRPr="0D0523EF">
        <w:rPr>
          <w:b/>
          <w:bCs/>
        </w:rPr>
        <w:t xml:space="preserve">: </w:t>
      </w:r>
      <w:r w:rsidR="00E03568" w:rsidRPr="0D0523EF">
        <w:rPr>
          <w:i/>
          <w:iCs/>
        </w:rPr>
        <w:t>Te Arawa Lakes;</w:t>
      </w:r>
      <w:r w:rsidR="00384236" w:rsidRPr="0D0523EF">
        <w:rPr>
          <w:i/>
          <w:iCs/>
        </w:rPr>
        <w:t xml:space="preserve"> </w:t>
      </w:r>
      <w:r w:rsidR="00E03568" w:rsidRPr="0D0523EF">
        <w:rPr>
          <w:i/>
          <w:iCs/>
        </w:rPr>
        <w:t>North Island</w:t>
      </w:r>
      <w:r w:rsidR="00384236" w:rsidRPr="0D0523EF">
        <w:rPr>
          <w:i/>
          <w:iCs/>
        </w:rPr>
        <w:t xml:space="preserve">; </w:t>
      </w:r>
      <w:r w:rsidR="00E03568" w:rsidRPr="0D0523EF">
        <w:rPr>
          <w:i/>
          <w:iCs/>
        </w:rPr>
        <w:t>Habitat structure</w:t>
      </w:r>
      <w:r w:rsidR="00384236" w:rsidRPr="0D0523EF">
        <w:rPr>
          <w:i/>
          <w:iCs/>
        </w:rPr>
        <w:t xml:space="preserve">; </w:t>
      </w:r>
      <w:r w:rsidR="00E03568" w:rsidRPr="0D0523EF">
        <w:rPr>
          <w:i/>
          <w:iCs/>
        </w:rPr>
        <w:t>Thermal stress</w:t>
      </w:r>
      <w:r w:rsidR="008D5FB9" w:rsidRPr="0D0523EF">
        <w:rPr>
          <w:i/>
          <w:iCs/>
        </w:rPr>
        <w:t xml:space="preserve">; </w:t>
      </w:r>
      <w:r w:rsidR="00E03568" w:rsidRPr="0D0523EF">
        <w:rPr>
          <w:i/>
          <w:iCs/>
        </w:rPr>
        <w:t>Generalised additive mixed models</w:t>
      </w:r>
      <w:r w:rsidR="009C2C59" w:rsidRPr="0D0523EF">
        <w:rPr>
          <w:i/>
          <w:iCs/>
        </w:rPr>
        <w:t xml:space="preserve">; </w:t>
      </w:r>
      <w:r w:rsidR="009C2C59" w:rsidRPr="00840CB6">
        <w:rPr>
          <w:i/>
          <w:iCs/>
        </w:rPr>
        <w:t>Paranephrops planifrons</w:t>
      </w:r>
    </w:p>
    <w:p w14:paraId="3D4AB37C" w14:textId="0463A3ED" w:rsidR="00627EC4" w:rsidRPr="00E52F4C" w:rsidRDefault="2CB3E218" w:rsidP="5B542B17">
      <w:pPr>
        <w:spacing w:line="360" w:lineRule="auto"/>
        <w:jc w:val="left"/>
      </w:pPr>
      <w:r>
        <w:br w:type="page"/>
      </w:r>
    </w:p>
    <w:p w14:paraId="08FA50E2" w14:textId="377AB141" w:rsidR="00E42B34" w:rsidRPr="00E52F4C" w:rsidRDefault="1C83688A" w:rsidP="00DA25D9">
      <w:pPr>
        <w:spacing w:line="360" w:lineRule="auto"/>
        <w:jc w:val="left"/>
        <w:rPr>
          <w:b/>
          <w:bCs/>
          <w:sz w:val="28"/>
          <w:szCs w:val="28"/>
        </w:rPr>
      </w:pPr>
      <w:r w:rsidRPr="0C2CC136">
        <w:rPr>
          <w:b/>
          <w:bCs/>
          <w:sz w:val="28"/>
          <w:szCs w:val="28"/>
        </w:rPr>
        <w:lastRenderedPageBreak/>
        <w:t>Introduction</w:t>
      </w:r>
    </w:p>
    <w:p w14:paraId="21D8D5E7" w14:textId="3E70F8DA" w:rsidR="00D52CC2" w:rsidRPr="00D52CC2" w:rsidRDefault="71024660" w:rsidP="00335B1E">
      <w:pPr>
        <w:spacing w:before="120" w:line="360" w:lineRule="auto"/>
        <w:jc w:val="left"/>
      </w:pPr>
      <w:r>
        <w:t>Freshwater crayfish (</w:t>
      </w:r>
      <w:r w:rsidRPr="00D805EA">
        <w:t>Astacidea</w:t>
      </w:r>
      <w:r>
        <w:t>) play a vital role in freshwater ecosystems</w:t>
      </w:r>
      <w:r w:rsidR="1CFCB79D">
        <w:t xml:space="preserve"> (</w:t>
      </w:r>
      <w:r w:rsidR="00F95320" w:rsidRPr="00F95320">
        <w:t>Momot, 1995</w:t>
      </w:r>
      <w:r w:rsidR="1CFCB79D">
        <w:t>).</w:t>
      </w:r>
      <w:r>
        <w:t xml:space="preserve"> </w:t>
      </w:r>
      <w:r w:rsidR="3E9EEA8D">
        <w:t>They</w:t>
      </w:r>
      <w:r>
        <w:t xml:space="preserve"> </w:t>
      </w:r>
      <w:r w:rsidR="1CFD50B3">
        <w:t xml:space="preserve">are ecosystem engineers, </w:t>
      </w:r>
      <w:r w:rsidR="258B78C8">
        <w:t>exert</w:t>
      </w:r>
      <w:r w:rsidR="52796334">
        <w:t>ing</w:t>
      </w:r>
      <w:r w:rsidR="258B78C8">
        <w:t xml:space="preserve"> substantial influence over key ecological processes</w:t>
      </w:r>
      <w:r w:rsidR="00A01727">
        <w:t>,</w:t>
      </w:r>
      <w:r w:rsidR="628165E5">
        <w:t xml:space="preserve"> including nutrient cycling</w:t>
      </w:r>
      <w:r w:rsidR="7CB36CCA">
        <w:t xml:space="preserve">, </w:t>
      </w:r>
      <w:r w:rsidR="00842AD0" w:rsidRPr="00842AD0">
        <w:t>organic matter decomposition</w:t>
      </w:r>
      <w:r w:rsidR="7CB36CCA">
        <w:t xml:space="preserve"> and bioturbation</w:t>
      </w:r>
      <w:r w:rsidR="00FA3F0C">
        <w:t xml:space="preserve"> </w:t>
      </w:r>
      <w:r w:rsidR="258B78C8">
        <w:t>(</w:t>
      </w:r>
      <w:r w:rsidR="0015519E" w:rsidRPr="0015519E">
        <w:t>Momot, 1995; Collier et al., 1997; Parkyn et al., 2001</w:t>
      </w:r>
      <w:r w:rsidR="258B78C8">
        <w:t>)</w:t>
      </w:r>
      <w:r w:rsidR="527FA7F0">
        <w:t>.</w:t>
      </w:r>
      <w:r w:rsidR="258B78C8">
        <w:t xml:space="preserve"> </w:t>
      </w:r>
      <w:r w:rsidR="0051A822">
        <w:t>They are</w:t>
      </w:r>
      <w:r>
        <w:t xml:space="preserve"> ke</w:t>
      </w:r>
      <w:r w:rsidR="065A309D">
        <w:t>ystone species</w:t>
      </w:r>
      <w:r w:rsidR="4411D0C2">
        <w:t xml:space="preserve"> </w:t>
      </w:r>
      <w:r w:rsidR="1295EE69">
        <w:t>due to their broad trophic niche as</w:t>
      </w:r>
      <w:r w:rsidR="4411D0C2">
        <w:t xml:space="preserve"> predators</w:t>
      </w:r>
      <w:r w:rsidR="079BA3CB">
        <w:t xml:space="preserve"> </w:t>
      </w:r>
      <w:r w:rsidR="4411D0C2">
        <w:t>and detritivores</w:t>
      </w:r>
      <w:r w:rsidR="00A64001">
        <w:t>,</w:t>
      </w:r>
      <w:r w:rsidR="00945683">
        <w:t xml:space="preserve"> and th</w:t>
      </w:r>
      <w:r w:rsidR="00A64001">
        <w:t>eir</w:t>
      </w:r>
      <w:r w:rsidR="005A1BC5">
        <w:t xml:space="preserve"> ability to</w:t>
      </w:r>
      <w:r w:rsidR="7C5C64C4">
        <w:t xml:space="preserve"> </w:t>
      </w:r>
      <w:r>
        <w:t xml:space="preserve">modify habitats through sediment excavation for burrow construction, removal of macrophytes, </w:t>
      </w:r>
      <w:r w:rsidR="00BC79B0">
        <w:t>and</w:t>
      </w:r>
      <w:r w:rsidR="005A1BC5">
        <w:t xml:space="preserve"> </w:t>
      </w:r>
      <w:r>
        <w:t xml:space="preserve">alteration of macroinvertebrate </w:t>
      </w:r>
      <w:r w:rsidR="001E2B27">
        <w:t>communities</w:t>
      </w:r>
      <w:r>
        <w:t xml:space="preserve"> (</w:t>
      </w:r>
      <w:r w:rsidR="0015519E" w:rsidRPr="0015519E">
        <w:t xml:space="preserve">Statzner et al., 2003; Creed &amp; Reed, 2004; Usio &amp; Townsend, 2004; Albertson &amp; Daniels, </w:t>
      </w:r>
      <w:r w:rsidR="0015519E">
        <w:t>2018</w:t>
      </w:r>
      <w:r>
        <w:t>).</w:t>
      </w:r>
      <w:r w:rsidR="73DB4DCC">
        <w:t xml:space="preserve"> </w:t>
      </w:r>
      <w:r w:rsidR="6085F28D">
        <w:t>N</w:t>
      </w:r>
      <w:r w:rsidR="2DBB844F">
        <w:t xml:space="preserve">early one-third of the world’s crayfish species are </w:t>
      </w:r>
      <w:r w:rsidR="4C626209">
        <w:t>currently</w:t>
      </w:r>
      <w:r w:rsidR="2DBB844F">
        <w:t xml:space="preserve"> threatened with extinction (</w:t>
      </w:r>
      <w:r w:rsidR="2DBB844F" w:rsidRPr="704E00FB">
        <w:rPr>
          <w:lang w:val="en-NZ"/>
        </w:rPr>
        <w:t>Richman et al., 2015</w:t>
      </w:r>
      <w:r w:rsidR="2DBB844F">
        <w:t>).</w:t>
      </w:r>
      <w:r w:rsidR="73DB4DCC">
        <w:t xml:space="preserve"> </w:t>
      </w:r>
      <w:r w:rsidR="17AE0BDD">
        <w:t>Despite their ecological importance</w:t>
      </w:r>
      <w:r w:rsidR="37BAE40C">
        <w:t xml:space="preserve"> and </w:t>
      </w:r>
      <w:r w:rsidR="00F83A54">
        <w:t>imperilled</w:t>
      </w:r>
      <w:r w:rsidR="37BAE40C">
        <w:t xml:space="preserve"> status</w:t>
      </w:r>
      <w:r w:rsidR="17AE0BDD">
        <w:t>, crayfish are frequently overlooked in restoration and conservation initiatives (</w:t>
      </w:r>
      <w:r w:rsidR="0015519E" w:rsidRPr="0015519E">
        <w:t>Taylor et al., 2019; Danilović et al., 2022</w:t>
      </w:r>
      <w:r w:rsidR="17AE0BDD">
        <w:t>).</w:t>
      </w:r>
    </w:p>
    <w:p w14:paraId="72D873ED" w14:textId="732101C2" w:rsidR="00692FA9" w:rsidRPr="0015519E" w:rsidRDefault="17AE0BDD" w:rsidP="00335B1E">
      <w:pPr>
        <w:spacing w:before="120" w:line="360" w:lineRule="auto"/>
        <w:jc w:val="left"/>
        <w:rPr>
          <w:lang w:val="en-NZ"/>
        </w:rPr>
      </w:pPr>
      <w:r>
        <w:t>In Aotearoa New Zealand</w:t>
      </w:r>
      <w:r w:rsidR="03CA1728">
        <w:t xml:space="preserve"> (hereafter Aotearoa</w:t>
      </w:r>
      <w:r w:rsidR="56BBE2EF">
        <w:t>)</w:t>
      </w:r>
      <w:r w:rsidR="0B287E88">
        <w:t>,</w:t>
      </w:r>
      <w:r>
        <w:t xml:space="preserve"> the endemic</w:t>
      </w:r>
      <w:r w:rsidR="53082494">
        <w:t xml:space="preserve"> northern</w:t>
      </w:r>
      <w:r>
        <w:t xml:space="preserve"> freshwater crayfish </w:t>
      </w:r>
      <w:r w:rsidRPr="15E18A49">
        <w:rPr>
          <w:i/>
          <w:iCs/>
        </w:rPr>
        <w:t>Paranephrops planifrons</w:t>
      </w:r>
      <w:r w:rsidR="137D94AD" w:rsidRPr="00615BF6">
        <w:t xml:space="preserve"> </w:t>
      </w:r>
      <w:r w:rsidR="137D94AD">
        <w:t>White, 1842</w:t>
      </w:r>
      <w:r w:rsidR="5F6A226D">
        <w:t>,</w:t>
      </w:r>
      <w:r>
        <w:t xml:space="preserve"> </w:t>
      </w:r>
      <w:r w:rsidR="36F29CC6">
        <w:t xml:space="preserve">also </w:t>
      </w:r>
      <w:r>
        <w:t xml:space="preserve">known by its Māori name kōura, </w:t>
      </w:r>
      <w:r w:rsidR="4E6EF06B">
        <w:t xml:space="preserve">inhabits a wide range of </w:t>
      </w:r>
      <w:r w:rsidR="00FE1052">
        <w:t xml:space="preserve">freshwater </w:t>
      </w:r>
      <w:r w:rsidR="4E6EF06B">
        <w:t>environments,</w:t>
      </w:r>
      <w:r w:rsidR="00B459DE">
        <w:t xml:space="preserve"> including</w:t>
      </w:r>
      <w:r w:rsidR="4E6EF06B">
        <w:t xml:space="preserve"> rivers</w:t>
      </w:r>
      <w:r w:rsidR="00B459DE">
        <w:t xml:space="preserve">, </w:t>
      </w:r>
      <w:r w:rsidR="4E6EF06B">
        <w:t xml:space="preserve">streams </w:t>
      </w:r>
      <w:r w:rsidR="00B459DE">
        <w:t>and</w:t>
      </w:r>
      <w:r w:rsidR="4E6EF06B">
        <w:t xml:space="preserve"> lakes</w:t>
      </w:r>
      <w:r w:rsidR="2FE65248">
        <w:t xml:space="preserve"> across both main islands</w:t>
      </w:r>
      <w:r>
        <w:t xml:space="preserve"> (</w:t>
      </w:r>
      <w:r w:rsidR="0015519E" w:rsidRPr="0015519E">
        <w:rPr>
          <w:lang w:val="en-NZ"/>
        </w:rPr>
        <w:t>Hopkins, 1970</w:t>
      </w:r>
      <w:r>
        <w:t xml:space="preserve">). Beyond its ecological </w:t>
      </w:r>
      <w:r w:rsidR="001B7E17">
        <w:t>role</w:t>
      </w:r>
      <w:r>
        <w:t xml:space="preserve">, kōura holds deep cultural </w:t>
      </w:r>
      <w:r w:rsidR="3E56180C">
        <w:t>significance</w:t>
      </w:r>
      <w:r w:rsidR="3FBC0FEF">
        <w:t xml:space="preserve">, having historically </w:t>
      </w:r>
      <w:r w:rsidR="001B7E17">
        <w:t xml:space="preserve">been </w:t>
      </w:r>
      <w:r w:rsidR="00C736FD">
        <w:t>an important food source and</w:t>
      </w:r>
      <w:r w:rsidR="3FBC0FEF">
        <w:t xml:space="preserve"> trade commodity for </w:t>
      </w:r>
      <w:r w:rsidR="3EA46C19">
        <w:t>iwi (</w:t>
      </w:r>
      <w:r w:rsidR="3FBC0FEF">
        <w:t>Māori communities</w:t>
      </w:r>
      <w:r w:rsidR="668B1915">
        <w:t xml:space="preserve">; </w:t>
      </w:r>
      <w:r w:rsidR="0045332D" w:rsidRPr="0045332D">
        <w:rPr>
          <w:lang w:val="en-NZ"/>
        </w:rPr>
        <w:t>Hiroa, 1921; Kusabs &amp; Quinn, 2009</w:t>
      </w:r>
      <w:r>
        <w:t>).</w:t>
      </w:r>
      <w:r w:rsidR="00C736FD">
        <w:t xml:space="preserve"> </w:t>
      </w:r>
      <w:r>
        <w:t xml:space="preserve">However, kōura populations are increasingly </w:t>
      </w:r>
      <w:r w:rsidR="0017687E">
        <w:t>threatened by</w:t>
      </w:r>
      <w:r w:rsidR="2F87718D">
        <w:t xml:space="preserve"> </w:t>
      </w:r>
      <w:r w:rsidR="77B9C39F">
        <w:t>c</w:t>
      </w:r>
      <w:r>
        <w:t xml:space="preserve">limate change, invasive species and </w:t>
      </w:r>
      <w:r w:rsidR="00961C6F">
        <w:t>declining</w:t>
      </w:r>
      <w:r>
        <w:t xml:space="preserve"> water quality</w:t>
      </w:r>
      <w:r w:rsidR="7AB6E0F7">
        <w:t xml:space="preserve"> (</w:t>
      </w:r>
      <w:r w:rsidR="0045332D" w:rsidRPr="0045332D">
        <w:t>Kusabs et al., 2015a; Lee et al., 2025</w:t>
      </w:r>
      <w:r w:rsidR="7AB6E0F7">
        <w:t>)</w:t>
      </w:r>
      <w:r>
        <w:t>. In Lakes Rotorua and Rotoiti</w:t>
      </w:r>
      <w:r w:rsidR="5F6A226D">
        <w:t>,</w:t>
      </w:r>
      <w:r>
        <w:t xml:space="preserve"> </w:t>
      </w:r>
      <w:r w:rsidR="00961C6F">
        <w:t>located in</w:t>
      </w:r>
      <w:r w:rsidR="014A9668">
        <w:t xml:space="preserve"> the Bay of Plenty region of </w:t>
      </w:r>
      <w:r w:rsidR="5736B1A3">
        <w:t>Aotearoa</w:t>
      </w:r>
      <w:r>
        <w:t xml:space="preserve">’s North Island, kōura populations have </w:t>
      </w:r>
      <w:commentRangeStart w:id="17"/>
      <w:commentRangeStart w:id="18"/>
      <w:r>
        <w:t xml:space="preserve">declined </w:t>
      </w:r>
      <w:r w:rsidR="001D7FD1">
        <w:t>by</w:t>
      </w:r>
      <w:r>
        <w:t xml:space="preserve"> 80</w:t>
      </w:r>
      <w:r w:rsidR="0F1F796B">
        <w:t xml:space="preserve"> </w:t>
      </w:r>
      <w:r>
        <w:t>% and 96</w:t>
      </w:r>
      <w:del w:id="19" w:author="Raven, Olivier (Student)" w:date="2026-06-08T14:50:00Z" w16du:dateUtc="2026-06-08T02:50:00Z">
        <w:r w:rsidDel="00804130">
          <w:delText>.4</w:delText>
        </w:r>
      </w:del>
      <w:r w:rsidR="0F1F796B">
        <w:t xml:space="preserve"> </w:t>
      </w:r>
      <w:r>
        <w:t>%</w:t>
      </w:r>
      <w:r w:rsidR="55DE8288">
        <w:t>, respectively,</w:t>
      </w:r>
      <w:r>
        <w:t xml:space="preserve"> over the past </w:t>
      </w:r>
      <w:r w:rsidR="55DE8288">
        <w:t xml:space="preserve">two </w:t>
      </w:r>
      <w:r w:rsidR="6B6623E2">
        <w:t>decades</w:t>
      </w:r>
      <w:r>
        <w:t xml:space="preserve"> (</w:t>
      </w:r>
      <w:commentRangeStart w:id="20"/>
      <w:commentRangeStart w:id="21"/>
      <w:r w:rsidR="6E4B5D8A">
        <w:t>Kusabs et al</w:t>
      </w:r>
      <w:r w:rsidR="00E839D5">
        <w:t>.,</w:t>
      </w:r>
      <w:r w:rsidR="6E4B5D8A">
        <w:t xml:space="preserve"> in </w:t>
      </w:r>
      <w:r w:rsidR="006457A1">
        <w:t>rev</w:t>
      </w:r>
      <w:r w:rsidR="00CF4358">
        <w:t>ision</w:t>
      </w:r>
      <w:commentRangeEnd w:id="17"/>
      <w:r w:rsidR="00F27A81">
        <w:rPr>
          <w:rStyle w:val="CommentReference"/>
          <w:sz w:val="22"/>
          <w:szCs w:val="22"/>
        </w:rPr>
        <w:commentReference w:id="17"/>
      </w:r>
      <w:commentRangeEnd w:id="18"/>
      <w:r w:rsidR="00FC7CE6">
        <w:rPr>
          <w:rStyle w:val="CommentReference"/>
          <w:sz w:val="22"/>
          <w:szCs w:val="22"/>
        </w:rPr>
        <w:commentReference w:id="18"/>
      </w:r>
      <w:r w:rsidR="00CF4358">
        <w:t>)</w:t>
      </w:r>
      <w:r>
        <w:t xml:space="preserve">. </w:t>
      </w:r>
      <w:commentRangeEnd w:id="20"/>
      <w:r w:rsidR="00B25C9A">
        <w:rPr>
          <w:rStyle w:val="CommentReference"/>
          <w:sz w:val="22"/>
          <w:szCs w:val="22"/>
        </w:rPr>
        <w:commentReference w:id="20"/>
      </w:r>
      <w:commentRangeEnd w:id="21"/>
      <w:r w:rsidR="00383C21">
        <w:rPr>
          <w:rStyle w:val="CommentReference"/>
          <w:sz w:val="22"/>
          <w:szCs w:val="22"/>
        </w:rPr>
        <w:commentReference w:id="21"/>
      </w:r>
      <w:r w:rsidR="4B88323D">
        <w:t>Th</w:t>
      </w:r>
      <w:r w:rsidR="00376926">
        <w:t>ese</w:t>
      </w:r>
      <w:r w:rsidR="4B88323D">
        <w:t xml:space="preserve"> </w:t>
      </w:r>
      <w:r w:rsidR="00376926">
        <w:t>declines are</w:t>
      </w:r>
      <w:r w:rsidR="4B88323D">
        <w:t xml:space="preserve"> likely the result of multiple interacting environmental stressors</w:t>
      </w:r>
      <w:r w:rsidR="32ADB332">
        <w:t>, including</w:t>
      </w:r>
      <w:r w:rsidR="7398306A">
        <w:t xml:space="preserve"> declining</w:t>
      </w:r>
      <w:r w:rsidR="4F31E0FB">
        <w:t xml:space="preserve"> water quality, deoxygenation</w:t>
      </w:r>
      <w:r w:rsidR="32ADB332">
        <w:t xml:space="preserve"> and</w:t>
      </w:r>
      <w:r w:rsidR="00376926">
        <w:t xml:space="preserve"> the </w:t>
      </w:r>
      <w:r w:rsidR="24EE5BF0">
        <w:t xml:space="preserve">introduction and consequent impacts </w:t>
      </w:r>
      <w:r w:rsidR="36D1007F">
        <w:t>of non-native species</w:t>
      </w:r>
      <w:r w:rsidR="53F37465">
        <w:t xml:space="preserve"> (</w:t>
      </w:r>
      <w:r w:rsidR="0045332D" w:rsidRPr="0045332D">
        <w:t>Kusabs &amp; Quinn, 2009</w:t>
      </w:r>
      <w:r w:rsidR="6C386022">
        <w:t>)</w:t>
      </w:r>
      <w:r w:rsidR="00816AD6">
        <w:t>.</w:t>
      </w:r>
    </w:p>
    <w:p w14:paraId="44E7A64F" w14:textId="1D238555" w:rsidR="00615BF6" w:rsidRDefault="7D6B4433" w:rsidP="00335B1E">
      <w:pPr>
        <w:spacing w:before="120" w:line="360" w:lineRule="auto"/>
        <w:jc w:val="left"/>
      </w:pPr>
      <w:commentRangeStart w:id="22"/>
      <w:commentRangeStart w:id="23"/>
      <w:r>
        <w:t xml:space="preserve">In </w:t>
      </w:r>
      <w:r w:rsidR="3E6237C3">
        <w:t xml:space="preserve">2016, the </w:t>
      </w:r>
      <w:ins w:id="24" w:author="Raven, Olivier (Student)" w:date="2026-06-08T13:46:00Z">
        <w:r w:rsidR="000D1BF9" w:rsidRPr="000D1BF9">
          <w:t>invasive</w:t>
        </w:r>
      </w:ins>
      <w:del w:id="25" w:author="Raven, Olivier (Student)" w:date="2026-06-08T13:46:00Z" w16du:dateUtc="2026-06-08T01:46:00Z">
        <w:r w:rsidR="4F5317AE" w:rsidDel="000D1BF9">
          <w:delText xml:space="preserve">introduced </w:delText>
        </w:r>
      </w:del>
      <w:ins w:id="26" w:author="Raven, Olivier (Student)" w:date="2026-06-08T14:34:00Z" w16du:dateUtc="2026-06-08T02:34:00Z">
        <w:r w:rsidR="002A1AB1">
          <w:t xml:space="preserve"> </w:t>
        </w:r>
      </w:ins>
      <w:r w:rsidR="4F5317AE">
        <w:t>North American</w:t>
      </w:r>
      <w:r w:rsidR="2037FE09">
        <w:t xml:space="preserve"> </w:t>
      </w:r>
      <w:r w:rsidR="3E6237C3">
        <w:t>brown bullhead catfish (</w:t>
      </w:r>
      <w:r w:rsidR="3E6237C3" w:rsidRPr="06CA4CC1">
        <w:rPr>
          <w:i/>
          <w:iCs/>
        </w:rPr>
        <w:t>Ameiurus nebulosus</w:t>
      </w:r>
      <w:ins w:id="27" w:author="Raven, Olivier (Student)" w:date="2026-06-08T14:44:00Z" w16du:dateUtc="2026-06-08T02:44:00Z">
        <w:r w:rsidR="00767BA2">
          <w:rPr>
            <w:i/>
            <w:iCs/>
          </w:rPr>
          <w:t xml:space="preserve"> </w:t>
        </w:r>
      </w:ins>
      <w:ins w:id="28" w:author="Raven, Olivier (Student)" w:date="2026-06-08T14:44:00Z">
        <w:r w:rsidR="00767BA2" w:rsidRPr="00767BA2">
          <w:rPr>
            <w:rPrChange w:id="29" w:author="Raven, Olivier (Student)" w:date="2026-06-08T14:44:00Z" w16du:dateUtc="2026-06-08T02:44:00Z">
              <w:rPr>
                <w:i/>
                <w:iCs/>
              </w:rPr>
            </w:rPrChange>
          </w:rPr>
          <w:t>Lesueur, 1819</w:t>
        </w:r>
      </w:ins>
      <w:r w:rsidR="3E6237C3" w:rsidRPr="00767BA2">
        <w:t>)</w:t>
      </w:r>
      <w:r w:rsidR="3E6237C3">
        <w:t xml:space="preserve"> </w:t>
      </w:r>
      <w:r w:rsidR="378548ED">
        <w:t xml:space="preserve">was confirmed </w:t>
      </w:r>
      <w:commentRangeEnd w:id="22"/>
      <w:r w:rsidR="00980678">
        <w:rPr>
          <w:rStyle w:val="CommentReference"/>
          <w:sz w:val="22"/>
          <w:szCs w:val="22"/>
        </w:rPr>
        <w:commentReference w:id="22"/>
      </w:r>
      <w:commentRangeEnd w:id="23"/>
      <w:r w:rsidR="00FC7CE6">
        <w:rPr>
          <w:rStyle w:val="CommentReference"/>
          <w:sz w:val="22"/>
          <w:szCs w:val="22"/>
        </w:rPr>
        <w:commentReference w:id="23"/>
      </w:r>
      <w:r w:rsidR="69CF1914">
        <w:t xml:space="preserve">to be present </w:t>
      </w:r>
      <w:r w:rsidR="3E6237C3">
        <w:t>in Lakes Rotorua and Rotoiti</w:t>
      </w:r>
      <w:r w:rsidR="00CA7C04">
        <w:t xml:space="preserve"> (Grayling, 2020)</w:t>
      </w:r>
      <w:r w:rsidR="3E6237C3">
        <w:t xml:space="preserve">, where it </w:t>
      </w:r>
      <w:r w:rsidR="24703BE8">
        <w:t xml:space="preserve">now </w:t>
      </w:r>
      <w:r w:rsidR="3E6237C3">
        <w:t xml:space="preserve">occurs in large numbers and preys </w:t>
      </w:r>
      <w:r w:rsidR="67E74E43">
        <w:t xml:space="preserve">heavily </w:t>
      </w:r>
      <w:r w:rsidR="3E6237C3">
        <w:t xml:space="preserve">on kōura </w:t>
      </w:r>
      <w:r w:rsidR="148A0644">
        <w:t>(</w:t>
      </w:r>
      <w:r w:rsidR="00E872AA" w:rsidRPr="00E872AA">
        <w:t>Francis, 2019</w:t>
      </w:r>
      <w:r w:rsidR="00E872AA">
        <w:t>;</w:t>
      </w:r>
      <w:r w:rsidR="00CA7C04" w:rsidRPr="00CA7C04">
        <w:t xml:space="preserve"> </w:t>
      </w:r>
      <w:commentRangeStart w:id="30"/>
      <w:r w:rsidR="00CA7C04">
        <w:t xml:space="preserve">Kusabs et al., in </w:t>
      </w:r>
      <w:r w:rsidR="006457A1">
        <w:t>re</w:t>
      </w:r>
      <w:r w:rsidR="00CF4358">
        <w:t>vision</w:t>
      </w:r>
      <w:commentRangeEnd w:id="30"/>
      <w:r w:rsidR="00B25C9A">
        <w:rPr>
          <w:rStyle w:val="CommentReference"/>
          <w:sz w:val="22"/>
          <w:szCs w:val="22"/>
        </w:rPr>
        <w:commentReference w:id="30"/>
      </w:r>
      <w:r w:rsidR="148A0644">
        <w:t>)</w:t>
      </w:r>
      <w:r w:rsidR="04CC0FB1">
        <w:t>.</w:t>
      </w:r>
      <w:r w:rsidR="4461B78A">
        <w:t xml:space="preserve"> </w:t>
      </w:r>
      <w:r w:rsidR="39C684FD">
        <w:t xml:space="preserve">To </w:t>
      </w:r>
      <w:r w:rsidR="3EEE17E9">
        <w:t>reduce</w:t>
      </w:r>
      <w:r w:rsidR="39C684FD">
        <w:t xml:space="preserve"> predation</w:t>
      </w:r>
      <w:r w:rsidR="32E97D57">
        <w:t xml:space="preserve"> risk</w:t>
      </w:r>
      <w:r w:rsidR="39C684FD">
        <w:t xml:space="preserve">, kōura typically seek refuge in deeper </w:t>
      </w:r>
      <w:r w:rsidR="32E97D57">
        <w:t>lake habitats</w:t>
      </w:r>
      <w:r w:rsidR="39C684FD">
        <w:t xml:space="preserve"> during the day and migrate to the more productive shallow</w:t>
      </w:r>
      <w:r w:rsidR="75F80788">
        <w:t xml:space="preserve"> areas</w:t>
      </w:r>
      <w:r w:rsidR="39C684FD">
        <w:t xml:space="preserve"> at night to </w:t>
      </w:r>
      <w:r w:rsidR="75F80788">
        <w:t>forage</w:t>
      </w:r>
      <w:r w:rsidR="39C684FD">
        <w:t xml:space="preserve"> </w:t>
      </w:r>
      <w:r w:rsidR="6008FD7B">
        <w:t>(</w:t>
      </w:r>
      <w:r w:rsidR="461B39ED">
        <w:t>Devcich, 1979</w:t>
      </w:r>
      <w:r w:rsidR="6008FD7B">
        <w:t xml:space="preserve">). </w:t>
      </w:r>
      <w:r w:rsidR="2C3B6B1C">
        <w:t>However,</w:t>
      </w:r>
      <w:r w:rsidR="55DF2ABF">
        <w:t xml:space="preserve"> summer</w:t>
      </w:r>
      <w:r w:rsidR="2C3B6B1C">
        <w:t xml:space="preserve"> lake stratification has </w:t>
      </w:r>
      <w:r w:rsidR="75F80788">
        <w:t>le</w:t>
      </w:r>
      <w:r w:rsidR="1D12CE3E">
        <w:t>d</w:t>
      </w:r>
      <w:r w:rsidR="65D50028">
        <w:t xml:space="preserve"> to</w:t>
      </w:r>
      <w:r w:rsidR="2C3B6B1C">
        <w:t xml:space="preserve"> oxygen depletion in deeper waters, forcing kōura to spend more time in shallow</w:t>
      </w:r>
      <w:r w:rsidR="37404AEC">
        <w:t xml:space="preserve"> habitats </w:t>
      </w:r>
      <w:r w:rsidR="2C3B6B1C">
        <w:t xml:space="preserve">where </w:t>
      </w:r>
      <w:r w:rsidR="37404AEC">
        <w:t xml:space="preserve">predation risk is </w:t>
      </w:r>
      <w:r w:rsidR="6D5CA77D">
        <w:t xml:space="preserve">greater </w:t>
      </w:r>
      <w:r w:rsidR="6008FD7B">
        <w:t>(</w:t>
      </w:r>
      <w:r w:rsidR="461B39ED">
        <w:t>Dedual, 2002</w:t>
      </w:r>
      <w:r w:rsidR="6008FD7B">
        <w:t xml:space="preserve">). Climate change is expected to </w:t>
      </w:r>
      <w:r w:rsidR="6D5CA77D">
        <w:t>intensify</w:t>
      </w:r>
      <w:r w:rsidR="6008FD7B">
        <w:t xml:space="preserve"> </w:t>
      </w:r>
      <w:r w:rsidR="0497572E">
        <w:t xml:space="preserve">these effects by strengthening thermal stratification </w:t>
      </w:r>
      <w:r w:rsidR="392135F6">
        <w:t>and increasing the exte</w:t>
      </w:r>
      <w:r w:rsidR="2E51562A">
        <w:t xml:space="preserve">nt and duration of </w:t>
      </w:r>
      <w:r w:rsidR="7DB719F7">
        <w:t>anoxic</w:t>
      </w:r>
      <w:r w:rsidR="2E51562A">
        <w:t xml:space="preserve"> </w:t>
      </w:r>
      <w:r w:rsidR="7B755FFA">
        <w:t>conditions</w:t>
      </w:r>
      <w:r w:rsidR="2E51562A">
        <w:t xml:space="preserve"> in bottom waters </w:t>
      </w:r>
      <w:r w:rsidR="0497572E">
        <w:t xml:space="preserve">as water temperatures rise </w:t>
      </w:r>
      <w:r w:rsidR="6008FD7B">
        <w:t>(</w:t>
      </w:r>
      <w:r w:rsidR="3F5AEA5F">
        <w:t xml:space="preserve">Woolway et al., 2021; </w:t>
      </w:r>
      <w:r w:rsidR="1B463CA0" w:rsidRPr="06CA4CC1">
        <w:rPr>
          <w:lang w:val="en-NZ"/>
        </w:rPr>
        <w:t>Zhang et al., 2024</w:t>
      </w:r>
      <w:r w:rsidR="6008FD7B">
        <w:t xml:space="preserve">). </w:t>
      </w:r>
      <w:r w:rsidR="5050F229">
        <w:t>In addition, dense beds of invasive macrophytes</w:t>
      </w:r>
      <w:r w:rsidR="04DC4CAB">
        <w:t xml:space="preserve"> </w:t>
      </w:r>
      <w:r w:rsidR="5050F229">
        <w:t xml:space="preserve">may obstruct </w:t>
      </w:r>
      <w:r w:rsidR="33FDC830">
        <w:t xml:space="preserve">kōura </w:t>
      </w:r>
      <w:r w:rsidR="5050F229">
        <w:t xml:space="preserve">migration </w:t>
      </w:r>
      <w:r w:rsidR="46EAEE67">
        <w:t>pathways</w:t>
      </w:r>
      <w:r w:rsidR="5050F229">
        <w:t xml:space="preserve"> </w:t>
      </w:r>
      <w:r w:rsidR="5050F229">
        <w:lastRenderedPageBreak/>
        <w:t xml:space="preserve">between deep and shallow </w:t>
      </w:r>
      <w:r w:rsidR="46EAEE67">
        <w:t>habitats</w:t>
      </w:r>
      <w:r w:rsidR="5050F229">
        <w:t xml:space="preserve"> (</w:t>
      </w:r>
      <w:r w:rsidR="1B463CA0">
        <w:t>Hessen et al., 2004; Kusabs &amp; Quinn, 2009</w:t>
      </w:r>
      <w:r w:rsidR="5050F229">
        <w:t xml:space="preserve">) and further </w:t>
      </w:r>
      <w:r w:rsidR="097E66ED">
        <w:t>reduce</w:t>
      </w:r>
      <w:r w:rsidR="5050F229">
        <w:t xml:space="preserve"> oxygen </w:t>
      </w:r>
      <w:r w:rsidR="097E66ED">
        <w:t>availability</w:t>
      </w:r>
      <w:r w:rsidR="5050F229">
        <w:t xml:space="preserve"> during </w:t>
      </w:r>
      <w:r w:rsidR="097E66ED">
        <w:t xml:space="preserve">seasonal </w:t>
      </w:r>
      <w:r w:rsidR="485174C3">
        <w:t xml:space="preserve">macrophyte </w:t>
      </w:r>
      <w:r w:rsidR="5050F229">
        <w:t xml:space="preserve">die-off events </w:t>
      </w:r>
      <w:r w:rsidR="6008FD7B">
        <w:t>(</w:t>
      </w:r>
      <w:r w:rsidR="1B463CA0">
        <w:t>Vincent et al., 1984; Hessen et al., 2004; Hamilton et al., 2005</w:t>
      </w:r>
      <w:r w:rsidR="6008FD7B">
        <w:t>).</w:t>
      </w:r>
    </w:p>
    <w:p w14:paraId="4A8F0AA6" w14:textId="58283857" w:rsidR="002F72E9" w:rsidRPr="00154E3D" w:rsidRDefault="3C552831" w:rsidP="00335B1E">
      <w:pPr>
        <w:spacing w:before="120" w:line="360" w:lineRule="auto"/>
        <w:jc w:val="left"/>
        <w:rPr>
          <w:lang w:val="en-NZ"/>
        </w:rPr>
      </w:pPr>
      <w:r>
        <w:t>D</w:t>
      </w:r>
      <w:r w:rsidR="6008FD7B">
        <w:t>ecline</w:t>
      </w:r>
      <w:r>
        <w:t>s</w:t>
      </w:r>
      <w:r w:rsidR="6008FD7B">
        <w:t xml:space="preserve"> in kōura populations h</w:t>
      </w:r>
      <w:r>
        <w:t xml:space="preserve">ave </w:t>
      </w:r>
      <w:r w:rsidR="318A415D">
        <w:t xml:space="preserve">cascading </w:t>
      </w:r>
      <w:r>
        <w:t xml:space="preserve">ecological </w:t>
      </w:r>
      <w:r w:rsidR="5E1234FA">
        <w:t>impacts</w:t>
      </w:r>
      <w:r w:rsidR="57FC9C3B">
        <w:t xml:space="preserve"> and</w:t>
      </w:r>
      <w:r w:rsidR="6F2C9853">
        <w:t xml:space="preserve"> </w:t>
      </w:r>
      <w:r w:rsidR="2C75F0BE">
        <w:t xml:space="preserve">implications for </w:t>
      </w:r>
      <w:r w:rsidR="32E739D7">
        <w:t>Māori</w:t>
      </w:r>
      <w:r w:rsidR="1425D699">
        <w:t xml:space="preserve"> </w:t>
      </w:r>
      <w:r w:rsidR="6008FD7B">
        <w:t xml:space="preserve">cultural </w:t>
      </w:r>
      <w:r w:rsidR="5574F2D0">
        <w:t>practices</w:t>
      </w:r>
      <w:r w:rsidR="6008FD7B">
        <w:t xml:space="preserve">, </w:t>
      </w:r>
      <w:r w:rsidR="57FC9C3B">
        <w:t>including</w:t>
      </w:r>
      <w:r w:rsidR="227F0DEF">
        <w:t xml:space="preserve"> reduced opportunities for customary </w:t>
      </w:r>
      <w:r w:rsidR="6508A8D8">
        <w:t xml:space="preserve">harvest and disruption of traditional </w:t>
      </w:r>
      <w:r w:rsidR="4C80F5AB">
        <w:t>activities</w:t>
      </w:r>
      <w:r w:rsidR="6508A8D8">
        <w:t xml:space="preserve"> </w:t>
      </w:r>
      <w:r w:rsidR="2846F11A">
        <w:t>(</w:t>
      </w:r>
      <w:r w:rsidR="1B463CA0">
        <w:t>Kusabs &amp; Quinn, 2009; Kusabs et al., 2015a</w:t>
      </w:r>
      <w:r w:rsidR="2846F11A">
        <w:t>)</w:t>
      </w:r>
      <w:r w:rsidR="6008FD7B">
        <w:t>.</w:t>
      </w:r>
      <w:r w:rsidR="241D982C">
        <w:t xml:space="preserve"> </w:t>
      </w:r>
      <w:r w:rsidR="3C6F520E">
        <w:t>To e</w:t>
      </w:r>
      <w:r w:rsidR="6508A8D8">
        <w:t>ffective</w:t>
      </w:r>
      <w:r w:rsidR="22C6A598">
        <w:t>ly</w:t>
      </w:r>
      <w:r w:rsidR="6508A8D8">
        <w:t xml:space="preserve"> conserv</w:t>
      </w:r>
      <w:r w:rsidR="6098D292">
        <w:t>e and restore populations</w:t>
      </w:r>
      <w:r w:rsidR="6508A8D8">
        <w:t xml:space="preserve"> requires </w:t>
      </w:r>
      <w:r w:rsidR="4BBFC66A">
        <w:t>an</w:t>
      </w:r>
      <w:r w:rsidR="6508A8D8">
        <w:t xml:space="preserve"> improve</w:t>
      </w:r>
      <w:r w:rsidR="0DBC9706">
        <w:t>d understanding of where</w:t>
      </w:r>
      <w:r w:rsidR="6508A8D8">
        <w:t xml:space="preserve"> </w:t>
      </w:r>
      <w:r w:rsidR="3D6271FC">
        <w:t xml:space="preserve">kōura occur within lakes </w:t>
      </w:r>
      <w:r w:rsidR="73F62590">
        <w:t xml:space="preserve">and what habitats are most important </w:t>
      </w:r>
      <w:r w:rsidR="0DBC9706">
        <w:t xml:space="preserve">for </w:t>
      </w:r>
      <w:r w:rsidR="0381F3E2">
        <w:t>sustaining healthy</w:t>
      </w:r>
      <w:r w:rsidR="0DBC9706">
        <w:t xml:space="preserve"> populations</w:t>
      </w:r>
      <w:r w:rsidR="73F62590">
        <w:t xml:space="preserve">. </w:t>
      </w:r>
      <w:commentRangeStart w:id="31"/>
      <w:commentRangeStart w:id="32"/>
      <w:r w:rsidR="0DBC9706">
        <w:t>P</w:t>
      </w:r>
      <w:r w:rsidR="273FD794">
        <w:t xml:space="preserve">revious </w:t>
      </w:r>
      <w:r w:rsidR="590BBF74">
        <w:t>research</w:t>
      </w:r>
      <w:r w:rsidR="273FD794">
        <w:t xml:space="preserve"> in stream</w:t>
      </w:r>
      <w:r w:rsidR="590BBF74">
        <w:t xml:space="preserve"> environments</w:t>
      </w:r>
      <w:r w:rsidR="273FD794">
        <w:t xml:space="preserve"> </w:t>
      </w:r>
      <w:r w:rsidR="375828CF">
        <w:t xml:space="preserve">has shown that kōura preferentially occupy </w:t>
      </w:r>
      <w:ins w:id="33" w:author="Raven, Olivier (Student)" w:date="2026-06-09T09:51:00Z" w16du:dateUtc="2026-06-08T21:51:00Z">
        <w:r w:rsidR="00A651A3">
          <w:t>structurally complex</w:t>
        </w:r>
        <w:r w:rsidR="00B30821">
          <w:t xml:space="preserve"> </w:t>
        </w:r>
      </w:ins>
      <w:r w:rsidR="00690F07">
        <w:t xml:space="preserve">habitats </w:t>
      </w:r>
      <w:del w:id="34" w:author="Raven, Olivier (Student)" w:date="2026-06-09T09:52:00Z" w16du:dateUtc="2026-06-08T21:52:00Z">
        <w:r w:rsidR="00690F07" w:rsidDel="00B30821">
          <w:delText>with physical structure and shelter</w:delText>
        </w:r>
        <w:r w:rsidR="00804A40" w:rsidDel="00B30821">
          <w:delText xml:space="preserve"> including</w:delText>
        </w:r>
      </w:del>
      <w:ins w:id="35" w:author="Raven, Olivier (Student)" w:date="2026-06-09T09:52:00Z" w16du:dateUtc="2026-06-08T21:52:00Z">
        <w:r w:rsidR="00B30821">
          <w:t>characterised by</w:t>
        </w:r>
      </w:ins>
      <w:r w:rsidR="00804A40">
        <w:t xml:space="preserve"> </w:t>
      </w:r>
      <w:r w:rsidR="375828CF">
        <w:t xml:space="preserve">bank undercuts, woody debris, leaf litter, boulders and low flow velocities </w:t>
      </w:r>
      <w:r w:rsidR="3039D41D">
        <w:t>(</w:t>
      </w:r>
      <w:r w:rsidR="1B463CA0" w:rsidRPr="0D0523EF">
        <w:rPr>
          <w:lang w:val="en-NZ"/>
        </w:rPr>
        <w:t>Usio &amp; Townsend, 2000; Parkyn &amp; Collier, 2004; Jowett et al., 2008</w:t>
      </w:r>
      <w:r w:rsidR="00925634" w:rsidRPr="0D0523EF">
        <w:rPr>
          <w:lang w:val="en-NZ"/>
        </w:rPr>
        <w:t>; Parkyn et al., 2009</w:t>
      </w:r>
      <w:r w:rsidR="3039D41D">
        <w:t xml:space="preserve">). </w:t>
      </w:r>
      <w:commentRangeEnd w:id="31"/>
      <w:r w:rsidR="004F5A6C">
        <w:rPr>
          <w:rStyle w:val="CommentReference"/>
          <w:sz w:val="22"/>
          <w:szCs w:val="22"/>
        </w:rPr>
        <w:commentReference w:id="31"/>
      </w:r>
      <w:commentRangeEnd w:id="32"/>
      <w:r w:rsidR="00630DDF">
        <w:rPr>
          <w:rStyle w:val="CommentReference"/>
          <w:sz w:val="22"/>
          <w:szCs w:val="22"/>
        </w:rPr>
        <w:commentReference w:id="32"/>
      </w:r>
      <w:r w:rsidR="375828CF">
        <w:t xml:space="preserve">In contrast, </w:t>
      </w:r>
      <w:r w:rsidR="005C4517">
        <w:t xml:space="preserve">habitats used by </w:t>
      </w:r>
      <w:r w:rsidR="59B0F4D3">
        <w:t xml:space="preserve">kōura in lakes remains poorly understood, with </w:t>
      </w:r>
      <w:r w:rsidR="7225AAB2">
        <w:t>previous</w:t>
      </w:r>
      <w:r w:rsidR="59B0F4D3">
        <w:t xml:space="preserve"> studies largely focused on deeper offshore habitats</w:t>
      </w:r>
      <w:r w:rsidR="5B2A46F3">
        <w:t xml:space="preserve"> (</w:t>
      </w:r>
      <w:r w:rsidR="1B463CA0">
        <w:t>Devcich, 1979; Kusabs &amp; Quinn, 2009; Kusabs et al., 2015b</w:t>
      </w:r>
      <w:r w:rsidR="5B2A46F3">
        <w:t>)</w:t>
      </w:r>
      <w:r w:rsidR="1289DFB7">
        <w:t xml:space="preserve">. These studies </w:t>
      </w:r>
      <w:r w:rsidR="59B0F4D3">
        <w:t>suggest</w:t>
      </w:r>
      <w:r w:rsidR="1289DFB7">
        <w:t xml:space="preserve"> that b</w:t>
      </w:r>
      <w:r w:rsidR="74CCA0AE">
        <w:t>e</w:t>
      </w:r>
      <w:r w:rsidR="1289DFB7">
        <w:t>nt</w:t>
      </w:r>
      <w:r w:rsidR="409DDE62">
        <w:t>h</w:t>
      </w:r>
      <w:r w:rsidR="1289DFB7">
        <w:t xml:space="preserve">ic substrate </w:t>
      </w:r>
      <w:r w:rsidR="6AE4FE43">
        <w:t xml:space="preserve">characteristics </w:t>
      </w:r>
      <w:r w:rsidR="550873DF">
        <w:t xml:space="preserve">may be more important than nutrient enrichment or </w:t>
      </w:r>
      <w:r w:rsidR="479538D0">
        <w:t>predator</w:t>
      </w:r>
      <w:r w:rsidR="009F4F40">
        <w:t xml:space="preserve"> </w:t>
      </w:r>
      <w:commentRangeStart w:id="36"/>
      <w:commentRangeStart w:id="37"/>
      <w:r w:rsidR="550873DF">
        <w:t>abundance</w:t>
      </w:r>
      <w:r w:rsidR="495413FF">
        <w:t>—specifically</w:t>
      </w:r>
      <w:ins w:id="38" w:author="Raven, Olivier (Student)" w:date="2026-06-08T14:45:00Z" w16du:dateUtc="2026-06-08T02:45:00Z">
        <w:r w:rsidR="00BD51E5">
          <w:t xml:space="preserve"> </w:t>
        </w:r>
      </w:ins>
      <w:ins w:id="39" w:author="Raven, Olivier (Student)" w:date="2026-06-09T09:40:00Z">
        <w:r w:rsidR="001006E4" w:rsidRPr="001006E4">
          <w:t>non-native</w:t>
        </w:r>
      </w:ins>
      <w:ins w:id="40" w:author="Raven, Olivier (Student)" w:date="2026-06-09T09:40:00Z" w16du:dateUtc="2026-06-08T21:40:00Z">
        <w:r w:rsidR="0003189E">
          <w:t xml:space="preserve"> </w:t>
        </w:r>
      </w:ins>
      <w:del w:id="41" w:author="Raven, Olivier (Student)" w:date="2026-06-09T09:40:00Z" w16du:dateUtc="2026-06-08T21:40:00Z">
        <w:r w:rsidR="495413FF" w:rsidDel="001006E4">
          <w:delText xml:space="preserve"> </w:delText>
        </w:r>
      </w:del>
      <w:r w:rsidR="495413FF">
        <w:t>rainbow trout</w:t>
      </w:r>
      <w:ins w:id="42" w:author="Raven, Olivier (Student)" w:date="2026-06-08T14:45:00Z" w16du:dateUtc="2026-06-08T02:45:00Z">
        <w:r w:rsidR="00BD51E5">
          <w:t xml:space="preserve"> </w:t>
        </w:r>
      </w:ins>
      <w:ins w:id="43" w:author="Raven, Olivier (Student)" w:date="2026-06-08T14:45:00Z">
        <w:r w:rsidR="0016277F" w:rsidRPr="0016277F">
          <w:t>(</w:t>
        </w:r>
        <w:r w:rsidR="0016277F" w:rsidRPr="0016277F">
          <w:rPr>
            <w:i/>
            <w:iCs/>
          </w:rPr>
          <w:t>Oncorhynchus mykiss</w:t>
        </w:r>
        <w:r w:rsidR="0016277F" w:rsidRPr="0016277F">
          <w:t xml:space="preserve"> Walbaum, 1792) </w:t>
        </w:r>
      </w:ins>
      <w:r w:rsidR="495413FF">
        <w:t>—</w:t>
      </w:r>
      <w:r w:rsidR="550873DF">
        <w:t>in determining kōura distribution</w:t>
      </w:r>
      <w:r w:rsidR="41BEA9EC">
        <w:t xml:space="preserve"> (</w:t>
      </w:r>
      <w:r w:rsidR="1B463CA0">
        <w:t>Kusabs et al., 2015b</w:t>
      </w:r>
      <w:r w:rsidR="41BEA9EC">
        <w:t>)</w:t>
      </w:r>
      <w:r w:rsidR="69E62F50">
        <w:t>.</w:t>
      </w:r>
      <w:r w:rsidR="60246C94">
        <w:t xml:space="preserve"> The</w:t>
      </w:r>
      <w:r w:rsidR="69E62F50">
        <w:t xml:space="preserve"> </w:t>
      </w:r>
      <w:commentRangeEnd w:id="36"/>
      <w:r w:rsidR="00D81768">
        <w:rPr>
          <w:rStyle w:val="CommentReference"/>
          <w:sz w:val="22"/>
          <w:szCs w:val="22"/>
        </w:rPr>
        <w:commentReference w:id="36"/>
      </w:r>
      <w:commentRangeEnd w:id="37"/>
      <w:r w:rsidR="0010547A">
        <w:rPr>
          <w:rStyle w:val="CommentReference"/>
          <w:sz w:val="22"/>
          <w:szCs w:val="22"/>
        </w:rPr>
        <w:commentReference w:id="37"/>
      </w:r>
      <w:r w:rsidR="7B45F8ED">
        <w:t>littoral</w:t>
      </w:r>
      <w:r w:rsidR="2657D9DB">
        <w:t xml:space="preserve"> zone </w:t>
      </w:r>
      <w:r w:rsidR="0FC49986">
        <w:t xml:space="preserve">of lakes has </w:t>
      </w:r>
      <w:r w:rsidR="550873DF">
        <w:t>received little attention</w:t>
      </w:r>
      <w:r w:rsidR="2A60C35B">
        <w:t xml:space="preserve">, despite it being the most productive zone and supporting key life history </w:t>
      </w:r>
      <w:r w:rsidR="3A8A4D67">
        <w:t>processes</w:t>
      </w:r>
      <w:r w:rsidR="48920BF2">
        <w:t xml:space="preserve"> </w:t>
      </w:r>
      <w:r w:rsidR="4978E4A9">
        <w:t>of kōura</w:t>
      </w:r>
      <w:r w:rsidR="48920BF2">
        <w:t xml:space="preserve"> (Strayer &amp; Findlay, 2010)</w:t>
      </w:r>
      <w:r w:rsidR="2A60C35B">
        <w:t>, including nocturnal f</w:t>
      </w:r>
      <w:r w:rsidR="184770FC">
        <w:t>oraging and use by ovigerous females prior to juvenile release</w:t>
      </w:r>
      <w:r w:rsidR="69E62F50">
        <w:t xml:space="preserve"> (</w:t>
      </w:r>
      <w:r w:rsidR="1B463CA0">
        <w:t>Devcich, 1979</w:t>
      </w:r>
      <w:r w:rsidR="69E62F50">
        <w:t>)</w:t>
      </w:r>
      <w:r w:rsidR="7E2B8B7C">
        <w:t>.</w:t>
      </w:r>
      <w:r w:rsidR="1465177B">
        <w:t xml:space="preserve"> </w:t>
      </w:r>
      <w:r w:rsidR="3A8A4D67">
        <w:t xml:space="preserve">Consequently, the littoral zone is likely to represent </w:t>
      </w:r>
      <w:r w:rsidR="48A0F330">
        <w:t xml:space="preserve">an </w:t>
      </w:r>
      <w:r w:rsidR="3A8A4D67">
        <w:t>important habitat within lakes for kōura.</w:t>
      </w:r>
    </w:p>
    <w:p w14:paraId="4B3671E7" w14:textId="6FA9E2D8" w:rsidR="007874DE" w:rsidRDefault="2227291A" w:rsidP="00335B1E">
      <w:pPr>
        <w:spacing w:before="120" w:line="360" w:lineRule="auto"/>
        <w:jc w:val="left"/>
      </w:pPr>
      <w:r>
        <w:t>In this study</w:t>
      </w:r>
      <w:r w:rsidR="005E180E">
        <w:t>,</w:t>
      </w:r>
      <w:r>
        <w:t xml:space="preserve"> we </w:t>
      </w:r>
      <w:r w:rsidR="005E180E">
        <w:t>examine which littoral habitat characteristics are associated with kōura occurrence</w:t>
      </w:r>
      <w:r w:rsidR="5C76634C">
        <w:t>,</w:t>
      </w:r>
      <w:r w:rsidR="005E180E">
        <w:t xml:space="preserve"> abundance and biomass</w:t>
      </w:r>
      <w:r w:rsidR="002E6598">
        <w:t xml:space="preserve"> across five Rotorua Te Arawa Lakes</w:t>
      </w:r>
      <w:r w:rsidR="005E180E">
        <w:t xml:space="preserve">. </w:t>
      </w:r>
      <w:r w:rsidR="17932B65">
        <w:t xml:space="preserve">We </w:t>
      </w:r>
      <w:r w:rsidR="00573935">
        <w:t xml:space="preserve">hypothesised </w:t>
      </w:r>
      <w:r w:rsidR="17932B65">
        <w:t xml:space="preserve">that </w:t>
      </w:r>
      <w:r w:rsidR="0020645A">
        <w:t xml:space="preserve">structurally </w:t>
      </w:r>
      <w:r w:rsidR="00270E31">
        <w:t>diverse littoral habitats</w:t>
      </w:r>
      <w:r w:rsidR="0020645A">
        <w:t>,</w:t>
      </w:r>
      <w:r w:rsidR="00270E31">
        <w:t xml:space="preserve"> including coarse substrates and </w:t>
      </w:r>
      <w:r w:rsidR="0076798A">
        <w:t xml:space="preserve">native </w:t>
      </w:r>
      <w:ins w:id="44" w:author="Raven, Olivier (Student)" w:date="2026-06-08T14:24:00Z">
        <w:r w:rsidR="00D832D2" w:rsidRPr="00D832D2">
          <w:t>macrophytes</w:t>
        </w:r>
      </w:ins>
      <w:del w:id="45" w:author="Raven, Olivier (Student)" w:date="2026-06-08T14:24:00Z" w16du:dateUtc="2026-06-08T02:24:00Z">
        <w:r w:rsidR="0076798A" w:rsidDel="00D832D2">
          <w:delText>aquatic vegetation</w:delText>
        </w:r>
      </w:del>
      <w:r w:rsidR="0076798A">
        <w:t xml:space="preserve">, would </w:t>
      </w:r>
      <w:r w:rsidR="00A26814">
        <w:t>be</w:t>
      </w:r>
      <w:r w:rsidR="0076798A">
        <w:t xml:space="preserve"> </w:t>
      </w:r>
      <w:r w:rsidR="00A26814">
        <w:t>positively associated with kōura occurrence and abundance</w:t>
      </w:r>
      <w:r w:rsidR="001E5B73">
        <w:t>, as the</w:t>
      </w:r>
      <w:r w:rsidR="00B81A81">
        <w:t xml:space="preserve">y </w:t>
      </w:r>
      <w:r w:rsidR="001E5B73">
        <w:t xml:space="preserve">provide physical refuge </w:t>
      </w:r>
      <w:r w:rsidR="0026166D">
        <w:t>and foraging opportunities.</w:t>
      </w:r>
      <w:r w:rsidR="005D1E8E">
        <w:t xml:space="preserve"> </w:t>
      </w:r>
      <w:r w:rsidR="00C11317">
        <w:t>Conversely,</w:t>
      </w:r>
      <w:r w:rsidR="00154BEF">
        <w:t xml:space="preserve"> invasive submerged </w:t>
      </w:r>
      <w:ins w:id="46" w:author="Raven, Olivier (Student)" w:date="2026-06-08T13:08:00Z" w16du:dateUtc="2026-06-08T01:08:00Z">
        <w:r w:rsidR="00AC2524" w:rsidRPr="00B461A6">
          <w:t>macrophytes</w:t>
        </w:r>
        <w:r w:rsidR="00AC2524" w:rsidDel="00AC2524">
          <w:t xml:space="preserve"> </w:t>
        </w:r>
      </w:ins>
      <w:del w:id="47" w:author="Raven, Olivier (Student)" w:date="2026-06-08T13:08:00Z" w16du:dateUtc="2026-06-08T01:08:00Z">
        <w:r w:rsidR="00E55602" w:rsidDel="00AC2524">
          <w:delText xml:space="preserve">weed </w:delText>
        </w:r>
        <w:r w:rsidR="00F61045" w:rsidDel="00AC2524">
          <w:delText xml:space="preserve">beds </w:delText>
        </w:r>
      </w:del>
      <w:r w:rsidR="00E55602">
        <w:t>w</w:t>
      </w:r>
      <w:r w:rsidR="00F61045">
        <w:t xml:space="preserve">ere expected to have negative associations </w:t>
      </w:r>
      <w:r w:rsidR="003467EF">
        <w:t xml:space="preserve">with kōura as these dense </w:t>
      </w:r>
      <w:ins w:id="48" w:author="Raven, Olivier (Student)" w:date="2026-06-08T13:09:00Z" w16du:dateUtc="2026-06-08T01:09:00Z">
        <w:r w:rsidR="00742B48" w:rsidRPr="00B461A6">
          <w:t>macrophytes</w:t>
        </w:r>
        <w:r w:rsidR="00742B48" w:rsidDel="00AC2524">
          <w:t xml:space="preserve"> </w:t>
        </w:r>
      </w:ins>
      <w:del w:id="49" w:author="Raven, Olivier (Student)" w:date="2026-06-08T13:09:00Z" w16du:dateUtc="2026-06-08T01:09:00Z">
        <w:r w:rsidR="003467EF" w:rsidDel="00742B48">
          <w:delText>beds</w:delText>
        </w:r>
        <w:r w:rsidR="00E55602" w:rsidDel="00742B48">
          <w:delText xml:space="preserve"> </w:delText>
        </w:r>
      </w:del>
      <w:r w:rsidR="00E55602">
        <w:t xml:space="preserve">hinder movement and </w:t>
      </w:r>
      <w:r w:rsidR="00881F09">
        <w:t>reduce native biodiversity</w:t>
      </w:r>
      <w:r w:rsidR="008A69D2">
        <w:t xml:space="preserve"> </w:t>
      </w:r>
      <w:r w:rsidR="008A69D2" w:rsidRPr="008A69D2">
        <w:t>by displacing native macrophytes, altering habitat structure, and modifying ecological processes</w:t>
      </w:r>
      <w:r w:rsidR="00881F09">
        <w:t xml:space="preserve">. </w:t>
      </w:r>
      <w:r w:rsidR="00D87922">
        <w:t xml:space="preserve">We </w:t>
      </w:r>
      <w:r w:rsidR="00705806">
        <w:t>further</w:t>
      </w:r>
      <w:r w:rsidR="00D87922">
        <w:t xml:space="preserve"> expected that </w:t>
      </w:r>
      <w:r w:rsidR="00705806">
        <w:t xml:space="preserve">kōura abundance </w:t>
      </w:r>
      <w:r w:rsidR="000522AE">
        <w:t xml:space="preserve">would be lower in </w:t>
      </w:r>
      <w:r w:rsidR="00D87922">
        <w:t xml:space="preserve">lakes </w:t>
      </w:r>
      <w:r w:rsidR="002811D3">
        <w:t>where</w:t>
      </w:r>
      <w:r w:rsidR="00D87922">
        <w:t xml:space="preserve"> catfish</w:t>
      </w:r>
      <w:r w:rsidR="004315D4">
        <w:t xml:space="preserve"> </w:t>
      </w:r>
      <w:r w:rsidR="002811D3">
        <w:t xml:space="preserve">are present, as </w:t>
      </w:r>
      <w:r w:rsidR="00A10B73">
        <w:t>catfish</w:t>
      </w:r>
      <w:r w:rsidR="002811D3">
        <w:t xml:space="preserve"> are </w:t>
      </w:r>
      <w:r w:rsidR="002526CB">
        <w:t xml:space="preserve">a </w:t>
      </w:r>
      <w:r w:rsidR="002811D3">
        <w:t xml:space="preserve">known predator </w:t>
      </w:r>
      <w:r w:rsidR="00A87F44">
        <w:t>on benthic invertebrates and native fauna.</w:t>
      </w:r>
      <w:r w:rsidR="000522AE">
        <w:t xml:space="preserve"> </w:t>
      </w:r>
      <w:r w:rsidR="00561ADD">
        <w:t xml:space="preserve">By quantifying </w:t>
      </w:r>
      <w:r w:rsidR="00EB33C2">
        <w:t xml:space="preserve">these </w:t>
      </w:r>
      <w:r w:rsidR="00561ADD">
        <w:t>habitat associations within the littoral zone, this study aims to inform targeted habitat protection and restoration strategies for the conservation of this culturally and ecologically important species.</w:t>
      </w:r>
    </w:p>
    <w:p w14:paraId="5FB4BB0A" w14:textId="5074C6C3" w:rsidR="00E42B34" w:rsidRPr="00E52F4C" w:rsidRDefault="586F6AB1" w:rsidP="00220041">
      <w:pPr>
        <w:spacing w:before="120" w:line="360" w:lineRule="auto"/>
        <w:jc w:val="left"/>
        <w:rPr>
          <w:b/>
          <w:bCs/>
          <w:sz w:val="28"/>
          <w:szCs w:val="28"/>
        </w:rPr>
      </w:pPr>
      <w:r w:rsidRPr="0C2CC136">
        <w:rPr>
          <w:b/>
          <w:bCs/>
          <w:sz w:val="28"/>
          <w:szCs w:val="28"/>
        </w:rPr>
        <w:t>Materials and Methods</w:t>
      </w:r>
    </w:p>
    <w:p w14:paraId="7B689DC0" w14:textId="77777777" w:rsidR="00F53242" w:rsidRPr="00E52F4C" w:rsidRDefault="18FF0F33" w:rsidP="00220041">
      <w:pPr>
        <w:spacing w:before="120" w:line="360" w:lineRule="auto"/>
        <w:jc w:val="left"/>
        <w:rPr>
          <w:b/>
          <w:bCs/>
        </w:rPr>
      </w:pPr>
      <w:commentRangeStart w:id="50"/>
      <w:commentRangeStart w:id="51"/>
      <w:r w:rsidRPr="0C2CC136">
        <w:rPr>
          <w:b/>
          <w:bCs/>
        </w:rPr>
        <w:lastRenderedPageBreak/>
        <w:t>Study location</w:t>
      </w:r>
      <w:commentRangeEnd w:id="50"/>
      <w:r w:rsidR="00884F42" w:rsidRPr="00E52F4C">
        <w:rPr>
          <w:rStyle w:val="CommentReference"/>
          <w:b/>
          <w:bCs/>
          <w:sz w:val="22"/>
          <w:szCs w:val="22"/>
        </w:rPr>
        <w:commentReference w:id="50"/>
      </w:r>
      <w:commentRangeEnd w:id="51"/>
      <w:r w:rsidR="008B1B5A" w:rsidRPr="00E52F4C">
        <w:rPr>
          <w:rStyle w:val="CommentReference"/>
          <w:b/>
          <w:bCs/>
          <w:sz w:val="22"/>
          <w:szCs w:val="22"/>
        </w:rPr>
        <w:commentReference w:id="51"/>
      </w:r>
    </w:p>
    <w:p w14:paraId="7778CAD4" w14:textId="25B801D1" w:rsidR="00F53242" w:rsidRPr="00E52F4C" w:rsidDel="00874157" w:rsidRDefault="18FF0F33" w:rsidP="00220041">
      <w:pPr>
        <w:spacing w:before="120" w:line="360" w:lineRule="auto"/>
        <w:jc w:val="left"/>
        <w:rPr>
          <w:del w:id="52" w:author="Raven, Olivier (Student)" w:date="2026-06-09T10:01:00Z" w16du:dateUtc="2026-06-08T22:01:00Z"/>
        </w:rPr>
      </w:pPr>
      <w:r>
        <w:t>Study sites were selected in five lakes located in the Rotorua Te A</w:t>
      </w:r>
      <w:r w:rsidR="00892064">
        <w:t>r</w:t>
      </w:r>
      <w:r>
        <w:t>a</w:t>
      </w:r>
      <w:r w:rsidR="00892064">
        <w:t>w</w:t>
      </w:r>
      <w:r>
        <w:t xml:space="preserve">a Lakes area in the North Island of </w:t>
      </w:r>
      <w:r w:rsidR="5625DC31">
        <w:t>Aotearoa</w:t>
      </w:r>
      <w:r>
        <w:t xml:space="preserve">. The </w:t>
      </w:r>
      <w:r w:rsidR="56970BC7">
        <w:t>L</w:t>
      </w:r>
      <w:r w:rsidR="77BE302D">
        <w:t>akes</w:t>
      </w:r>
      <w:r>
        <w:t xml:space="preserve"> Rotorua, Rotoiti, Rotoehu, Rotomā, and Ōkāreka are </w:t>
      </w:r>
      <w:ins w:id="53" w:author="Raven, Olivier (Student)" w:date="2026-06-09T10:06:00Z" w16du:dateUtc="2026-06-08T22:06:00Z">
        <w:r w:rsidR="00A249B2">
          <w:t>situated on a warm-</w:t>
        </w:r>
      </w:ins>
      <w:ins w:id="54" w:author="Raven, Olivier (Student)" w:date="2026-06-09T10:07:00Z" w16du:dateUtc="2026-06-08T22:07:00Z">
        <w:r w:rsidR="00CD15C6" w:rsidRPr="00CD15C6">
          <w:t xml:space="preserve"> </w:t>
        </w:r>
      </w:ins>
      <w:ins w:id="55" w:author="Raven, Olivier (Student)" w:date="2026-06-09T10:07:00Z">
        <w:r w:rsidR="00CD15C6" w:rsidRPr="00CD15C6">
          <w:t xml:space="preserve">temperate </w:t>
        </w:r>
      </w:ins>
      <w:ins w:id="56" w:author="Raven, Olivier (Student)" w:date="2026-06-09T10:07:00Z" w16du:dateUtc="2026-06-08T22:07:00Z">
        <w:r w:rsidR="00155556">
          <w:t>volcanic</w:t>
        </w:r>
      </w:ins>
      <w:ins w:id="57" w:author="Raven, Olivier (Student)" w:date="2026-06-09T10:06:00Z" w16du:dateUtc="2026-06-08T22:06:00Z">
        <w:r w:rsidR="00A249B2">
          <w:t xml:space="preserve"> </w:t>
        </w:r>
      </w:ins>
      <w:ins w:id="58" w:author="Raven, Olivier (Student)" w:date="2026-06-09T10:07:00Z" w16du:dateUtc="2026-06-08T22:07:00Z">
        <w:r w:rsidR="00155556">
          <w:t>plateau</w:t>
        </w:r>
      </w:ins>
      <w:ins w:id="59" w:author="Raven, Olivier (Student)" w:date="2026-06-09T10:06:00Z" w16du:dateUtc="2026-06-08T22:06:00Z">
        <w:r w:rsidR="00A249B2">
          <w:t xml:space="preserve"> </w:t>
        </w:r>
      </w:ins>
      <w:ins w:id="60" w:author="Raven, Olivier (Student)" w:date="2026-06-09T10:07:00Z" w16du:dateUtc="2026-06-08T22:07:00Z">
        <w:r w:rsidR="00A249B2">
          <w:t>(</w:t>
        </w:r>
        <w:r w:rsidR="00CD15C6">
          <w:t>280-35</w:t>
        </w:r>
      </w:ins>
      <w:ins w:id="61" w:author="Raven, Olivier (Student)" w:date="2026-06-09T10:08:00Z" w16du:dateUtc="2026-06-08T22:08:00Z">
        <w:r w:rsidR="00CD15C6">
          <w:t>5 m</w:t>
        </w:r>
      </w:ins>
      <w:ins w:id="62" w:author="Raven, Olivier (Student)" w:date="2026-06-09T10:07:00Z" w16du:dateUtc="2026-06-08T22:07:00Z">
        <w:r w:rsidR="00A249B2">
          <w:t xml:space="preserve">) where winters are mild and </w:t>
        </w:r>
        <w:r w:rsidR="00155556">
          <w:t xml:space="preserve">lakes remain ice-free </w:t>
        </w:r>
        <w:r w:rsidR="00CD15C6">
          <w:t>year-round</w:t>
        </w:r>
        <w:r w:rsidR="00155556">
          <w:t>.</w:t>
        </w:r>
      </w:ins>
      <w:ins w:id="63" w:author="Raven, Olivier (Student)" w:date="2026-06-09T10:08:00Z" w16du:dateUtc="2026-06-08T22:08:00Z">
        <w:r w:rsidR="00193970">
          <w:t xml:space="preserve"> The lakes span a wide range of morphometric and trophic condit</w:t>
        </w:r>
        <w:r w:rsidR="00502D47">
          <w:t xml:space="preserve">ions </w:t>
        </w:r>
      </w:ins>
      <w:ins w:id="64" w:author="Raven, Olivier (Student)" w:date="2026-06-09T10:12:00Z">
        <w:r w:rsidR="00302425" w:rsidRPr="00302425">
          <w:t xml:space="preserve">from shallow polymictic eutrophic systems (Rotoehu, </w:t>
        </w:r>
      </w:ins>
      <w:ins w:id="65" w:author="Raven, Olivier (Student)" w:date="2026-06-09T10:12:00Z" w16du:dateUtc="2026-06-08T22:12:00Z">
        <w:r w:rsidR="00D50A6B">
          <w:t>maximum</w:t>
        </w:r>
      </w:ins>
      <w:ins w:id="66" w:author="Raven, Olivier (Student)" w:date="2026-06-09T10:12:00Z">
        <w:r w:rsidR="00302425" w:rsidRPr="00302425">
          <w:t xml:space="preserve"> depth </w:t>
        </w:r>
      </w:ins>
      <w:ins w:id="67" w:author="Raven, Olivier (Student)" w:date="2026-06-09T10:12:00Z" w16du:dateUtc="2026-06-08T22:12:00Z">
        <w:r w:rsidR="00FE188F">
          <w:t>1</w:t>
        </w:r>
      </w:ins>
      <w:ins w:id="68" w:author="Raven, Olivier (Student)" w:date="2026-06-09T10:13:00Z" w16du:dateUtc="2026-06-08T22:13:00Z">
        <w:r w:rsidR="00FE188F">
          <w:t>4</w:t>
        </w:r>
      </w:ins>
      <w:ins w:id="69" w:author="Raven, Olivier (Student)" w:date="2026-06-09T10:12:00Z">
        <w:r w:rsidR="00302425" w:rsidRPr="00302425">
          <w:t xml:space="preserve"> m) to deep stratified oligotrophic lakes (Rotomā, maximum depth 83 m</w:t>
        </w:r>
      </w:ins>
      <w:ins w:id="70" w:author="Raven, Olivier (Student)" w:date="2026-06-09T10:12:00Z" w16du:dateUtc="2026-06-08T22:12:00Z">
        <w:r w:rsidR="00D50A6B">
          <w:t>)</w:t>
        </w:r>
      </w:ins>
      <w:ins w:id="71" w:author="Raven, Olivier (Student)" w:date="2026-06-09T10:13:00Z" w16du:dateUtc="2026-06-08T22:13:00Z">
        <w:r w:rsidR="000D5AE4">
          <w:t>.</w:t>
        </w:r>
      </w:ins>
      <w:ins w:id="72" w:author="Raven, Olivier (Student)" w:date="2026-06-09T11:51:00Z" w16du:dateUtc="2026-06-08T23:51:00Z">
        <w:r w:rsidR="00723FE3">
          <w:t xml:space="preserve"> </w:t>
        </w:r>
        <w:r w:rsidR="00731E69">
          <w:t xml:space="preserve">Shorelines are </w:t>
        </w:r>
      </w:ins>
      <w:ins w:id="73" w:author="Raven, Olivier (Student)" w:date="2026-06-09T11:58:00Z">
        <w:r w:rsidR="00A21013" w:rsidRPr="00A21013">
          <w:t>characterised by a mix of native riparian vegetation, exotic pasture, and low-density residential development, with several lakes also supporting stands of emergent macrophytes</w:t>
        </w:r>
      </w:ins>
      <w:ins w:id="74" w:author="Raven, Olivier (Student)" w:date="2026-06-09T11:52:00Z" w16du:dateUtc="2026-06-08T23:52:00Z">
        <w:r w:rsidR="002524DB">
          <w:t>.</w:t>
        </w:r>
      </w:ins>
      <w:ins w:id="75" w:author="Raven, Olivier (Student)" w:date="2026-06-09T10:13:00Z" w16du:dateUtc="2026-06-08T22:13:00Z">
        <w:r w:rsidR="00DA03B5">
          <w:t xml:space="preserve"> </w:t>
        </w:r>
      </w:ins>
      <w:ins w:id="76" w:author="Raven, Olivier (Student)" w:date="2026-06-09T11:52:00Z" w16du:dateUtc="2026-06-08T23:52:00Z">
        <w:r w:rsidR="002524DB" w:rsidRPr="00874157">
          <w:t xml:space="preserve">Detailed lake characteristics </w:t>
        </w:r>
        <w:r w:rsidR="002524DB">
          <w:t>and s</w:t>
        </w:r>
        <w:r w:rsidR="002524DB" w:rsidRPr="00D41793">
          <w:t>horeline composition</w:t>
        </w:r>
        <w:r w:rsidR="002524DB">
          <w:t xml:space="preserve"> </w:t>
        </w:r>
        <w:r w:rsidR="002524DB" w:rsidRPr="00874157">
          <w:t>are summarised in Table 1.</w:t>
        </w:r>
      </w:ins>
      <w:del w:id="77" w:author="Raven, Olivier (Student)" w:date="2026-06-09T11:42:00Z" w16du:dateUtc="2026-06-08T23:42:00Z">
        <w:r w:rsidR="051F876E" w:rsidDel="00A06BF9">
          <w:delText>all</w:delText>
        </w:r>
        <w:r w:rsidR="2A6CD7EF" w:rsidDel="00A06BF9">
          <w:delText xml:space="preserve"> </w:delText>
        </w:r>
        <w:r w:rsidDel="00A06BF9">
          <w:delText>volcanic lakes and var</w:delText>
        </w:r>
        <w:r w:rsidR="6B4248FB" w:rsidDel="00A06BF9">
          <w:delText>y</w:delText>
        </w:r>
        <w:r w:rsidDel="00A06BF9">
          <w:delText xml:space="preserve"> </w:delText>
        </w:r>
        <w:r w:rsidR="0065510E" w:rsidDel="00A06BF9">
          <w:delText>widely</w:delText>
        </w:r>
        <w:r w:rsidR="5F6A226D" w:rsidDel="00A06BF9">
          <w:delText xml:space="preserve"> </w:delText>
        </w:r>
        <w:r w:rsidR="75743F0A" w:rsidDel="00A06BF9">
          <w:delText>in</w:delText>
        </w:r>
        <w:r w:rsidR="18FB9A71" w:rsidDel="00A06BF9">
          <w:delText xml:space="preserve"> </w:delText>
        </w:r>
        <w:r w:rsidR="170E099B" w:rsidDel="00A06BF9">
          <w:delText>their</w:delText>
        </w:r>
        <w:r w:rsidR="5F6A226D" w:rsidDel="00A06BF9">
          <w:delText xml:space="preserve"> physicochemical and morphometric characteristics </w:delText>
        </w:r>
        <w:r w:rsidDel="00A06BF9">
          <w:delText>(</w:delText>
        </w:r>
        <w:r w:rsidR="0049252E" w:rsidDel="00A06BF9">
          <w:delText>Table 1</w:delText>
        </w:r>
        <w:r w:rsidDel="00A06BF9">
          <w:delText xml:space="preserve">). </w:delText>
        </w:r>
      </w:del>
      <w:r>
        <w:t>All</w:t>
      </w:r>
      <w:r w:rsidR="2A6CD7EF">
        <w:t xml:space="preserve"> </w:t>
      </w:r>
      <w:r w:rsidR="4AC947F0">
        <w:t>five</w:t>
      </w:r>
      <w:r>
        <w:t xml:space="preserve"> lakes have populations </w:t>
      </w:r>
      <w:r w:rsidR="2F37B7E0">
        <w:t>of</w:t>
      </w:r>
      <w:r>
        <w:t xml:space="preserve"> kōura</w:t>
      </w:r>
      <w:r w:rsidR="6E42F49F">
        <w:t>.</w:t>
      </w:r>
      <w:r>
        <w:t xml:space="preserve"> </w:t>
      </w:r>
      <w:commentRangeStart w:id="78"/>
      <w:commentRangeStart w:id="79"/>
      <w:commentRangeStart w:id="80"/>
      <w:del w:id="81" w:author="Raven, Olivier (Student)" w:date="2026-06-09T09:56:00Z" w16du:dateUtc="2026-06-08T21:56:00Z">
        <w:r w:rsidR="567CDFD4" w:rsidDel="00F83A8D">
          <w:delText xml:space="preserve">The presence of </w:delText>
        </w:r>
      </w:del>
      <w:ins w:id="82" w:author="Raven, Olivier (Student)" w:date="2026-06-09T09:57:00Z" w16du:dateUtc="2026-06-08T21:57:00Z">
        <w:r w:rsidR="00F83A8D">
          <w:t>B</w:t>
        </w:r>
      </w:ins>
      <w:del w:id="83" w:author="Raven, Olivier (Student)" w:date="2026-06-09T09:57:00Z" w16du:dateUtc="2026-06-08T21:57:00Z">
        <w:r w:rsidR="567CDFD4" w:rsidDel="00F83A8D">
          <w:delText>b</w:delText>
        </w:r>
      </w:del>
      <w:r w:rsidR="567CDFD4">
        <w:t xml:space="preserve">rown bullhead catfish </w:t>
      </w:r>
      <w:ins w:id="84" w:author="Raven, Olivier (Student)" w:date="2026-06-09T09:57:00Z" w16du:dateUtc="2026-06-08T21:57:00Z">
        <w:r w:rsidR="00F83A8D">
          <w:t>were pre</w:t>
        </w:r>
      </w:ins>
      <w:ins w:id="85" w:author="Raven, Olivier (Student)" w:date="2026-06-09T10:02:00Z" w16du:dateUtc="2026-06-08T22:02:00Z">
        <w:r w:rsidR="006A5B38">
          <w:t>s</w:t>
        </w:r>
      </w:ins>
      <w:ins w:id="86" w:author="Raven, Olivier (Student)" w:date="2026-06-09T09:57:00Z" w16du:dateUtc="2026-06-08T21:57:00Z">
        <w:r w:rsidR="00F83A8D">
          <w:t xml:space="preserve">ent </w:t>
        </w:r>
      </w:ins>
      <w:r w:rsidR="567CDFD4">
        <w:t>in</w:t>
      </w:r>
      <w:r>
        <w:t xml:space="preserve"> </w:t>
      </w:r>
      <w:r w:rsidR="00A23A3A">
        <w:t>L</w:t>
      </w:r>
      <w:r>
        <w:t>ake</w:t>
      </w:r>
      <w:ins w:id="87" w:author="Raven, Olivier (Student)" w:date="2026-06-09T09:57:00Z" w16du:dateUtc="2026-06-08T21:57:00Z">
        <w:r w:rsidR="00F83A8D">
          <w:t>s</w:t>
        </w:r>
      </w:ins>
      <w:r>
        <w:t xml:space="preserve"> </w:t>
      </w:r>
      <w:ins w:id="88" w:author="Raven, Olivier (Student)" w:date="2026-06-09T09:57:00Z" w16du:dateUtc="2026-06-08T21:57:00Z">
        <w:r w:rsidR="00F83A8D">
          <w:t xml:space="preserve">Rotorua and </w:t>
        </w:r>
      </w:ins>
      <w:r>
        <w:t xml:space="preserve">Rotoiti </w:t>
      </w:r>
      <w:ins w:id="89" w:author="Raven, Olivier (Student)" w:date="2026-06-09T09:57:00Z" w16du:dateUtc="2026-06-08T21:57:00Z">
        <w:r w:rsidR="00F83A8D">
          <w:t xml:space="preserve">at time of sampling </w:t>
        </w:r>
      </w:ins>
      <w:del w:id="90" w:author="Raven, Olivier (Student)" w:date="2026-06-09T09:57:00Z" w16du:dateUtc="2026-06-08T21:57:00Z">
        <w:r w:rsidR="272C0D3B" w:rsidDel="00F83A8D">
          <w:delText xml:space="preserve">was </w:delText>
        </w:r>
        <w:r w:rsidR="103BAB3E" w:rsidDel="00F83A8D">
          <w:delText xml:space="preserve">officially </w:delText>
        </w:r>
        <w:r w:rsidR="272C0D3B" w:rsidDel="00F83A8D">
          <w:delText xml:space="preserve">confirmed </w:delText>
        </w:r>
        <w:commentRangeStart w:id="91"/>
        <w:commentRangeStart w:id="92"/>
        <w:r w:rsidR="272C0D3B" w:rsidDel="00F83A8D">
          <w:delText>in</w:delText>
        </w:r>
        <w:r w:rsidDel="00F83A8D">
          <w:delText xml:space="preserve"> 2016</w:delText>
        </w:r>
        <w:r w:rsidR="741C6020" w:rsidDel="00F83A8D">
          <w:delText xml:space="preserve">, </w:delText>
        </w:r>
        <w:r w:rsidR="3DDE8AB7" w:rsidDel="00F83A8D">
          <w:delText>and</w:delText>
        </w:r>
        <w:r w:rsidR="19183DEF" w:rsidDel="00F83A8D">
          <w:delText xml:space="preserve"> this species was subsequently detected in Lake</w:delText>
        </w:r>
        <w:r w:rsidR="3DDE8AB7" w:rsidDel="00F83A8D">
          <w:delText xml:space="preserve"> Rotorua </w:delText>
        </w:r>
        <w:r w:rsidR="141249A3" w:rsidDel="00F83A8D">
          <w:delText>in</w:delText>
        </w:r>
        <w:r w:rsidR="3DDE8AB7" w:rsidDel="00F83A8D">
          <w:delText xml:space="preserve"> 20</w:delText>
        </w:r>
        <w:r w:rsidR="5A29465A" w:rsidDel="00F83A8D">
          <w:delText>18</w:delText>
        </w:r>
        <w:r w:rsidR="3DDE8AB7" w:rsidDel="00F83A8D">
          <w:delText xml:space="preserve"> </w:delText>
        </w:r>
      </w:del>
      <w:r>
        <w:t>(</w:t>
      </w:r>
      <w:r w:rsidR="009F59D2">
        <w:t>Grayling, 2020</w:t>
      </w:r>
      <w:r>
        <w:t>).</w:t>
      </w:r>
      <w:commentRangeEnd w:id="78"/>
      <w:r w:rsidR="00D41793" w:rsidRPr="00874157">
        <w:rPr>
          <w:rStyle w:val="CommentReference"/>
          <w:sz w:val="22"/>
          <w:szCs w:val="22"/>
        </w:rPr>
        <w:commentReference w:id="78"/>
      </w:r>
      <w:commentRangeEnd w:id="79"/>
      <w:r w:rsidR="0084463B" w:rsidRPr="00874157">
        <w:rPr>
          <w:rStyle w:val="CommentReference"/>
          <w:sz w:val="22"/>
          <w:szCs w:val="22"/>
        </w:rPr>
        <w:commentReference w:id="79"/>
      </w:r>
      <w:commentRangeEnd w:id="80"/>
      <w:r w:rsidR="00876F88" w:rsidRPr="00874157">
        <w:rPr>
          <w:rStyle w:val="CommentReference"/>
          <w:sz w:val="22"/>
          <w:szCs w:val="22"/>
        </w:rPr>
        <w:commentReference w:id="80"/>
      </w:r>
      <w:ins w:id="93" w:author="Raven, Olivier (Student)" w:date="2026-06-09T10:01:00Z" w16du:dateUtc="2026-06-08T22:01:00Z">
        <w:r w:rsidR="00874157" w:rsidRPr="00874157">
          <w:t xml:space="preserve"> </w:t>
        </w:r>
      </w:ins>
    </w:p>
    <w:p w14:paraId="3800DFA1" w14:textId="0696946C" w:rsidR="0032158E" w:rsidRDefault="00C62AEF" w:rsidP="00220041">
      <w:pPr>
        <w:spacing w:before="120" w:line="360" w:lineRule="auto"/>
        <w:jc w:val="left"/>
      </w:pPr>
      <w:ins w:id="94" w:author="Raven, Olivier (Student)" w:date="2026-06-09T11:59:00Z">
        <w:r w:rsidRPr="00C62AEF">
          <w:t xml:space="preserve">To survey these lakes, </w:t>
        </w:r>
      </w:ins>
      <w:del w:id="95" w:author="Raven, Olivier (Student)" w:date="2026-06-09T12:00:00Z" w16du:dateUtc="2026-06-09T00:00:00Z">
        <w:r w:rsidR="4AF805A9" w:rsidDel="00F12905">
          <w:delText xml:space="preserve">To create </w:delText>
        </w:r>
      </w:del>
      <w:r w:rsidR="4AF805A9">
        <w:t xml:space="preserve">a </w:t>
      </w:r>
      <w:r w:rsidR="7555C38B">
        <w:t>stratified-</w:t>
      </w:r>
      <w:r w:rsidR="4AF805A9">
        <w:t xml:space="preserve">random </w:t>
      </w:r>
      <w:r w:rsidR="00264F11">
        <w:t xml:space="preserve">survey </w:t>
      </w:r>
      <w:r w:rsidR="4AF805A9">
        <w:t>design</w:t>
      </w:r>
      <w:ins w:id="96" w:author="Raven, Olivier (Student)" w:date="2026-06-09T12:00:00Z" w16du:dateUtc="2026-06-09T00:00:00Z">
        <w:r w:rsidR="00F12905">
          <w:t xml:space="preserve"> was </w:t>
        </w:r>
        <w:r w:rsidR="00992E38">
          <w:t>developed</w:t>
        </w:r>
      </w:ins>
      <w:ins w:id="97" w:author="Raven, Olivier (Student)" w:date="2026-06-09T12:01:00Z" w16du:dateUtc="2026-06-09T00:01:00Z">
        <w:r w:rsidR="007C705F">
          <w:t>.</w:t>
        </w:r>
      </w:ins>
      <w:del w:id="98" w:author="Raven, Olivier (Student)" w:date="2026-06-09T12:01:00Z" w16du:dateUtc="2026-06-09T00:01:00Z">
        <w:r w:rsidR="4AF805A9" w:rsidDel="007C705F">
          <w:delText>,</w:delText>
        </w:r>
      </w:del>
      <w:r w:rsidR="4AF805A9">
        <w:t xml:space="preserve"> </w:t>
      </w:r>
      <w:ins w:id="99" w:author="Raven, Olivier (Student)" w:date="2026-06-09T12:01:00Z" w16du:dateUtc="2026-06-09T00:01:00Z">
        <w:r w:rsidR="007C705F">
          <w:t>T</w:t>
        </w:r>
      </w:ins>
      <w:del w:id="100" w:author="Raven, Olivier (Student)" w:date="2026-06-09T12:01:00Z" w16du:dateUtc="2026-06-09T00:01:00Z">
        <w:r w:rsidR="4AF805A9" w:rsidDel="007C705F">
          <w:delText>t</w:delText>
        </w:r>
      </w:del>
      <w:r w:rsidR="4AF805A9">
        <w:t xml:space="preserve">he entire accessible shoreline of each lake was </w:t>
      </w:r>
      <w:r w:rsidR="29C2EE9B">
        <w:t>first</w:t>
      </w:r>
      <w:r w:rsidR="4AF805A9">
        <w:t xml:space="preserve"> </w:t>
      </w:r>
      <w:commentRangeEnd w:id="91"/>
      <w:r w:rsidR="00D41793">
        <w:rPr>
          <w:rStyle w:val="CommentReference"/>
          <w:sz w:val="22"/>
          <w:szCs w:val="22"/>
        </w:rPr>
        <w:commentReference w:id="91"/>
      </w:r>
      <w:commentRangeEnd w:id="92"/>
      <w:r w:rsidR="00351F72">
        <w:rPr>
          <w:rStyle w:val="CommentReference"/>
          <w:sz w:val="22"/>
          <w:szCs w:val="22"/>
        </w:rPr>
        <w:commentReference w:id="92"/>
      </w:r>
      <w:r w:rsidR="4AF805A9">
        <w:t xml:space="preserve">mapped </w:t>
      </w:r>
      <w:r w:rsidR="00615BF6">
        <w:t>using a</w:t>
      </w:r>
      <w:r w:rsidR="10DA9C4A">
        <w:t>e</w:t>
      </w:r>
      <w:r w:rsidR="00615BF6">
        <w:t>r</w:t>
      </w:r>
      <w:r w:rsidR="19DE490B">
        <w:t>i</w:t>
      </w:r>
      <w:r w:rsidR="00615BF6">
        <w:t xml:space="preserve">al </w:t>
      </w:r>
      <w:r w:rsidR="2C8817A6">
        <w:t>photos a</w:t>
      </w:r>
      <w:r w:rsidR="00615BF6">
        <w:t xml:space="preserve">nd </w:t>
      </w:r>
      <w:r w:rsidR="00BD12EA">
        <w:t>then ground</w:t>
      </w:r>
      <w:r w:rsidR="2D95399B">
        <w:t xml:space="preserve"> </w:t>
      </w:r>
      <w:r w:rsidR="00BD12EA">
        <w:t xml:space="preserve">truthed and classified </w:t>
      </w:r>
      <w:r w:rsidR="4AF805A9">
        <w:t xml:space="preserve">into dominant habitat </w:t>
      </w:r>
      <w:r w:rsidR="5F6A226D">
        <w:t>types.</w:t>
      </w:r>
      <w:r w:rsidR="007B6CE6">
        <w:t xml:space="preserve"> </w:t>
      </w:r>
      <w:commentRangeStart w:id="101"/>
      <w:commentRangeStart w:id="102"/>
      <w:r w:rsidR="00B7574D">
        <w:t xml:space="preserve">Classification </w:t>
      </w:r>
      <w:r w:rsidR="0871C8D0">
        <w:t>used</w:t>
      </w:r>
      <w:r w:rsidR="00B7574D">
        <w:t xml:space="preserve"> the following </w:t>
      </w:r>
      <w:r w:rsidR="5148CCEB">
        <w:t>criteria</w:t>
      </w:r>
      <w:r w:rsidR="00B7574D">
        <w:t xml:space="preserve">: a habitat was considered dominant </w:t>
      </w:r>
      <w:r w:rsidR="03209CF2">
        <w:t>“</w:t>
      </w:r>
      <w:r w:rsidR="00B7574D">
        <w:t>rocky</w:t>
      </w:r>
      <w:r w:rsidR="1433A3B0">
        <w:t>”</w:t>
      </w:r>
      <w:r w:rsidR="00B7574D">
        <w:t xml:space="preserve"> if the combined percentage of bedrock, boulders, and cobble exceeded 25 %</w:t>
      </w:r>
      <w:ins w:id="103" w:author="Raven, Olivier (Student)" w:date="2026-06-09T09:59:00Z" w16du:dateUtc="2026-06-08T21:59:00Z">
        <w:r w:rsidR="009172EB">
          <w:t xml:space="preserve"> by surface area</w:t>
        </w:r>
      </w:ins>
      <w:r w:rsidR="00B7574D">
        <w:t xml:space="preserve">; </w:t>
      </w:r>
      <w:r w:rsidR="7039505C">
        <w:t>“</w:t>
      </w:r>
      <w:r w:rsidR="00B7574D">
        <w:t>sandy</w:t>
      </w:r>
      <w:r w:rsidR="68D90665">
        <w:t>”</w:t>
      </w:r>
      <w:r w:rsidR="00B7574D">
        <w:t xml:space="preserve"> if sand was the dominant sediment (≥50 %) and rocky conditions were not met; </w:t>
      </w:r>
      <w:r w:rsidR="0E30C669">
        <w:t>“</w:t>
      </w:r>
      <w:r w:rsidR="00B7574D">
        <w:t>muddy</w:t>
      </w:r>
      <w:r w:rsidR="3E517AE3">
        <w:t>”</w:t>
      </w:r>
      <w:r w:rsidR="00B7574D">
        <w:t xml:space="preserve"> if soft mud or organic matter was dominant and rocky/sandy conditions were not met; and </w:t>
      </w:r>
      <w:r w:rsidR="7C9113C1">
        <w:t>“</w:t>
      </w:r>
      <w:r w:rsidR="00B7574D">
        <w:t>emergent macrophyte</w:t>
      </w:r>
      <w:r w:rsidR="545BEF79">
        <w:t>”</w:t>
      </w:r>
      <w:r w:rsidR="00B7574D">
        <w:t xml:space="preserve"> if emergent native </w:t>
      </w:r>
      <w:ins w:id="104" w:author="Raven, Olivier (Student)" w:date="2026-06-08T14:24:00Z">
        <w:r w:rsidR="001A174B" w:rsidRPr="001A174B">
          <w:t>macrophytes</w:t>
        </w:r>
      </w:ins>
      <w:del w:id="105" w:author="Raven, Olivier (Student)" w:date="2026-06-08T14:24:00Z" w16du:dateUtc="2026-06-08T02:24:00Z">
        <w:r w:rsidR="00B7574D" w:rsidDel="001A174B">
          <w:delText xml:space="preserve">vegetation </w:delText>
        </w:r>
      </w:del>
      <w:ins w:id="106" w:author="Raven, Olivier (Student)" w:date="2026-06-08T14:34:00Z" w16du:dateUtc="2026-06-08T02:34:00Z">
        <w:r w:rsidR="002A1AB1">
          <w:t xml:space="preserve"> </w:t>
        </w:r>
      </w:ins>
      <w:r w:rsidR="00B7574D">
        <w:t>exceeded 25 % of the shoreline cover</w:t>
      </w:r>
      <w:commentRangeEnd w:id="101"/>
      <w:r w:rsidR="00953A38" w:rsidRPr="00CB366D">
        <w:rPr>
          <w:rStyle w:val="CommentReference"/>
          <w:sz w:val="22"/>
          <w:szCs w:val="22"/>
        </w:rPr>
        <w:commentReference w:id="101"/>
      </w:r>
      <w:commentRangeEnd w:id="102"/>
      <w:r w:rsidR="00602168" w:rsidRPr="00CB366D">
        <w:rPr>
          <w:rStyle w:val="CommentReference"/>
          <w:sz w:val="22"/>
          <w:szCs w:val="22"/>
        </w:rPr>
        <w:commentReference w:id="102"/>
      </w:r>
      <w:ins w:id="107" w:author="Raven, Olivier (Student)" w:date="2026-06-09T11:53:00Z" w16du:dateUtc="2026-06-08T23:53:00Z">
        <w:r w:rsidR="00CB366D" w:rsidRPr="00CB366D">
          <w:t xml:space="preserve"> </w:t>
        </w:r>
      </w:ins>
      <w:ins w:id="108" w:author="Raven, Olivier (Student)" w:date="2026-06-09T11:53:00Z">
        <w:r w:rsidR="00CB366D" w:rsidRPr="00CB366D">
          <w:t>by surface area</w:t>
        </w:r>
      </w:ins>
      <w:r w:rsidR="0026591D" w:rsidRPr="0D0523EF">
        <w:rPr>
          <w:rStyle w:val="CommentReference"/>
        </w:rPr>
        <w:t>.</w:t>
      </w:r>
      <w:r w:rsidR="00016EF3">
        <w:t xml:space="preserve"> </w:t>
      </w:r>
      <w:r w:rsidR="00B641C1">
        <w:t>S</w:t>
      </w:r>
      <w:r w:rsidR="000A778F">
        <w:t>horeline site</w:t>
      </w:r>
      <w:r w:rsidR="587D0AEB">
        <w:t>s</w:t>
      </w:r>
      <w:r w:rsidR="000A778F">
        <w:t xml:space="preserve"> </w:t>
      </w:r>
      <w:r w:rsidR="00D937A5">
        <w:t xml:space="preserve">exceeding two meters </w:t>
      </w:r>
      <w:r w:rsidR="745B2AEB">
        <w:t xml:space="preserve">in </w:t>
      </w:r>
      <w:r w:rsidR="005134E7">
        <w:t xml:space="preserve">depth </w:t>
      </w:r>
      <w:r w:rsidR="000A778F">
        <w:t>or</w:t>
      </w:r>
      <w:r w:rsidR="00B66247">
        <w:t xml:space="preserve"> classified as</w:t>
      </w:r>
      <w:r w:rsidR="000A778F">
        <w:t xml:space="preserve"> geothermal </w:t>
      </w:r>
      <w:r w:rsidR="00B66247">
        <w:t>were</w:t>
      </w:r>
      <w:r w:rsidR="00C916A0">
        <w:t xml:space="preserve"> excluded</w:t>
      </w:r>
      <w:r w:rsidR="00B66247">
        <w:t>, as</w:t>
      </w:r>
      <w:r w:rsidR="00C916A0">
        <w:t xml:space="preserve"> the</w:t>
      </w:r>
      <w:r w:rsidR="00B66247">
        <w:t>se</w:t>
      </w:r>
      <w:r w:rsidR="00C916A0">
        <w:t xml:space="preserve"> </w:t>
      </w:r>
      <w:r w:rsidR="00895DB9">
        <w:t>conditions were either</w:t>
      </w:r>
      <w:r w:rsidR="009B2E72">
        <w:t xml:space="preserve"> unsuitable</w:t>
      </w:r>
      <w:r w:rsidR="00040043">
        <w:t xml:space="preserve"> for kōura</w:t>
      </w:r>
      <w:r w:rsidR="00C916A0">
        <w:t xml:space="preserve"> or </w:t>
      </w:r>
      <w:r w:rsidR="00040043">
        <w:t xml:space="preserve">inaccessible </w:t>
      </w:r>
      <w:r w:rsidR="00633CD9">
        <w:t>for field sampling</w:t>
      </w:r>
      <w:del w:id="109" w:author="Raven, Olivier (Student)" w:date="2026-06-08T13:34:00Z" w16du:dateUtc="2026-06-08T01:34:00Z">
        <w:r w:rsidR="00EC6B24" w:rsidRPr="00B82D08" w:rsidDel="00EC6B24">
          <w:delText>,</w:delText>
        </w:r>
        <w:r w:rsidR="00EC6B24" w:rsidDel="00EC6B24">
          <w:delText xml:space="preserve"> </w:delText>
        </w:r>
        <w:r w:rsidR="00EC6B24" w:rsidRPr="00B82D08" w:rsidDel="00EC6B24">
          <w:delText>respectively</w:delText>
        </w:r>
      </w:del>
      <w:commentRangeStart w:id="110"/>
      <w:commentRangeStart w:id="111"/>
      <w:r w:rsidR="00C916A0">
        <w:t>.</w:t>
      </w:r>
      <w:commentRangeEnd w:id="110"/>
      <w:r w:rsidR="00185264">
        <w:rPr>
          <w:rStyle w:val="CommentReference"/>
          <w:sz w:val="22"/>
          <w:szCs w:val="22"/>
        </w:rPr>
        <w:commentReference w:id="110"/>
      </w:r>
      <w:commentRangeEnd w:id="111"/>
      <w:r w:rsidR="00EC6B24">
        <w:rPr>
          <w:rStyle w:val="CommentReference"/>
          <w:sz w:val="22"/>
          <w:szCs w:val="22"/>
        </w:rPr>
        <w:commentReference w:id="111"/>
      </w:r>
    </w:p>
    <w:p w14:paraId="608A12AD" w14:textId="59399264" w:rsidR="00C70873" w:rsidRDefault="71C7B783" w:rsidP="00220041">
      <w:pPr>
        <w:spacing w:before="120" w:line="360" w:lineRule="auto"/>
        <w:jc w:val="left"/>
      </w:pPr>
      <w:commentRangeStart w:id="112"/>
      <w:r>
        <w:t xml:space="preserve">For each lake, the total shoreline length of each habitat type within this sample frame was calculated </w:t>
      </w:r>
      <w:commentRangeEnd w:id="112"/>
      <w:r w:rsidR="005237FF">
        <w:rPr>
          <w:rStyle w:val="CommentReference"/>
          <w:sz w:val="22"/>
          <w:szCs w:val="22"/>
        </w:rPr>
        <w:commentReference w:id="112"/>
      </w:r>
      <w:r>
        <w:t>in a projected coordinate system</w:t>
      </w:r>
      <w:r w:rsidR="009A678E">
        <w:t xml:space="preserve"> (</w:t>
      </w:r>
      <w:r w:rsidR="009A678E" w:rsidRPr="009A678E">
        <w:t>New Zealand Transverse Mercator 2000; EPSG:2193</w:t>
      </w:r>
      <w:r w:rsidR="009A678E">
        <w:t>)</w:t>
      </w:r>
      <w:r>
        <w:t>.</w:t>
      </w:r>
      <w:r w:rsidR="320B38F4">
        <w:t xml:space="preserve"> </w:t>
      </w:r>
      <w:r w:rsidR="0050592B" w:rsidRPr="0050592B">
        <w:t xml:space="preserve">To ensure balanced representation of littoral </w:t>
      </w:r>
      <w:r w:rsidR="0050592B">
        <w:t>habitat</w:t>
      </w:r>
      <w:r w:rsidR="6E0BBD50">
        <w:t xml:space="preserve"> type</w:t>
      </w:r>
      <w:r w:rsidR="0050592B">
        <w:t>s</w:t>
      </w:r>
      <w:r w:rsidR="0050592B" w:rsidRPr="0050592B">
        <w:t xml:space="preserve"> across systems and to avoid confounding lake identity with sampling effort, an equal number of sites (n = 12) was surveyed in each lake, with sites allocated proportionally among </w:t>
      </w:r>
      <w:r w:rsidR="690FE3B6">
        <w:t xml:space="preserve">the </w:t>
      </w:r>
      <w:r w:rsidR="0050592B" w:rsidRPr="0050592B">
        <w:t>dominant shoreline habitat types.</w:t>
      </w:r>
      <w:r w:rsidR="0050592B">
        <w:t xml:space="preserve"> </w:t>
      </w:r>
      <w:r w:rsidR="320B38F4">
        <w:t xml:space="preserve">All selected </w:t>
      </w:r>
      <w:r w:rsidR="0050592B">
        <w:t>sites</w:t>
      </w:r>
      <w:r w:rsidR="320B38F4">
        <w:t xml:space="preserve"> were fully accessible for fieldwork, and therefore an oversample was not required.</w:t>
      </w:r>
      <w:r w:rsidR="315CD28E">
        <w:t xml:space="preserve"> </w:t>
      </w:r>
      <w:r w:rsidR="181317E8">
        <w:t xml:space="preserve">Within each habitat </w:t>
      </w:r>
      <w:r w:rsidR="37DA485D">
        <w:t>type</w:t>
      </w:r>
      <w:r w:rsidR="181317E8">
        <w:t>, site locations were generated using the Generali</w:t>
      </w:r>
      <w:r w:rsidR="000853CF">
        <w:t>z</w:t>
      </w:r>
      <w:r w:rsidR="181317E8">
        <w:t xml:space="preserve">ed Random Tessellation Stratified (GRTS) design </w:t>
      </w:r>
      <w:r w:rsidR="18FF0F33">
        <w:t xml:space="preserve">(Stevens </w:t>
      </w:r>
      <w:r w:rsidR="544C744E">
        <w:t>&amp;</w:t>
      </w:r>
      <w:r w:rsidR="18FF0F33">
        <w:t xml:space="preserve"> Olsen, 2004) executed using the </w:t>
      </w:r>
      <w:del w:id="113" w:author="Raven, Olivier (Student)" w:date="2026-06-09T10:03:00Z" w16du:dateUtc="2026-06-08T22:03:00Z">
        <w:r w:rsidR="18FF0F33" w:rsidDel="004B0218">
          <w:delText>“</w:delText>
        </w:r>
      </w:del>
      <w:r w:rsidR="18FF0F33">
        <w:t>spsurvey</w:t>
      </w:r>
      <w:del w:id="114" w:author="Raven, Olivier (Student)" w:date="2026-06-09T10:03:00Z" w16du:dateUtc="2026-06-08T22:03:00Z">
        <w:r w:rsidR="18FF0F33" w:rsidDel="004B0218">
          <w:delText>”</w:delText>
        </w:r>
      </w:del>
      <w:r w:rsidR="18FF0F33">
        <w:t xml:space="preserve"> package in R</w:t>
      </w:r>
      <w:r w:rsidR="25549652">
        <w:t xml:space="preserve"> (</w:t>
      </w:r>
      <w:r w:rsidR="2CDBC70C">
        <w:t xml:space="preserve">Dumelle et al., 2023; </w:t>
      </w:r>
      <w:r w:rsidR="538E71BE">
        <w:t>R Core Team, 202</w:t>
      </w:r>
      <w:r w:rsidR="7FF400FE">
        <w:t>5</w:t>
      </w:r>
      <w:r w:rsidR="25549652">
        <w:t>)</w:t>
      </w:r>
      <w:r w:rsidR="00823869">
        <w:t>,</w:t>
      </w:r>
      <w:r w:rsidR="18FF0F33">
        <w:t xml:space="preserve"> </w:t>
      </w:r>
      <w:r w:rsidR="3399A426">
        <w:t>produc</w:t>
      </w:r>
      <w:r w:rsidR="00823869">
        <w:t>ing</w:t>
      </w:r>
      <w:r w:rsidR="3399A426">
        <w:t xml:space="preserve"> unbiased random coordinates without enforcing fixed spacing between sites. The final coordinates of the 12 random </w:t>
      </w:r>
      <w:r w:rsidR="00264F11" w:rsidRPr="00264F11">
        <w:t>survey</w:t>
      </w:r>
      <w:r w:rsidR="00264F11">
        <w:t xml:space="preserve"> </w:t>
      </w:r>
      <w:r w:rsidR="3399A426">
        <w:t>sites per lake were extracted directly from the GRTS output</w:t>
      </w:r>
      <w:r w:rsidR="39C54BAF">
        <w:t xml:space="preserve"> </w:t>
      </w:r>
      <w:r w:rsidR="00004827">
        <w:t>(Fig. 1).</w:t>
      </w:r>
    </w:p>
    <w:p w14:paraId="29DEDF05" w14:textId="4626A091" w:rsidR="00F53242" w:rsidRPr="00E52F4C" w:rsidRDefault="18FF0F33" w:rsidP="00220041">
      <w:pPr>
        <w:spacing w:before="120" w:line="360" w:lineRule="auto"/>
        <w:jc w:val="left"/>
        <w:rPr>
          <w:b/>
          <w:bCs/>
        </w:rPr>
      </w:pPr>
      <w:r w:rsidRPr="0C2CC136">
        <w:rPr>
          <w:b/>
          <w:bCs/>
        </w:rPr>
        <w:lastRenderedPageBreak/>
        <w:t>Data collection</w:t>
      </w:r>
    </w:p>
    <w:p w14:paraId="661E960F" w14:textId="4A28E006" w:rsidR="00F53242" w:rsidRPr="00E52F4C" w:rsidRDefault="18FF0F33" w:rsidP="00220041">
      <w:pPr>
        <w:spacing w:before="120" w:line="360" w:lineRule="auto"/>
        <w:jc w:val="left"/>
      </w:pPr>
      <w:r>
        <w:t>In total, 60 sampling sites were</w:t>
      </w:r>
      <w:r w:rsidR="001108F7">
        <w:t xml:space="preserve"> </w:t>
      </w:r>
      <w:r w:rsidR="002533A2">
        <w:t>sampled once</w:t>
      </w:r>
      <w:r>
        <w:t xml:space="preserve"> </w:t>
      </w:r>
      <w:r w:rsidR="5F5B8A88">
        <w:t xml:space="preserve">in the </w:t>
      </w:r>
      <w:r w:rsidR="66029899">
        <w:t>Austral</w:t>
      </w:r>
      <w:r w:rsidR="5F5B8A88">
        <w:t xml:space="preserve"> </w:t>
      </w:r>
      <w:r w:rsidR="503A63C8">
        <w:t>spring/</w:t>
      </w:r>
      <w:r w:rsidR="58B45381">
        <w:t>summer</w:t>
      </w:r>
      <w:r w:rsidR="5F5B8A88">
        <w:t xml:space="preserve"> </w:t>
      </w:r>
      <w:r w:rsidR="167E748B">
        <w:t xml:space="preserve">from </w:t>
      </w:r>
      <w:r w:rsidR="001F3CB1">
        <w:t>October</w:t>
      </w:r>
      <w:r w:rsidR="77F7314D">
        <w:t xml:space="preserve"> 2024 </w:t>
      </w:r>
      <w:r w:rsidR="001F3CB1">
        <w:t>to</w:t>
      </w:r>
      <w:r w:rsidR="77F7314D">
        <w:t xml:space="preserve"> February 2025</w:t>
      </w:r>
      <w:r>
        <w:t xml:space="preserve">. Each sampling site measured </w:t>
      </w:r>
      <w:r w:rsidR="00ED78FD" w:rsidRPr="00ED78FD">
        <w:t xml:space="preserve">15 × 10 m </w:t>
      </w:r>
      <w:r w:rsidR="74793EB4">
        <w:t xml:space="preserve">and extended from the shoreline </w:t>
      </w:r>
      <w:r>
        <w:t xml:space="preserve">into the lake. </w:t>
      </w:r>
      <w:r w:rsidR="74793EB4">
        <w:t>At</w:t>
      </w:r>
      <w:r>
        <w:t xml:space="preserve"> locations with unstable </w:t>
      </w:r>
      <w:r w:rsidR="729524FC">
        <w:t xml:space="preserve">lake margins </w:t>
      </w:r>
      <w:r>
        <w:t xml:space="preserve">or depths </w:t>
      </w:r>
      <w:r w:rsidR="74793EB4">
        <w:t>exceeding</w:t>
      </w:r>
      <w:r>
        <w:t xml:space="preserve"> 1 m, observations and measurements were conducted from a boat. </w:t>
      </w:r>
      <w:r w:rsidR="747DEB81">
        <w:t>At each site, physical, chemical and biological parameters were recorded</w:t>
      </w:r>
      <w:r w:rsidR="006A44FC">
        <w:t xml:space="preserve"> (</w:t>
      </w:r>
      <w:r w:rsidR="001108F7">
        <w:t>Table 2</w:t>
      </w:r>
      <w:r w:rsidR="006A44FC">
        <w:t>)</w:t>
      </w:r>
      <w:r w:rsidR="747DEB81">
        <w:t>.</w:t>
      </w:r>
    </w:p>
    <w:p w14:paraId="4AC4C301" w14:textId="1A7EB1A8" w:rsidR="00295867" w:rsidRDefault="5E98D8E8" w:rsidP="00220041">
      <w:pPr>
        <w:spacing w:before="120" w:line="360" w:lineRule="auto"/>
        <w:jc w:val="left"/>
      </w:pPr>
      <w:commentRangeStart w:id="115"/>
      <w:commentRangeStart w:id="116"/>
      <w:r>
        <w:t xml:space="preserve">Physical characteristics were assessed using both visual estimates and field measurements. </w:t>
      </w:r>
      <w:r w:rsidR="18FF0F33">
        <w:t>Substrate composition was visually estimated</w:t>
      </w:r>
      <w:r w:rsidR="00CD652D" w:rsidRPr="00CD652D">
        <w:t xml:space="preserve"> </w:t>
      </w:r>
      <w:r w:rsidR="6849D6F1">
        <w:t>with an underwater viewing chamber</w:t>
      </w:r>
      <w:ins w:id="117" w:author="Raven, Olivier (Student)" w:date="2026-06-09T12:06:00Z" w16du:dateUtc="2026-06-09T00:06:00Z">
        <w:r w:rsidR="003B53D7">
          <w:t>,</w:t>
        </w:r>
      </w:ins>
      <w:r w:rsidR="6849D6F1">
        <w:t xml:space="preserve"> </w:t>
      </w:r>
      <w:ins w:id="118" w:author="Raven, Olivier (Student)" w:date="2026-06-09T12:05:00Z" w16du:dateUtc="2026-06-09T00:05:00Z">
        <w:r w:rsidR="0001796C">
          <w:t xml:space="preserve">as water </w:t>
        </w:r>
      </w:ins>
      <w:ins w:id="119" w:author="Raven, Olivier (Student)" w:date="2026-06-09T12:07:00Z">
        <w:r w:rsidR="00457B2C" w:rsidRPr="00457B2C">
          <w:t xml:space="preserve">clarity was sufficient at all sites, </w:t>
        </w:r>
      </w:ins>
      <w:r w:rsidR="00CD652D" w:rsidRPr="00CD652D">
        <w:t>using a standardised classification scheme, categorising bedrock, boulders (&gt;256 mm), cobble (64–256 mm), gravel (2–64 mm), sand (0.063–2 mm), mud (&lt;0.063 mm), and organic matter</w:t>
      </w:r>
      <w:r w:rsidR="18FF0F33">
        <w:t>.</w:t>
      </w:r>
      <w:commentRangeEnd w:id="115"/>
      <w:r w:rsidR="00FE681C">
        <w:rPr>
          <w:rStyle w:val="CommentReference"/>
          <w:sz w:val="22"/>
          <w:szCs w:val="22"/>
        </w:rPr>
        <w:commentReference w:id="115"/>
      </w:r>
      <w:commentRangeEnd w:id="116"/>
      <w:r w:rsidR="00424B6A">
        <w:rPr>
          <w:rStyle w:val="CommentReference"/>
          <w:sz w:val="22"/>
          <w:szCs w:val="22"/>
        </w:rPr>
        <w:commentReference w:id="116"/>
      </w:r>
      <w:r w:rsidR="2FA33600">
        <w:t xml:space="preserve"> </w:t>
      </w:r>
      <w:r w:rsidR="21031F2C">
        <w:t>A</w:t>
      </w:r>
      <w:r w:rsidR="2FA33600">
        <w:t xml:space="preserve"> substrate index was </w:t>
      </w:r>
      <w:r w:rsidR="21031F2C">
        <w:t>th</w:t>
      </w:r>
      <w:r w:rsidR="00B159FA">
        <w:t>e</w:t>
      </w:r>
      <w:r w:rsidR="21031F2C">
        <w:t xml:space="preserve">n </w:t>
      </w:r>
      <w:r w:rsidR="2FA33600">
        <w:t>cal</w:t>
      </w:r>
      <w:r w:rsidR="7A1DC9DC">
        <w:t>culated</w:t>
      </w:r>
      <w:r w:rsidR="7B16453F">
        <w:t xml:space="preserve"> fr</w:t>
      </w:r>
      <w:r w:rsidR="7CDA6844">
        <w:t>om the</w:t>
      </w:r>
      <w:r w:rsidR="21031F2C">
        <w:t xml:space="preserve">se estimates </w:t>
      </w:r>
      <w:r w:rsidR="6BE80539">
        <w:t xml:space="preserve">using </w:t>
      </w:r>
      <w:r w:rsidR="565042A7">
        <w:t>a</w:t>
      </w:r>
      <w:r w:rsidR="7ADC0A18">
        <w:t xml:space="preserve"> formula </w:t>
      </w:r>
      <w:r w:rsidR="3FC19953">
        <w:t>adapted</w:t>
      </w:r>
      <w:r w:rsidR="6D11062F">
        <w:t xml:space="preserve"> to</w:t>
      </w:r>
      <w:r w:rsidR="3FC19953">
        <w:t xml:space="preserve"> include </w:t>
      </w:r>
      <w:r w:rsidR="790F153A">
        <w:t xml:space="preserve">fine </w:t>
      </w:r>
      <w:r w:rsidR="077971DE">
        <w:t>organic</w:t>
      </w:r>
      <w:r w:rsidR="3FC19953">
        <w:t xml:space="preserve"> </w:t>
      </w:r>
      <w:r w:rsidR="077971DE">
        <w:t>matter</w:t>
      </w:r>
      <w:r w:rsidR="3FC19953">
        <w:t xml:space="preserve"> and mud</w:t>
      </w:r>
      <w:r w:rsidR="077971DE">
        <w:t xml:space="preserve"> </w:t>
      </w:r>
      <w:r w:rsidR="485C06EE">
        <w:t>(Jowett &amp; Richardson, 1990</w:t>
      </w:r>
      <w:r w:rsidR="083275EE">
        <w:t>; Jowett et al., 2008</w:t>
      </w:r>
      <w:r w:rsidR="6DECB68F">
        <w:t>; Harding et al., 2009</w:t>
      </w:r>
      <w:r w:rsidR="485C06EE">
        <w:t>)</w:t>
      </w:r>
      <w:r w:rsidR="3793853A">
        <w:t>:</w:t>
      </w:r>
    </w:p>
    <w:p w14:paraId="67CCB846" w14:textId="5DA59A6C" w:rsidR="00053F58" w:rsidRDefault="007F24F5" w:rsidP="00220041">
      <w:pPr>
        <w:spacing w:before="120" w:line="360" w:lineRule="auto"/>
        <w:jc w:val="left"/>
      </w:pPr>
      <m:oMathPara>
        <m:oMath>
          <m:r>
            <w:rPr>
              <w:rFonts w:ascii="Cambria Math" w:hAnsi="Cambria Math"/>
            </w:rPr>
            <m:t>Substrate index = 0.08 (bedrock) + 0.07 (boulders) + 0.06 (cobble) + 0.04 (gravel) + 0.03 (sand) + 0.02 (organic matter) + 0.01 (mud)</m:t>
          </m:r>
        </m:oMath>
      </m:oMathPara>
    </w:p>
    <w:p w14:paraId="6BB5967E" w14:textId="023BE3E7" w:rsidR="001C03D9" w:rsidRDefault="4AAB7DA2" w:rsidP="00220041">
      <w:pPr>
        <w:spacing w:before="120" w:line="360" w:lineRule="auto"/>
        <w:jc w:val="left"/>
      </w:pPr>
      <w:r>
        <w:t>Larger substrate classes were assigned higher weights because coarse substrates such as cobble and boulders create greater interstitial pore spaces</w:t>
      </w:r>
      <w:r w:rsidR="0F0ED2BA">
        <w:t xml:space="preserve"> and stable structures</w:t>
      </w:r>
      <w:r>
        <w:t xml:space="preserve"> that kōura use as refuge from predators, </w:t>
      </w:r>
      <w:r w:rsidR="00996D75" w:rsidRPr="00996D75">
        <w:t xml:space="preserve">as coarse substrate availability has been shown to mediate crayfish vulnerability to predation and directly influence crayfish abundance in lakes </w:t>
      </w:r>
      <w:r w:rsidR="0096431C">
        <w:t>(</w:t>
      </w:r>
      <w:r w:rsidR="0096431C" w:rsidRPr="4CFA968E">
        <w:rPr>
          <w:lang w:val="en-NZ"/>
        </w:rPr>
        <w:t xml:space="preserve">Usio &amp; Townsend, 2000; </w:t>
      </w:r>
      <w:r w:rsidR="0096431C" w:rsidRPr="0096431C">
        <w:t>Nyström et al., 2006</w:t>
      </w:r>
      <w:r w:rsidR="0096431C">
        <w:t>)</w:t>
      </w:r>
      <w:r w:rsidR="00715D7D">
        <w:t>,</w:t>
      </w:r>
      <w:r w:rsidR="0096431C">
        <w:t xml:space="preserve"> </w:t>
      </w:r>
      <w:commentRangeStart w:id="120"/>
      <w:commentRangeStart w:id="121"/>
      <w:r>
        <w:t>whereas fine substrates such as silt and mud alone offer limited physical refugia</w:t>
      </w:r>
      <w:del w:id="122" w:author="Raven, Olivier (Student)" w:date="2026-06-08T14:39:00Z" w16du:dateUtc="2026-06-08T02:39:00Z">
        <w:r w:rsidR="00BC361F" w:rsidRPr="00BC361F" w:rsidDel="00BC361F">
          <w:rPr>
            <w:color w:val="0070C0"/>
          </w:rPr>
          <w:delText xml:space="preserve"> </w:delText>
        </w:r>
        <w:r w:rsidR="00BC361F" w:rsidRPr="00BC361F" w:rsidDel="00BC361F">
          <w:rPr>
            <w:rPrChange w:id="123" w:author="Raven, Olivier (Student)" w:date="2026-06-08T14:38:00Z" w16du:dateUtc="2026-06-08T02:38:00Z">
              <w:rPr>
                <w:color w:val="0070C0"/>
              </w:rPr>
            </w:rPrChange>
          </w:rPr>
          <w:delText>due to high mobility of these sediments</w:delText>
        </w:r>
      </w:del>
      <w:r w:rsidR="00715D7D">
        <w:t>.</w:t>
      </w:r>
      <w:r>
        <w:t xml:space="preserve"> </w:t>
      </w:r>
      <w:commentRangeEnd w:id="120"/>
      <w:r w:rsidR="002124C0">
        <w:rPr>
          <w:rStyle w:val="CommentReference"/>
          <w:sz w:val="22"/>
          <w:szCs w:val="22"/>
        </w:rPr>
        <w:commentReference w:id="120"/>
      </w:r>
      <w:commentRangeEnd w:id="121"/>
      <w:r w:rsidR="009D7912">
        <w:rPr>
          <w:rStyle w:val="CommentReference"/>
          <w:sz w:val="22"/>
          <w:szCs w:val="22"/>
        </w:rPr>
        <w:commentReference w:id="121"/>
      </w:r>
      <w:ins w:id="124" w:author="Raven, Olivier (Student)" w:date="2026-06-09T12:12:00Z" w16du:dateUtc="2026-06-09T00:12:00Z">
        <w:r w:rsidR="00F30FA5">
          <w:t xml:space="preserve">Fine substrates were </w:t>
        </w:r>
      </w:ins>
      <w:ins w:id="125" w:author="Raven, Olivier (Student)" w:date="2026-06-09T12:14:00Z" w16du:dateUtc="2026-06-09T00:14:00Z">
        <w:r w:rsidR="00270871">
          <w:t xml:space="preserve">assigned </w:t>
        </w:r>
      </w:ins>
      <w:ins w:id="126" w:author="Raven, Olivier (Student)" w:date="2026-06-09T12:12:00Z" w16du:dateUtc="2026-06-09T00:12:00Z">
        <w:r w:rsidR="00AC0B2E">
          <w:t>near-z</w:t>
        </w:r>
      </w:ins>
      <w:ins w:id="127" w:author="Raven, Olivier (Student)" w:date="2026-06-09T12:13:00Z" w16du:dateUtc="2026-06-09T00:13:00Z">
        <w:r w:rsidR="00625BA3">
          <w:t>e</w:t>
        </w:r>
      </w:ins>
      <w:ins w:id="128" w:author="Raven, Olivier (Student)" w:date="2026-06-09T12:12:00Z" w16du:dateUtc="2026-06-09T00:12:00Z">
        <w:r w:rsidR="00AC0B2E">
          <w:t xml:space="preserve">ro </w:t>
        </w:r>
      </w:ins>
      <w:ins w:id="129" w:author="Raven, Olivier (Student)" w:date="2026-06-09T12:13:00Z" w16du:dateUtc="2026-06-09T00:13:00Z">
        <w:r w:rsidR="00625BA3">
          <w:t>coefficients</w:t>
        </w:r>
      </w:ins>
      <w:ins w:id="130" w:author="Raven, Olivier (Student)" w:date="2026-06-09T12:16:00Z" w16du:dateUtc="2026-06-09T00:16:00Z">
        <w:r w:rsidR="004C7C52" w:rsidRPr="004C7C52">
          <w:t xml:space="preserve"> </w:t>
        </w:r>
      </w:ins>
      <w:ins w:id="131" w:author="Raven, Olivier (Student)" w:date="2026-06-09T12:16:00Z">
        <w:r w:rsidR="004C7C52" w:rsidRPr="004C7C52">
          <w:t>(0.01–0.03)</w:t>
        </w:r>
      </w:ins>
      <w:ins w:id="132" w:author="Raven, Olivier (Student)" w:date="2026-06-09T12:16:00Z" w16du:dateUtc="2026-06-09T00:16:00Z">
        <w:r w:rsidR="004C7C52">
          <w:t>,</w:t>
        </w:r>
      </w:ins>
      <w:ins w:id="133" w:author="Raven, Olivier (Student)" w:date="2026-06-09T12:12:00Z" w16du:dateUtc="2026-06-09T00:12:00Z">
        <w:r w:rsidR="00AC0B2E">
          <w:t xml:space="preserve"> </w:t>
        </w:r>
      </w:ins>
      <w:ins w:id="134" w:author="Raven, Olivier (Student)" w:date="2026-06-09T12:13:00Z" w16du:dateUtc="2026-06-09T00:13:00Z">
        <w:r w:rsidR="00625BA3">
          <w:t xml:space="preserve">making </w:t>
        </w:r>
      </w:ins>
      <w:ins w:id="135" w:author="Raven, Olivier (Student)" w:date="2026-06-09T12:14:00Z" w16du:dateUtc="2026-06-09T00:14:00Z">
        <w:r w:rsidR="0050355F">
          <w:t>their</w:t>
        </w:r>
      </w:ins>
      <w:ins w:id="136" w:author="Raven, Olivier (Student)" w:date="2026-06-09T12:13:00Z" w16du:dateUtc="2026-06-09T00:13:00Z">
        <w:r w:rsidR="00625BA3">
          <w:t xml:space="preserve"> contribution</w:t>
        </w:r>
        <w:r w:rsidR="00C85D37">
          <w:t xml:space="preserve"> to the index </w:t>
        </w:r>
      </w:ins>
      <w:ins w:id="137" w:author="Raven, Olivier (Student)" w:date="2026-06-09T12:17:00Z" w16du:dateUtc="2026-06-09T00:17:00Z">
        <w:r w:rsidR="003F2A2E">
          <w:t xml:space="preserve">minimal </w:t>
        </w:r>
      </w:ins>
      <w:ins w:id="138" w:author="Raven, Olivier (Student)" w:date="2026-06-09T12:13:00Z" w16du:dateUtc="2026-06-09T00:13:00Z">
        <w:r w:rsidR="00C85D37">
          <w:t>relative to coarse substrates</w:t>
        </w:r>
      </w:ins>
      <w:ins w:id="139" w:author="Raven, Olivier (Student)" w:date="2026-06-09T12:16:00Z" w16du:dateUtc="2026-06-09T00:16:00Z">
        <w:r w:rsidR="0062772B" w:rsidRPr="0062772B">
          <w:t xml:space="preserve"> </w:t>
        </w:r>
      </w:ins>
      <w:ins w:id="140" w:author="Raven, Olivier (Student)" w:date="2026-06-09T12:16:00Z">
        <w:r w:rsidR="0062772B" w:rsidRPr="0062772B">
          <w:t>(0.06–0.08)</w:t>
        </w:r>
      </w:ins>
      <w:ins w:id="141" w:author="Raven, Olivier (Student)" w:date="2026-06-09T12:14:00Z" w16du:dateUtc="2026-06-09T00:14:00Z">
        <w:r w:rsidR="0050355F">
          <w:t xml:space="preserve">, </w:t>
        </w:r>
      </w:ins>
      <w:ins w:id="142" w:author="Raven, Olivier (Student)" w:date="2026-06-09T12:17:00Z">
        <w:r w:rsidR="00455A68" w:rsidRPr="00455A68">
          <w:t xml:space="preserve">consistent with the positive-weighting structure of the original index </w:t>
        </w:r>
      </w:ins>
      <w:ins w:id="143" w:author="Raven, Olivier (Student)" w:date="2026-06-09T12:15:00Z" w16du:dateUtc="2026-06-09T00:15:00Z">
        <w:r w:rsidR="0005156F">
          <w:t xml:space="preserve">(Jowett &amp; Richardson, 1990). </w:t>
        </w:r>
      </w:ins>
      <w:r w:rsidR="72AE729B">
        <w:t>R</w:t>
      </w:r>
      <w:r w:rsidR="1A6D8DB3">
        <w:t xml:space="preserve">iparian vegetation, overhanging tree cover, and wood debris </w:t>
      </w:r>
      <w:r w:rsidR="319CA929">
        <w:t>was visually estimated as percentage cover within each site</w:t>
      </w:r>
      <w:r w:rsidR="38ABE5BA">
        <w:t xml:space="preserve">, along with emergent, submerged, and turf vegetation cover. To assess proximity to deeper waters, </w:t>
      </w:r>
      <w:r w:rsidR="7DF69AF8">
        <w:t>slope was calculated as horizontal distance from the shoreline to the 5 m depth contour derived from bathymetric maps.</w:t>
      </w:r>
      <w:r w:rsidR="641292CD">
        <w:t xml:space="preserve"> </w:t>
      </w:r>
      <w:r w:rsidR="73C503B1">
        <w:t>Chemical parameters included water temperature</w:t>
      </w:r>
      <w:r w:rsidR="1877BE84">
        <w:t xml:space="preserve"> (°C)</w:t>
      </w:r>
      <w:r w:rsidR="73C503B1">
        <w:t>, dissolved oxygen (</w:t>
      </w:r>
      <w:r w:rsidR="1877BE84">
        <w:t xml:space="preserve">mg </w:t>
      </w:r>
      <w:r w:rsidR="165EBF2B">
        <w:t>L</w:t>
      </w:r>
      <w:r w:rsidR="1877BE84">
        <w:t>⁻¹</w:t>
      </w:r>
      <w:r w:rsidR="73C503B1">
        <w:t>), and conductivity</w:t>
      </w:r>
      <w:r w:rsidR="6EC7440B">
        <w:t xml:space="preserve"> (</w:t>
      </w:r>
      <w:r w:rsidR="6EC7440B" w:rsidRPr="4CFA968E">
        <w:rPr>
          <w:lang w:val="en-NZ"/>
        </w:rPr>
        <w:t>µS cm⁻¹</w:t>
      </w:r>
      <w:r w:rsidR="6EC7440B">
        <w:t>)</w:t>
      </w:r>
      <w:r w:rsidR="73C503B1">
        <w:t>, measured with a YSI ProSolo meter</w:t>
      </w:r>
      <w:r w:rsidR="44E9B6C7">
        <w:t xml:space="preserve"> </w:t>
      </w:r>
      <w:r w:rsidR="021093DD">
        <w:t>(Pro2030 Dissolved Oxygen and Conductivity Meter, YSI Inc., Yellow Springs, OH, USA)</w:t>
      </w:r>
      <w:r w:rsidR="44E9B6C7">
        <w:t xml:space="preserve"> and</w:t>
      </w:r>
      <w:r w:rsidR="73C503B1">
        <w:t xml:space="preserve"> pH was determined using a handheld pH meter</w:t>
      </w:r>
      <w:r w:rsidR="773E4FB4">
        <w:t xml:space="preserve"> (EC-PCTestr35, Eutech Instruments Pte Ltd, Paisley, UK)</w:t>
      </w:r>
      <w:r w:rsidR="73C503B1">
        <w:t>.</w:t>
      </w:r>
    </w:p>
    <w:p w14:paraId="2FCD3112" w14:textId="3E37B07D" w:rsidR="007C0705" w:rsidRDefault="003540FA" w:rsidP="00220041">
      <w:pPr>
        <w:spacing w:before="120" w:after="160" w:line="360" w:lineRule="auto"/>
        <w:jc w:val="left"/>
      </w:pPr>
      <w:r>
        <w:t xml:space="preserve">Catch data for kōura and fish were collected using two single-winged, double-throated fyke nets (600 mm high D-shaped entrance hoop) and two collapsible </w:t>
      </w:r>
      <w:r w:rsidR="00EC4087">
        <w:t xml:space="preserve">bait </w:t>
      </w:r>
      <w:r>
        <w:t>traps baited with trout flesh (4</w:t>
      </w:r>
      <w:r w:rsidR="00B04461">
        <w:t>8</w:t>
      </w:r>
      <w:r>
        <w:t xml:space="preserve">0 × 250 </w:t>
      </w:r>
      <w:r>
        <w:lastRenderedPageBreak/>
        <w:t xml:space="preserve">mm; two 50 mm entrance openings). Fyke nets were placed perpendicular to the shoreline at 10 m intervals, with box traps positioned between them. All equipment was deployed simultaneously at each site for a 24-h period. The use of two fyke nets and two baited </w:t>
      </w:r>
      <w:r w:rsidR="00F456D2">
        <w:t xml:space="preserve">bait </w:t>
      </w:r>
      <w:r>
        <w:t xml:space="preserve">traps per site was intended to maximise detection probability across habitat types. </w:t>
      </w:r>
      <w:r w:rsidR="00527532">
        <w:t xml:space="preserve">Captured kōura were measured for orbital carapace length (OCL) using a digital calliper (0.01 mm precision; 150 mm) and for wet mass using a </w:t>
      </w:r>
      <w:r w:rsidR="7A8AB3D8">
        <w:t xml:space="preserve">digital </w:t>
      </w:r>
      <w:r w:rsidR="00527532">
        <w:t>scale (±1 g; 5 kg capacity</w:t>
      </w:r>
      <w:r w:rsidR="51A4ABD9">
        <w:t xml:space="preserve">, Anko </w:t>
      </w:r>
      <w:r w:rsidR="3EC36E98">
        <w:t>Brand</w:t>
      </w:r>
      <w:r w:rsidR="51A4ABD9">
        <w:t>, Kmart Group, Mulgrave, VIC, Australia</w:t>
      </w:r>
      <w:r w:rsidR="00527532">
        <w:t xml:space="preserve">). </w:t>
      </w:r>
      <w:commentRangeStart w:id="144"/>
      <w:commentRangeStart w:id="145"/>
      <w:r w:rsidR="00527532">
        <w:t>Catfish and other fish species, including eels (</w:t>
      </w:r>
      <w:r w:rsidR="00527532" w:rsidRPr="0D0523EF">
        <w:rPr>
          <w:i/>
          <w:iCs/>
        </w:rPr>
        <w:t>Anguilla</w:t>
      </w:r>
      <w:r w:rsidR="00527532">
        <w:t xml:space="preserve"> spp.), goldfish (</w:t>
      </w:r>
      <w:r w:rsidR="00527532" w:rsidRPr="0D0523EF">
        <w:rPr>
          <w:i/>
          <w:iCs/>
        </w:rPr>
        <w:t>Carassius auratus</w:t>
      </w:r>
      <w:ins w:id="146" w:author="Raven, Olivier (Student)" w:date="2026-06-08T14:40:00Z" w16du:dateUtc="2026-06-08T02:40:00Z">
        <w:r w:rsidR="000921A7">
          <w:rPr>
            <w:i/>
            <w:iCs/>
          </w:rPr>
          <w:t xml:space="preserve"> </w:t>
        </w:r>
      </w:ins>
      <w:ins w:id="147" w:author="Raven, Olivier (Student)" w:date="2026-06-08T14:40:00Z">
        <w:r w:rsidR="000921A7" w:rsidRPr="000921A7">
          <w:rPr>
            <w:rPrChange w:id="148" w:author="Raven, Olivier (Student)" w:date="2026-06-08T14:40:00Z" w16du:dateUtc="2026-06-08T02:40:00Z">
              <w:rPr>
                <w:i/>
                <w:iCs/>
              </w:rPr>
            </w:rPrChange>
          </w:rPr>
          <w:t>Linnaeus, 1758</w:t>
        </w:r>
      </w:ins>
      <w:r w:rsidR="00527532">
        <w:t>), common smelt (</w:t>
      </w:r>
      <w:r w:rsidR="00527532" w:rsidRPr="0D0523EF">
        <w:rPr>
          <w:i/>
          <w:iCs/>
        </w:rPr>
        <w:t>Retropinna retropinna</w:t>
      </w:r>
      <w:ins w:id="149" w:author="Raven, Olivier (Student)" w:date="2026-06-08T14:40:00Z" w16du:dateUtc="2026-06-08T02:40:00Z">
        <w:r w:rsidR="008C44B2">
          <w:rPr>
            <w:i/>
            <w:iCs/>
          </w:rPr>
          <w:t xml:space="preserve"> </w:t>
        </w:r>
        <w:r w:rsidR="008C44B2" w:rsidRPr="008C44B2">
          <w:rPr>
            <w:rPrChange w:id="150" w:author="Raven, Olivier (Student)" w:date="2026-06-08T14:40:00Z" w16du:dateUtc="2026-06-08T02:40:00Z">
              <w:rPr>
                <w:i/>
                <w:iCs/>
              </w:rPr>
            </w:rPrChange>
          </w:rPr>
          <w:t>Richardson, 1848</w:t>
        </w:r>
      </w:ins>
      <w:r w:rsidR="00527532">
        <w:t>), kōaro (</w:t>
      </w:r>
      <w:del w:id="151" w:author="Raven, Olivier (Student)" w:date="2026-04-17T11:44:00Z" w16du:dateUtc="2026-04-16T23:44:00Z">
        <w:r w:rsidR="00527532" w:rsidDel="00BC0E76">
          <w:delText xml:space="preserve"> </w:delText>
        </w:r>
      </w:del>
      <w:r w:rsidR="00527532" w:rsidRPr="0D0523EF">
        <w:rPr>
          <w:i/>
          <w:iCs/>
        </w:rPr>
        <w:t>Galaxias brevipinnis</w:t>
      </w:r>
      <w:ins w:id="152" w:author="Raven, Olivier (Student)" w:date="2026-06-08T14:43:00Z" w16du:dateUtc="2026-06-08T02:43:00Z">
        <w:r w:rsidR="00056991">
          <w:rPr>
            <w:i/>
            <w:iCs/>
          </w:rPr>
          <w:t xml:space="preserve"> </w:t>
        </w:r>
      </w:ins>
      <w:ins w:id="153" w:author="Raven, Olivier (Student)" w:date="2026-06-08T14:43:00Z">
        <w:r w:rsidR="00056991" w:rsidRPr="00056991">
          <w:rPr>
            <w:rPrChange w:id="154" w:author="Raven, Olivier (Student)" w:date="2026-06-08T14:43:00Z" w16du:dateUtc="2026-06-08T02:43:00Z">
              <w:rPr>
                <w:i/>
                <w:iCs/>
              </w:rPr>
            </w:rPrChange>
          </w:rPr>
          <w:t>Günther, 1866</w:t>
        </w:r>
      </w:ins>
      <w:r w:rsidR="00527532">
        <w:t>), rainbow trout</w:t>
      </w:r>
      <w:del w:id="155" w:author="Raven, Olivier (Student)" w:date="2026-06-08T14:45:00Z" w16du:dateUtc="2026-06-08T02:45:00Z">
        <w:r w:rsidR="00527532" w:rsidDel="0016277F">
          <w:delText xml:space="preserve"> (</w:delText>
        </w:r>
        <w:r w:rsidR="00527532" w:rsidRPr="0D0523EF" w:rsidDel="0016277F">
          <w:rPr>
            <w:i/>
            <w:iCs/>
          </w:rPr>
          <w:delText>Oncorhynchus mykiss</w:delText>
        </w:r>
        <w:r w:rsidR="00527532" w:rsidDel="0016277F">
          <w:delText>)</w:delText>
        </w:r>
      </w:del>
      <w:r w:rsidR="00527532">
        <w:t>, common bully (</w:t>
      </w:r>
      <w:r w:rsidR="00527532" w:rsidRPr="0D0523EF">
        <w:rPr>
          <w:i/>
          <w:iCs/>
        </w:rPr>
        <w:t>Gobiomorphus cotidianus</w:t>
      </w:r>
      <w:ins w:id="156" w:author="Raven, Olivier (Student)" w:date="2026-06-08T14:43:00Z" w16du:dateUtc="2026-06-08T02:43:00Z">
        <w:r w:rsidR="00CC261B">
          <w:rPr>
            <w:i/>
            <w:iCs/>
          </w:rPr>
          <w:t xml:space="preserve"> </w:t>
        </w:r>
      </w:ins>
      <w:ins w:id="157" w:author="Raven, Olivier (Student)" w:date="2026-06-08T14:43:00Z">
        <w:r w:rsidR="00CC261B" w:rsidRPr="00CC261B">
          <w:rPr>
            <w:rPrChange w:id="158" w:author="Raven, Olivier (Student)" w:date="2026-06-08T14:44:00Z" w16du:dateUtc="2026-06-08T02:44:00Z">
              <w:rPr>
                <w:i/>
                <w:iCs/>
              </w:rPr>
            </w:rPrChange>
          </w:rPr>
          <w:t>McDowall &amp; Fulton, 1978</w:t>
        </w:r>
      </w:ins>
      <w:r w:rsidR="00527532">
        <w:t>), and mosquitofish (</w:t>
      </w:r>
      <w:r w:rsidR="00527532" w:rsidRPr="0D0523EF">
        <w:rPr>
          <w:i/>
          <w:iCs/>
        </w:rPr>
        <w:t>Gambusia affinis</w:t>
      </w:r>
      <w:ins w:id="159" w:author="Raven, Olivier (Student)" w:date="2026-06-08T14:44:00Z" w16du:dateUtc="2026-06-08T02:44:00Z">
        <w:r w:rsidR="00CC261B" w:rsidRPr="00CC261B">
          <w:t xml:space="preserve"> </w:t>
        </w:r>
      </w:ins>
      <w:ins w:id="160" w:author="Raven, Olivier (Student)" w:date="2026-06-08T14:44:00Z">
        <w:r w:rsidR="00CC261B" w:rsidRPr="00CC261B">
          <w:rPr>
            <w:rPrChange w:id="161" w:author="Raven, Olivier (Student)" w:date="2026-06-08T14:44:00Z" w16du:dateUtc="2026-06-08T02:44:00Z">
              <w:rPr>
                <w:i/>
                <w:iCs/>
              </w:rPr>
            </w:rPrChange>
          </w:rPr>
          <w:t>Baird &amp; Girard, 1853</w:t>
        </w:r>
      </w:ins>
      <w:r w:rsidR="00527532">
        <w:t xml:space="preserve">), </w:t>
      </w:r>
      <w:commentRangeEnd w:id="144"/>
      <w:r w:rsidR="00461D53">
        <w:rPr>
          <w:rStyle w:val="CommentReference"/>
          <w:sz w:val="22"/>
          <w:szCs w:val="22"/>
        </w:rPr>
        <w:commentReference w:id="144"/>
      </w:r>
      <w:commentRangeEnd w:id="145"/>
      <w:r w:rsidR="00FF5E0F">
        <w:rPr>
          <w:rStyle w:val="CommentReference"/>
          <w:sz w:val="22"/>
          <w:szCs w:val="22"/>
        </w:rPr>
        <w:commentReference w:id="145"/>
      </w:r>
      <w:r w:rsidR="00527532">
        <w:t>were recorded for abundance and</w:t>
      </w:r>
      <w:r w:rsidR="6FBA2CB1">
        <w:t xml:space="preserve"> </w:t>
      </w:r>
      <w:r w:rsidR="00527532">
        <w:t>measured for total length</w:t>
      </w:r>
      <w:r w:rsidR="3B3000C5">
        <w:t>,</w:t>
      </w:r>
      <w:r w:rsidR="00527532">
        <w:t xml:space="preserve"> and </w:t>
      </w:r>
      <w:r w:rsidR="5F11910A">
        <w:t>weighe</w:t>
      </w:r>
      <w:r w:rsidR="1F8F3063">
        <w:t xml:space="preserve">d </w:t>
      </w:r>
      <w:r w:rsidR="00527532">
        <w:t xml:space="preserve">for wet mass. </w:t>
      </w:r>
      <w:r w:rsidR="42001023">
        <w:t>Catch per unit effort (CPUE) and biomass per unit effort (B</w:t>
      </w:r>
      <w:r w:rsidR="418FA58C">
        <w:t>P</w:t>
      </w:r>
      <w:r w:rsidR="42001023">
        <w:t>UE) were calculated for all kōura and fish based on the number of nets</w:t>
      </w:r>
      <w:r w:rsidR="00A41BA6">
        <w:t xml:space="preserve"> and traps</w:t>
      </w:r>
      <w:r w:rsidR="42001023">
        <w:t xml:space="preserve"> used at each site</w:t>
      </w:r>
      <w:r w:rsidR="00890836">
        <w:t xml:space="preserve"> </w:t>
      </w:r>
      <w:r w:rsidR="00B71FAB">
        <w:t>(</w:t>
      </w:r>
      <w:r w:rsidR="00787AAA">
        <w:t>Kusab</w:t>
      </w:r>
      <w:r w:rsidR="00FC6D44">
        <w:t>s et al., 2015b</w:t>
      </w:r>
      <w:r w:rsidR="00B71FAB">
        <w:t>)</w:t>
      </w:r>
      <w:r w:rsidR="42001023">
        <w:t>.</w:t>
      </w:r>
      <w:r w:rsidR="001C03D9">
        <w:t xml:space="preserve"> </w:t>
      </w:r>
      <w:r w:rsidR="09948035">
        <w:t>Missing</w:t>
      </w:r>
      <w:r w:rsidR="001C03D9">
        <w:t xml:space="preserve"> kōura</w:t>
      </w:r>
      <w:r w:rsidR="09948035">
        <w:t xml:space="preserve"> weights</w:t>
      </w:r>
      <w:r w:rsidR="006E4683">
        <w:t xml:space="preserve"> due to failure of scale</w:t>
      </w:r>
      <w:r w:rsidR="09948035">
        <w:t xml:space="preserve"> (n = 81) were estimated using a log₁₀–log₁₀ length–weight regression fitted to individuals with both measurements (n = 240), following standard approaches for weight</w:t>
      </w:r>
      <w:r w:rsidR="00155451">
        <w:t xml:space="preserve"> </w:t>
      </w:r>
      <w:r w:rsidR="09948035">
        <w:t>length relationships in aquatic organisms (</w:t>
      </w:r>
      <w:r w:rsidR="008C680B">
        <w:t>Fig</w:t>
      </w:r>
      <w:r w:rsidR="004C530F">
        <w:t>.</w:t>
      </w:r>
      <w:r w:rsidR="008C680B">
        <w:t xml:space="preserve"> S1; </w:t>
      </w:r>
      <w:r w:rsidR="09948035">
        <w:t>Froese</w:t>
      </w:r>
      <w:r w:rsidR="17DA4B01">
        <w:t>,</w:t>
      </w:r>
      <w:r w:rsidR="09948035">
        <w:t xml:space="preserve"> 2006). Predicted values were back</w:t>
      </w:r>
      <w:r w:rsidR="006A1957">
        <w:t>-</w:t>
      </w:r>
      <w:r w:rsidR="09948035">
        <w:t>transformed with a lognormal bias</w:t>
      </w:r>
      <w:r w:rsidR="00B2625B">
        <w:t xml:space="preserve"> </w:t>
      </w:r>
      <w:r w:rsidR="09948035">
        <w:t>correction factor (10^(0.5·σ²)</w:t>
      </w:r>
      <w:r w:rsidR="7D40B283">
        <w:t>; Quinn &amp; Keough</w:t>
      </w:r>
      <w:r w:rsidR="7C0CE8B4">
        <w:t>, 2002</w:t>
      </w:r>
      <w:r w:rsidR="09948035">
        <w:t>)</w:t>
      </w:r>
      <w:r w:rsidR="7915D00E">
        <w:t>.</w:t>
      </w:r>
    </w:p>
    <w:p w14:paraId="4A023A57" w14:textId="01DE66F8" w:rsidR="00FA5886" w:rsidRDefault="00FA5886" w:rsidP="00220041">
      <w:pPr>
        <w:spacing w:before="120" w:after="160" w:line="360" w:lineRule="auto"/>
        <w:jc w:val="left"/>
      </w:pPr>
      <m:oMathPara>
        <m:oMath>
          <m:r>
            <w:rPr>
              <w:rFonts w:ascii="Cambria Math" w:hAnsi="Cambria Math"/>
            </w:rPr>
            <m:t>log₁₀(Weight [g]) = -2.938 + 2.864 × log₁₀(OCL length [mm])</m:t>
          </m:r>
        </m:oMath>
      </m:oMathPara>
    </w:p>
    <w:p w14:paraId="6B477824" w14:textId="423C36DD" w:rsidR="00F53242" w:rsidRPr="00E52F4C" w:rsidRDefault="18FF0F33" w:rsidP="00220041">
      <w:pPr>
        <w:spacing w:before="120" w:line="360" w:lineRule="auto"/>
        <w:jc w:val="left"/>
        <w:rPr>
          <w:b/>
          <w:bCs/>
        </w:rPr>
      </w:pPr>
      <w:r w:rsidRPr="0C2CC136">
        <w:rPr>
          <w:b/>
          <w:bCs/>
        </w:rPr>
        <w:t>Data analyses</w:t>
      </w:r>
    </w:p>
    <w:p w14:paraId="7DB7D9F1" w14:textId="0BD0D735" w:rsidR="001471E4" w:rsidRDefault="00DC3F49" w:rsidP="00220041">
      <w:pPr>
        <w:spacing w:before="120" w:line="360" w:lineRule="auto"/>
        <w:jc w:val="left"/>
      </w:pPr>
      <w:r w:rsidRPr="00DC3F49">
        <w:t>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14:paraId="3F9C3392" w14:textId="14E7087B" w:rsidR="001471E4" w:rsidRDefault="00E01EB4" w:rsidP="00220041">
      <w:pPr>
        <w:spacing w:before="120" w:line="360" w:lineRule="auto"/>
        <w:jc w:val="left"/>
      </w:pPr>
      <w:r w:rsidRPr="00E01EB4">
        <w:t>Kōura presence or absence, CPUE, and BPUE were analysed using mixed-effects models to account for non-independence among sampling sites</w:t>
      </w:r>
      <w:r w:rsidR="007740AB">
        <w:t xml:space="preserve"> </w:t>
      </w:r>
      <w:r w:rsidR="007740AB" w:rsidRPr="007740AB">
        <w:t>(Bolker et al., 2009)</w:t>
      </w:r>
      <w:r w:rsidRPr="00E01EB4">
        <w:t>. To test for differences among lakes, kōura presence was modelled using a binomial generalised linear mixed model (</w:t>
      </w:r>
      <w:r w:rsidR="00BF2D1B">
        <w:t>GLMM;</w:t>
      </w:r>
      <w:r w:rsidR="00DF4EF8">
        <w:t xml:space="preserve"> </w:t>
      </w:r>
      <w:r w:rsidRPr="00E01EB4">
        <w:t>logit link)</w:t>
      </w:r>
      <w:r w:rsidR="00BD052E">
        <w:t>.</w:t>
      </w:r>
      <w:r w:rsidRPr="00E01EB4">
        <w:t xml:space="preserve"> CPUE and BPUE were modelled using Tweedie </w:t>
      </w:r>
      <w:r w:rsidR="00DF4EF8">
        <w:t>GLMM</w:t>
      </w:r>
      <w:r w:rsidRPr="00E01EB4">
        <w:t xml:space="preserve"> (log link)</w:t>
      </w:r>
      <w:r w:rsidR="001F590E">
        <w:t>, which is appro</w:t>
      </w:r>
      <w:r w:rsidR="00A24124">
        <w:t xml:space="preserve">priate for </w:t>
      </w:r>
      <w:r w:rsidR="001361E9">
        <w:t>continuous</w:t>
      </w:r>
      <w:r w:rsidR="00A24124">
        <w:t xml:space="preserve"> </w:t>
      </w:r>
      <w:r w:rsidR="00F15B82">
        <w:t xml:space="preserve">non-negative data with high frequency of zeros, as </w:t>
      </w:r>
      <w:r w:rsidR="001361E9">
        <w:t xml:space="preserve">common in ecological count and biomass data </w:t>
      </w:r>
      <w:r w:rsidR="006872AA" w:rsidRPr="006872AA">
        <w:t>(Shono, 2008)</w:t>
      </w:r>
      <w:r w:rsidRPr="00E01EB4">
        <w:t xml:space="preserve">. These models were fitted using </w:t>
      </w:r>
      <w:r w:rsidR="0053748C">
        <w:t xml:space="preserve">the </w:t>
      </w:r>
      <w:r w:rsidRPr="00DF4EF8">
        <w:t>glmmTMB</w:t>
      </w:r>
      <w:r w:rsidR="0053748C">
        <w:t xml:space="preserve"> package</w:t>
      </w:r>
      <w:r w:rsidR="00085739">
        <w:t xml:space="preserve"> (</w:t>
      </w:r>
      <w:r w:rsidR="008E1516" w:rsidRPr="008E1516">
        <w:t>Brooks et al., 2017</w:t>
      </w:r>
      <w:r w:rsidR="00085739">
        <w:t>)</w:t>
      </w:r>
      <w:r w:rsidRPr="00E01EB4">
        <w:t>, with habitat type included as a random intercept.</w:t>
      </w:r>
    </w:p>
    <w:p w14:paraId="27DC3220" w14:textId="2641A06D" w:rsidR="0074448A" w:rsidRDefault="003956B0" w:rsidP="00220041">
      <w:pPr>
        <w:spacing w:before="120" w:line="360" w:lineRule="auto"/>
        <w:jc w:val="left"/>
      </w:pPr>
      <w:r w:rsidRPr="003956B0">
        <w:t>To identify environmental and biotic predictors associated with kōura distribution and abundance,</w:t>
      </w:r>
      <w:r w:rsidR="00AD4894" w:rsidRPr="00AD4894">
        <w:t xml:space="preserve"> GAM</w:t>
      </w:r>
      <w:r w:rsidR="00FA39A3">
        <w:t>M</w:t>
      </w:r>
      <w:r w:rsidR="00AD4894" w:rsidRPr="00AD4894">
        <w:t>s</w:t>
      </w:r>
      <w:r w:rsidR="00B67023">
        <w:t xml:space="preserve"> were</w:t>
      </w:r>
      <w:r w:rsidR="00AD4894">
        <w:t xml:space="preserve"> </w:t>
      </w:r>
      <w:r w:rsidR="00530939">
        <w:t xml:space="preserve">implemented with the </w:t>
      </w:r>
      <w:commentRangeStart w:id="162"/>
      <w:del w:id="163" w:author="Raven, Olivier (Student)" w:date="2026-06-08T13:37:00Z" w16du:dateUtc="2026-06-08T01:37:00Z">
        <w:r w:rsidR="57391DF1" w:rsidDel="00551020">
          <w:delText>“</w:delText>
        </w:r>
      </w:del>
      <w:r w:rsidR="00530939">
        <w:t>mgcv</w:t>
      </w:r>
      <w:del w:id="164" w:author="Raven, Olivier (Student)" w:date="2026-06-08T13:37:00Z" w16du:dateUtc="2026-06-08T01:37:00Z">
        <w:r w:rsidR="57391DF1" w:rsidDel="00551020">
          <w:delText>”</w:delText>
        </w:r>
      </w:del>
      <w:r w:rsidR="00530939">
        <w:t xml:space="preserve"> package in R </w:t>
      </w:r>
      <w:commentRangeEnd w:id="162"/>
      <w:r w:rsidR="00551020">
        <w:rPr>
          <w:rStyle w:val="CommentReference"/>
          <w:sz w:val="22"/>
          <w:szCs w:val="22"/>
        </w:rPr>
        <w:commentReference w:id="162"/>
      </w:r>
      <w:r w:rsidR="00530939">
        <w:t>(Wood, 2004</w:t>
      </w:r>
      <w:r w:rsidR="0094124B">
        <w:t>,</w:t>
      </w:r>
      <w:r w:rsidR="00530939">
        <w:t xml:space="preserve"> </w:t>
      </w:r>
      <w:r w:rsidR="61A65D8E">
        <w:t>2017</w:t>
      </w:r>
      <w:r w:rsidR="5CF10A37">
        <w:t>).</w:t>
      </w:r>
      <w:r w:rsidR="00CB6B69">
        <w:t xml:space="preserve"> </w:t>
      </w:r>
      <w:r w:rsidR="005C5952" w:rsidRPr="005C5952">
        <w:t xml:space="preserve">To reduce </w:t>
      </w:r>
      <w:r w:rsidR="005C5952" w:rsidRPr="005C5952">
        <w:lastRenderedPageBreak/>
        <w:t>multicollinearity, predictors were screened using Variance Inflation Factors (VIFs) calculated from linear models fitted to the fixed-effect design matrix. A conservative threshold of VIF &gt; 5 was applied (Quinn &amp; Keough, 2002; Kutner</w:t>
      </w:r>
      <w:r w:rsidR="0094740F">
        <w:t xml:space="preserve"> et al.</w:t>
      </w:r>
      <w:r w:rsidR="005C5952" w:rsidRPr="005C5952">
        <w:t xml:space="preserve">, 2005). Across all model sets, dissolved oxygen expressed as percentage saturation (DO %) exceeded this threshold and was excluded from further analyses, while dissolved oxygen concentration (DO mg </w:t>
      </w:r>
      <w:r w:rsidR="566042A9">
        <w:t>L</w:t>
      </w:r>
      <w:r w:rsidR="005C5952" w:rsidRPr="005C5952">
        <w:t>⁻¹) was retained.</w:t>
      </w:r>
    </w:p>
    <w:p w14:paraId="55593259" w14:textId="0CA4E9B2" w:rsidR="00A004D9" w:rsidRDefault="00487BBE" w:rsidP="00220041">
      <w:pPr>
        <w:spacing w:before="120" w:line="360" w:lineRule="auto"/>
        <w:jc w:val="left"/>
      </w:pPr>
      <w:r>
        <w:t>For occupancy analyses, kōura presence–absence was modelled using a binomial GAMM with a logit link function</w:t>
      </w:r>
      <w:r w:rsidR="00DD1155">
        <w:t xml:space="preserve"> (</w:t>
      </w:r>
      <w:r w:rsidR="003D165B" w:rsidRPr="003D165B">
        <w:t>Zuur et al., 2009; Wood, 2017</w:t>
      </w:r>
      <w:r w:rsidR="00DD1155">
        <w:t>)</w:t>
      </w:r>
      <w:r>
        <w:t xml:space="preserve">. For CPUE and BPUE, a hurdle modelling </w:t>
      </w:r>
      <w:r w:rsidR="00580B1C">
        <w:t>approach</w:t>
      </w:r>
      <w:r>
        <w:t xml:space="preserve">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w:t>
      </w:r>
      <w:r w:rsidR="0ADF716E">
        <w:t xml:space="preserve"> Hurdle models are commonly used with freshwater c</w:t>
      </w:r>
      <w:r w:rsidR="20FD31EB">
        <w:t>ra</w:t>
      </w:r>
      <w:r w:rsidR="0ADF716E">
        <w:t xml:space="preserve">yfish </w:t>
      </w:r>
      <w:r w:rsidR="2BE6A5A5">
        <w:t xml:space="preserve">catch </w:t>
      </w:r>
      <w:r w:rsidR="0ADF716E">
        <w:t>data</w:t>
      </w:r>
      <w:r w:rsidR="4DFDA892">
        <w:t>, which</w:t>
      </w:r>
      <w:r w:rsidR="590CB263">
        <w:t xml:space="preserve"> often posses</w:t>
      </w:r>
      <w:r w:rsidR="7CD22F27">
        <w:t>s</w:t>
      </w:r>
      <w:r w:rsidR="590CB263">
        <w:t xml:space="preserve"> these</w:t>
      </w:r>
      <w:r w:rsidR="4DFDA892">
        <w:t xml:space="preserve"> features</w:t>
      </w:r>
      <w:r w:rsidR="0ADF716E">
        <w:t xml:space="preserve"> (</w:t>
      </w:r>
      <w:r w:rsidR="3BD10006">
        <w:t>Rosewarne et al.</w:t>
      </w:r>
      <w:r w:rsidR="00945F63">
        <w:t>,</w:t>
      </w:r>
      <w:r w:rsidR="3BD10006">
        <w:t xml:space="preserve"> 2013</w:t>
      </w:r>
      <w:r w:rsidR="0ADF716E">
        <w:t>).</w:t>
      </w:r>
      <w:r>
        <w:t xml:space="preserve"> </w:t>
      </w:r>
      <w:r w:rsidR="003348F1">
        <w:t xml:space="preserve">Environmental and biotic </w:t>
      </w:r>
      <w:r w:rsidR="0004351C">
        <w:t>predictor</w:t>
      </w:r>
      <w:r w:rsidR="004942D3">
        <w:t>s</w:t>
      </w:r>
      <w:r w:rsidR="0004351C">
        <w:t xml:space="preserve"> </w:t>
      </w:r>
      <w:r w:rsidR="003348F1">
        <w:t xml:space="preserve">considered included substrate index, slope to 5 m depth, riparian vegetation, overhanging trees, wood cover, aquatic vegetation classes (emergent native, submerged native, submerged non-native, and emergent non-native vegetation), water temperature (°C), dissolved oxygen (mg </w:t>
      </w:r>
      <w:r w:rsidR="320CC120">
        <w:t>L</w:t>
      </w:r>
      <w:r w:rsidR="003348F1">
        <w:t xml:space="preserve">⁻¹), pH, specific conductivity (µS cm⁻¹), and the presence of catfish, eels, goldfish, and common smelt. Continuous predictors were centred and standardised prior to modelling to improve convergence and facilitate comparison of effect </w:t>
      </w:r>
      <w:r w:rsidR="0041006F">
        <w:t>sizes and</w:t>
      </w:r>
      <w:r w:rsidR="00170CC5">
        <w:t xml:space="preserve"> </w:t>
      </w:r>
      <w:r w:rsidR="00A110BE" w:rsidRPr="00A110BE">
        <w:t xml:space="preserve">were modelled as smooth terms using thin plate regression splines (bs = 'ts'), which apply additional shrinkage to penalise overly complex relationships and can shrink smooth terms fully to zero during selection (Wood, 2017). Basis dimensions (k) were set based on the number of unique values per predictor and adjusted where necessary to balance flexibility and parsimony. </w:t>
      </w:r>
      <w:r w:rsidR="002C203A" w:rsidRPr="002C203A">
        <w:t xml:space="preserve">Binary </w:t>
      </w:r>
      <w:r w:rsidR="00A110BE" w:rsidRPr="00A110BE">
        <w:t>predictors (fish presence variables) were included as parametric terms.</w:t>
      </w:r>
    </w:p>
    <w:p w14:paraId="453A7207" w14:textId="52D54C54" w:rsidR="006521F7" w:rsidRDefault="00BB3EE8" w:rsidP="00220041">
      <w:pPr>
        <w:spacing w:before="120" w:line="360" w:lineRule="auto"/>
        <w:jc w:val="left"/>
      </w:pPr>
      <w:r>
        <w:t>Model selection</w:t>
      </w:r>
      <w:r>
        <w:tab/>
        <w:t xml:space="preserve"> was p</w:t>
      </w:r>
      <w:r w:rsidR="00873C22">
        <w:t>e</w:t>
      </w:r>
      <w:r>
        <w:t xml:space="preserve">rformed using </w:t>
      </w:r>
      <w:r w:rsidR="00106F99">
        <w:t>maximum likelihood estimation with stepwise backward el</w:t>
      </w:r>
      <w:r w:rsidR="0093282B">
        <w:t xml:space="preserve">imination, </w:t>
      </w:r>
      <w:r w:rsidR="0093282B" w:rsidRPr="00610885">
        <w:t xml:space="preserve">sequentially removed </w:t>
      </w:r>
      <w:r w:rsidR="0093282B">
        <w:t>and the model refitted until all remaining terms met the retention threshold (α ≤ 0.05). Reduced models were compared with their respective full models using likelihood ratio tests and Akaike Information Criterion (AIC) scores.</w:t>
      </w:r>
      <w:r w:rsidR="00A1036F">
        <w:t xml:space="preserve"> </w:t>
      </w:r>
      <w:r w:rsidR="006B627C" w:rsidRPr="006B627C">
        <w:t>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w:t>
      </w:r>
      <w:r w:rsidR="006B627C">
        <w:t xml:space="preserve"> </w:t>
      </w:r>
      <w:r w:rsidR="006521F7" w:rsidRPr="006521F7">
        <w:t>Lake identity (LID) was included as a random effect in all GAMMs to account for spatial clustering and non-independence among observations and was not subject to the variable selection procedure</w:t>
      </w:r>
      <w:r w:rsidR="002E74A2">
        <w:t xml:space="preserve"> (Zuur et al</w:t>
      </w:r>
      <w:r w:rsidR="00F15174">
        <w:t>., 2009</w:t>
      </w:r>
      <w:r w:rsidR="002E74A2">
        <w:t>)</w:t>
      </w:r>
      <w:r w:rsidR="006521F7" w:rsidRPr="006521F7">
        <w:t>.</w:t>
      </w:r>
    </w:p>
    <w:p w14:paraId="708C30ED" w14:textId="2F1DA5F1" w:rsidR="00DA2A05" w:rsidRDefault="007502D3" w:rsidP="00220041">
      <w:pPr>
        <w:spacing w:before="120" w:line="360" w:lineRule="auto"/>
        <w:jc w:val="left"/>
      </w:pPr>
      <w:r w:rsidRPr="007502D3">
        <w:lastRenderedPageBreak/>
        <w:t xml:space="preserve">Model diagnostics </w:t>
      </w:r>
      <w:r w:rsidR="00606BCA">
        <w:t>were p</w:t>
      </w:r>
      <w:r w:rsidR="001722A7">
        <w:t>e</w:t>
      </w:r>
      <w:r w:rsidR="00606BCA">
        <w:t xml:space="preserve">rformed to evaluate </w:t>
      </w:r>
      <w:r w:rsidR="0032131D">
        <w:t>model fit and assumptions.</w:t>
      </w:r>
      <w:r w:rsidR="006419FA">
        <w:t xml:space="preserve"> </w:t>
      </w:r>
      <w:commentRangeStart w:id="165"/>
      <w:commentRangeStart w:id="166"/>
      <w:r w:rsidR="0032131D">
        <w:t>R</w:t>
      </w:r>
      <w:r w:rsidRPr="007502D3">
        <w:t>esiduals</w:t>
      </w:r>
      <w:r w:rsidR="006419FA">
        <w:t xml:space="preserve"> were inspected to asses</w:t>
      </w:r>
      <w:r w:rsidR="0051705A">
        <w:t>s</w:t>
      </w:r>
      <w:r w:rsidR="006419FA">
        <w:t xml:space="preserve"> homogeneity of variance</w:t>
      </w:r>
      <w:r w:rsidR="00815960">
        <w:t xml:space="preserve"> and normality (Zuur et al., 2009)</w:t>
      </w:r>
      <w:commentRangeEnd w:id="165"/>
      <w:r w:rsidR="00BB643F">
        <w:rPr>
          <w:rStyle w:val="CommentReference"/>
          <w:sz w:val="22"/>
          <w:szCs w:val="22"/>
        </w:rPr>
        <w:commentReference w:id="165"/>
      </w:r>
      <w:commentRangeEnd w:id="166"/>
      <w:r w:rsidR="007547C0">
        <w:rPr>
          <w:rStyle w:val="CommentReference"/>
          <w:sz w:val="22"/>
          <w:szCs w:val="22"/>
        </w:rPr>
        <w:commentReference w:id="166"/>
      </w:r>
      <w:r w:rsidR="00815960">
        <w:t>.</w:t>
      </w:r>
      <w:r w:rsidR="003D345C" w:rsidRPr="003D345C">
        <w:t xml:space="preserve"> </w:t>
      </w:r>
      <w:r w:rsidR="00815960">
        <w:t>C</w:t>
      </w:r>
      <w:r w:rsidR="00815960" w:rsidRPr="007502D3">
        <w:t>oncurvity</w:t>
      </w:r>
      <w:r w:rsidR="003465FC">
        <w:t>, the degree to which smooth terms can be approximated by other smooths in the model,</w:t>
      </w:r>
      <w:r w:rsidR="00815960" w:rsidRPr="007502D3">
        <w:t xml:space="preserve"> </w:t>
      </w:r>
      <w:r w:rsidR="00815960">
        <w:t xml:space="preserve">was </w:t>
      </w:r>
      <w:r w:rsidRPr="007502D3">
        <w:t>assess</w:t>
      </w:r>
      <w:r w:rsidR="007C1996">
        <w:t xml:space="preserve">ed to identify potential instability </w:t>
      </w:r>
      <w:r w:rsidR="006D656B">
        <w:t>in smooth term estimates (</w:t>
      </w:r>
      <w:r w:rsidR="00B711F2">
        <w:t>Wood, 2017</w:t>
      </w:r>
      <w:r w:rsidR="006D656B">
        <w:t>).</w:t>
      </w:r>
      <w:r w:rsidRPr="007502D3">
        <w:t xml:space="preserve"> </w:t>
      </w:r>
      <w:r w:rsidR="00464492">
        <w:t>B</w:t>
      </w:r>
      <w:r w:rsidRPr="007502D3">
        <w:t>asis dimension checks using effective degrees of freedom (</w:t>
      </w:r>
      <w:r w:rsidR="00F8798F">
        <w:t>edf</w:t>
      </w:r>
      <w:r w:rsidRPr="007502D3">
        <w:t>)</w:t>
      </w:r>
      <w:r w:rsidR="00464492">
        <w:t xml:space="preserve"> were pe</w:t>
      </w:r>
      <w:r w:rsidR="001722A7">
        <w:t>r</w:t>
      </w:r>
      <w:r w:rsidR="00464492">
        <w:t xml:space="preserve">formed to ensure </w:t>
      </w:r>
      <w:r w:rsidR="008B4CDF">
        <w:t xml:space="preserve">smoothing terms had sufficient flexibility to capture underlying patterns without overfitting </w:t>
      </w:r>
      <w:r w:rsidR="0073275E">
        <w:t>(Zuur et al., 2009</w:t>
      </w:r>
      <w:r w:rsidR="008B4CDF">
        <w:t>)</w:t>
      </w:r>
      <w:r w:rsidR="00EE7E72">
        <w:t>.</w:t>
      </w:r>
      <w:r w:rsidRPr="007502D3">
        <w:t xml:space="preserve"> </w:t>
      </w:r>
      <w:r w:rsidR="00F27014">
        <w:t>F</w:t>
      </w:r>
      <w:r w:rsidR="00F27014" w:rsidRPr="007502D3">
        <w:t>or binomial components</w:t>
      </w:r>
      <w:r w:rsidR="00F27014">
        <w:t>,</w:t>
      </w:r>
      <w:r w:rsidR="00113C66">
        <w:t xml:space="preserve"> model discrimination was</w:t>
      </w:r>
      <w:r w:rsidR="00F27014" w:rsidRPr="007502D3">
        <w:t xml:space="preserve"> </w:t>
      </w:r>
      <w:r w:rsidR="00113C66" w:rsidRPr="007502D3">
        <w:t>evaluat</w:t>
      </w:r>
      <w:r w:rsidR="00113C66">
        <w:t>ed</w:t>
      </w:r>
      <w:r w:rsidR="00113C66" w:rsidRPr="007502D3">
        <w:t xml:space="preserve"> </w:t>
      </w:r>
      <w:r w:rsidR="00113C66">
        <w:t>using</w:t>
      </w:r>
      <w:r w:rsidRPr="007502D3">
        <w:t xml:space="preserve"> Receiver Operating Characteristic and Area Under the Curve (ROC/AUC), </w:t>
      </w:r>
      <w:r w:rsidR="00017C02">
        <w:t xml:space="preserve">where values approaching 1 indicate perfect discrimination between </w:t>
      </w:r>
      <w:r w:rsidR="00B01652">
        <w:t xml:space="preserve">presences and absences </w:t>
      </w:r>
      <w:r w:rsidR="00171099" w:rsidRPr="00171099">
        <w:t>(Fielding &amp; Bell, 1997)</w:t>
      </w:r>
      <w:r w:rsidR="00B01652">
        <w:t xml:space="preserve">. </w:t>
      </w:r>
      <w:r w:rsidR="0015417D">
        <w:t>F</w:t>
      </w:r>
      <w:r w:rsidRPr="007502D3">
        <w:t>or positive-only abundance models</w:t>
      </w:r>
      <w:r w:rsidR="0015417D">
        <w:t>,</w:t>
      </w:r>
      <w:r w:rsidR="00D954D0" w:rsidRPr="00D954D0">
        <w:t xml:space="preserve"> </w:t>
      </w:r>
      <w:r w:rsidR="002530E6" w:rsidRPr="002530E6">
        <w:t>predicted versus observed values were compared to assess how well the model reproduces observed CPUE and BPUE values across the range of the data</w:t>
      </w:r>
      <w:r w:rsidR="009D7BAD">
        <w:t>.</w:t>
      </w:r>
    </w:p>
    <w:p w14:paraId="019F989E" w14:textId="30E8813B" w:rsidR="00810089" w:rsidRDefault="00810089" w:rsidP="00220041">
      <w:pPr>
        <w:spacing w:before="120" w:line="360" w:lineRule="auto"/>
        <w:jc w:val="left"/>
      </w:pPr>
      <w:r w:rsidRPr="00810089">
        <w:t xml:space="preserve">To </w:t>
      </w:r>
      <w:r w:rsidR="00B03E36">
        <w:t>provide conte</w:t>
      </w:r>
      <w:r w:rsidR="00100927">
        <w:t>xt for</w:t>
      </w:r>
      <w:r w:rsidRPr="00810089">
        <w:t xml:space="preserve"> the association between catfish presence and kōura metrics detected in the GAMM, a descriptive comparison of kōura presence rate, CPUE, and BPUE was conducted across catfish-present and catfish-absent sites, and across lakes with and without catfish.</w:t>
      </w:r>
    </w:p>
    <w:p w14:paraId="5A717024" w14:textId="0682DB4D" w:rsidR="00E42B34" w:rsidRPr="007F75AE" w:rsidRDefault="1C83688A" w:rsidP="00220041">
      <w:pPr>
        <w:spacing w:before="120" w:line="360" w:lineRule="auto"/>
        <w:jc w:val="left"/>
        <w:rPr>
          <w:b/>
          <w:bCs/>
          <w:sz w:val="28"/>
          <w:szCs w:val="28"/>
        </w:rPr>
      </w:pPr>
      <w:r w:rsidRPr="0C2CC136">
        <w:rPr>
          <w:b/>
          <w:bCs/>
          <w:sz w:val="28"/>
          <w:szCs w:val="28"/>
        </w:rPr>
        <w:t>Results</w:t>
      </w:r>
    </w:p>
    <w:p w14:paraId="2A1B65B8" w14:textId="7CB8AB22" w:rsidR="00DF4EF8" w:rsidRDefault="008B5AFB" w:rsidP="00220041">
      <w:pPr>
        <w:spacing w:before="120" w:line="360" w:lineRule="auto"/>
        <w:jc w:val="left"/>
      </w:pPr>
      <w:r w:rsidRPr="008B5AFB">
        <w:t xml:space="preserve">A total of </w:t>
      </w:r>
      <w:r w:rsidR="3022A3C2">
        <w:t xml:space="preserve">321 kōura </w:t>
      </w:r>
      <w:r w:rsidRPr="008B5AFB">
        <w:t xml:space="preserve">were captured across 33 of the 60 surveyed sites within the five </w:t>
      </w:r>
      <w:r w:rsidR="49A8C52B">
        <w:t xml:space="preserve">Rotorua Te </w:t>
      </w:r>
      <w:r w:rsidR="32C4FF40">
        <w:t>Arawa</w:t>
      </w:r>
      <w:r w:rsidRPr="008B5AFB">
        <w:t xml:space="preserve">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 χ²₄ = 13.76, </w:t>
      </w:r>
      <w:r w:rsidRPr="008B5AFB">
        <w:rPr>
          <w:i/>
          <w:iCs/>
        </w:rPr>
        <w:t>p</w:t>
      </w:r>
      <w:r w:rsidRPr="008B5AFB">
        <w:t xml:space="preserve"> = 0.008), CPUE (Tweedie GLMM: χ²₄ = 12.60, </w:t>
      </w:r>
      <w:r w:rsidRPr="008B5AFB">
        <w:rPr>
          <w:i/>
          <w:iCs/>
        </w:rPr>
        <w:t>p</w:t>
      </w:r>
      <w:r w:rsidRPr="008B5AFB">
        <w:t xml:space="preserve"> = 0.013), and BPUE (Tweedie GLMM: χ²₄ = 9.66, </w:t>
      </w:r>
      <w:r w:rsidRPr="008B5AFB">
        <w:rPr>
          <w:i/>
          <w:iCs/>
        </w:rPr>
        <w:t>p</w:t>
      </w:r>
      <w:r w:rsidRPr="008B5AFB">
        <w:t xml:space="preserve"> = 0.047; Fig</w:t>
      </w:r>
      <w:r w:rsidR="004C530F">
        <w:t>.</w:t>
      </w:r>
      <w:r w:rsidRPr="008B5AFB">
        <w:t xml:space="preserve"> 2).</w:t>
      </w:r>
    </w:p>
    <w:p w14:paraId="36BD6368" w14:textId="0773E52A" w:rsidR="008C1E7F" w:rsidRPr="00E52F4C" w:rsidRDefault="1475E247" w:rsidP="00220041">
      <w:pPr>
        <w:spacing w:before="120" w:line="360" w:lineRule="auto"/>
        <w:jc w:val="left"/>
      </w:pPr>
      <w:r>
        <w:t xml:space="preserve">The five lakes </w:t>
      </w:r>
      <w:r w:rsidR="08679B9C">
        <w:t>differed substantially in environmental and biotic characteristics</w:t>
      </w:r>
      <w:r w:rsidR="2FF03400">
        <w:t xml:space="preserve"> </w:t>
      </w:r>
      <w:r w:rsidR="287F45A0">
        <w:t>(</w:t>
      </w:r>
      <w:r w:rsidR="00DF4EF8">
        <w:t>Table</w:t>
      </w:r>
      <w:r w:rsidR="2FF03400">
        <w:t xml:space="preserve"> S1</w:t>
      </w:r>
      <w:r w:rsidR="287F45A0">
        <w:t>)</w:t>
      </w:r>
      <w:r w:rsidR="08679B9C">
        <w:t xml:space="preserve">. </w:t>
      </w:r>
      <w:r w:rsidR="001853BB">
        <w:t xml:space="preserve">Physical habitat structure varied </w:t>
      </w:r>
      <w:r w:rsidR="00FA7632">
        <w:t>among lakes, with differences in s</w:t>
      </w:r>
      <w:r w:rsidR="3F145A38">
        <w:t>ubstrate index</w:t>
      </w:r>
      <w:r w:rsidR="002E2D86">
        <w:t xml:space="preserve">, nearshore slope, and littoral vegetation cover. Emergent </w:t>
      </w:r>
      <w:ins w:id="167" w:author="Raven, Olivier (Student)" w:date="2026-06-08T14:26:00Z">
        <w:r w:rsidR="00B4741E" w:rsidRPr="00B4741E">
          <w:t>macrophytes</w:t>
        </w:r>
      </w:ins>
      <w:del w:id="168" w:author="Raven, Olivier (Student)" w:date="2026-06-08T14:26:00Z" w16du:dateUtc="2026-06-08T02:26:00Z">
        <w:r w:rsidR="002E2D86" w:rsidDel="00B4741E">
          <w:delText>vegetation</w:delText>
        </w:r>
      </w:del>
      <w:r w:rsidR="002E2D86">
        <w:t xml:space="preserve"> w</w:t>
      </w:r>
      <w:ins w:id="169" w:author="Raven, Olivier (Student)" w:date="2026-06-08T14:26:00Z" w16du:dateUtc="2026-06-08T02:26:00Z">
        <w:r w:rsidR="00B4741E">
          <w:t>ere</w:t>
        </w:r>
      </w:ins>
      <w:del w:id="170" w:author="Raven, Olivier (Student)" w:date="2026-06-08T14:26:00Z" w16du:dateUtc="2026-06-08T02:26:00Z">
        <w:r w:rsidR="002E2D86" w:rsidDel="00B4741E">
          <w:delText>as</w:delText>
        </w:r>
      </w:del>
      <w:r w:rsidR="002E2D86">
        <w:t xml:space="preserve"> absent from Lake Rotorua but </w:t>
      </w:r>
      <w:r w:rsidR="00495581">
        <w:t>pre</w:t>
      </w:r>
      <w:r w:rsidR="7B3305EA">
        <w:t>s</w:t>
      </w:r>
      <w:r w:rsidR="00495581">
        <w:t xml:space="preserve">ent in the other lakes, </w:t>
      </w:r>
      <w:r w:rsidR="000822B2" w:rsidRPr="000822B2">
        <w:t xml:space="preserve">particularly </w:t>
      </w:r>
      <w:r w:rsidR="00495581">
        <w:t>Ōkāreka</w:t>
      </w:r>
      <w:r w:rsidR="000822B2" w:rsidRPr="000822B2">
        <w:t xml:space="preserve">, while submerged </w:t>
      </w:r>
      <w:ins w:id="171" w:author="Raven, Olivier (Student)" w:date="2026-06-08T14:26:00Z">
        <w:r w:rsidR="003059DB" w:rsidRPr="003059DB">
          <w:t>macrophyte</w:t>
        </w:r>
      </w:ins>
      <w:ins w:id="172" w:author="Raven, Olivier (Student)" w:date="2026-06-08T14:27:00Z" w16du:dateUtc="2026-06-08T02:27:00Z">
        <w:r w:rsidR="003059DB">
          <w:t xml:space="preserve"> </w:t>
        </w:r>
      </w:ins>
      <w:del w:id="173" w:author="Raven, Olivier (Student)" w:date="2026-06-08T14:26:00Z" w16du:dateUtc="2026-06-08T02:26:00Z">
        <w:r w:rsidR="000822B2" w:rsidRPr="000822B2" w:rsidDel="003059DB">
          <w:delText>vegetation</w:delText>
        </w:r>
        <w:r w:rsidR="000822B2" w:rsidDel="003059DB">
          <w:delText xml:space="preserve"> </w:delText>
        </w:r>
      </w:del>
      <w:r w:rsidR="000822B2">
        <w:t>cover</w:t>
      </w:r>
      <w:r w:rsidR="00C76566">
        <w:t xml:space="preserve"> </w:t>
      </w:r>
      <w:r w:rsidR="009A29E2">
        <w:t>at the shore</w:t>
      </w:r>
      <w:r w:rsidR="000822B2" w:rsidRPr="000822B2">
        <w:t xml:space="preserve"> was </w:t>
      </w:r>
      <w:r w:rsidR="00EC05E7" w:rsidRPr="000822B2">
        <w:t>rare</w:t>
      </w:r>
      <w:r w:rsidR="000822B2" w:rsidRPr="000822B2">
        <w:t xml:space="preserve"> in Rotorua and Rotoiti </w:t>
      </w:r>
      <w:r w:rsidR="19095138">
        <w:t xml:space="preserve">but </w:t>
      </w:r>
      <w:r w:rsidR="000822B2" w:rsidRPr="000822B2">
        <w:t>more extensive in Rotoehu and Rotomā</w:t>
      </w:r>
      <w:r w:rsidR="00495581">
        <w:t xml:space="preserve">. </w:t>
      </w:r>
      <w:r w:rsidR="00D97EBA">
        <w:t>Water chem</w:t>
      </w:r>
      <w:r w:rsidR="005814A6">
        <w:t>istry also differed markedly among lakes. Surface water temperature</w:t>
      </w:r>
      <w:r w:rsidR="2451936D">
        <w:t>s</w:t>
      </w:r>
      <w:r w:rsidR="005814A6">
        <w:t xml:space="preserve"> </w:t>
      </w:r>
      <w:r w:rsidR="00BC5C62">
        <w:t>w</w:t>
      </w:r>
      <w:r w:rsidR="3E8BBFEC">
        <w:t>ere</w:t>
      </w:r>
      <w:r w:rsidR="005814A6">
        <w:t xml:space="preserve"> highest in Rotorua and lowest in Rotomā and Ōkāreka</w:t>
      </w:r>
      <w:r w:rsidR="007E5757">
        <w:t xml:space="preserve">, while pH ranged from </w:t>
      </w:r>
      <w:r w:rsidR="4E41B3CF">
        <w:t>circum-</w:t>
      </w:r>
      <w:r w:rsidR="007E5757" w:rsidRPr="007E5757">
        <w:t xml:space="preserve">neutral conditions in Rotorua to more alkaline conditions in Rotoehu and Rotoiti. </w:t>
      </w:r>
      <w:r w:rsidR="00E45D81" w:rsidRPr="00E45D81">
        <w:t xml:space="preserve">Specific conductivity showed strong contrasts, being highest in Rotoehu and lowest in Ōkāreka. Dissolved oxygen concentrations </w:t>
      </w:r>
      <w:r w:rsidR="00C23E04">
        <w:t xml:space="preserve">in the littoral zone </w:t>
      </w:r>
      <w:r w:rsidR="00E45D81" w:rsidRPr="00E45D81">
        <w:t>varied less among lakes but were generally lowest in Rotorua.</w:t>
      </w:r>
      <w:r w:rsidR="00E45D81">
        <w:t xml:space="preserve"> Fish </w:t>
      </w:r>
      <w:r w:rsidR="007D42D8">
        <w:t xml:space="preserve">populations </w:t>
      </w:r>
      <w:r w:rsidR="00526A6E">
        <w:t>differed</w:t>
      </w:r>
      <w:r w:rsidR="007D42D8">
        <w:t xml:space="preserve"> between lakes, reflecting invasion history. </w:t>
      </w:r>
      <w:r w:rsidR="000F3EAF">
        <w:t>C</w:t>
      </w:r>
      <w:r w:rsidR="00526A6E">
        <w:t>atfish w</w:t>
      </w:r>
      <w:r w:rsidR="5F6A226D">
        <w:t>ere</w:t>
      </w:r>
      <w:r w:rsidR="00526A6E">
        <w:t xml:space="preserve"> detected only in </w:t>
      </w:r>
      <w:r w:rsidR="00BF1C91">
        <w:t xml:space="preserve">Lakes </w:t>
      </w:r>
      <w:r w:rsidR="00526A6E">
        <w:t xml:space="preserve">Rotorua and Rotoiti, whereas goldfish occurred in all lakes but </w:t>
      </w:r>
      <w:r w:rsidR="00362C21">
        <w:t xml:space="preserve">were most abundant </w:t>
      </w:r>
      <w:r w:rsidR="00526A6E">
        <w:t xml:space="preserve">in Rotoehu. </w:t>
      </w:r>
      <w:r w:rsidR="611B162F">
        <w:t>Common b</w:t>
      </w:r>
      <w:r w:rsidR="5F6A226D">
        <w:t xml:space="preserve">ullies </w:t>
      </w:r>
      <w:r w:rsidR="2BA10F79">
        <w:t>were</w:t>
      </w:r>
      <w:r w:rsidR="42853E78">
        <w:t xml:space="preserve"> found</w:t>
      </w:r>
      <w:r w:rsidR="2635D13C">
        <w:t xml:space="preserve"> in every </w:t>
      </w:r>
      <w:r w:rsidR="5F6A226D">
        <w:lastRenderedPageBreak/>
        <w:t xml:space="preserve">survey </w:t>
      </w:r>
      <w:r w:rsidR="2635D13C">
        <w:t>location</w:t>
      </w:r>
      <w:r w:rsidR="166FF3F2">
        <w:t>.</w:t>
      </w:r>
      <w:r w:rsidR="0098533A">
        <w:t xml:space="preserve"> </w:t>
      </w:r>
      <w:r w:rsidR="289ABEB5">
        <w:t>T</w:t>
      </w:r>
      <w:r w:rsidR="5F6A226D">
        <w:t xml:space="preserve">rout </w:t>
      </w:r>
      <w:r w:rsidR="007C5195">
        <w:t>w</w:t>
      </w:r>
      <w:r w:rsidR="376661D3">
        <w:t>ere</w:t>
      </w:r>
      <w:r w:rsidR="007C5195">
        <w:t xml:space="preserve"> found sporadic</w:t>
      </w:r>
      <w:r w:rsidR="2FD3B173">
        <w:t xml:space="preserve">ally in </w:t>
      </w:r>
      <w:r w:rsidR="0011346E">
        <w:t>Rotorua, Rotoiti and Ōkāreka</w:t>
      </w:r>
      <w:r w:rsidR="007C5195">
        <w:t xml:space="preserve"> </w:t>
      </w:r>
      <w:r w:rsidR="5F6A226D">
        <w:t xml:space="preserve">and </w:t>
      </w:r>
      <w:r w:rsidR="0098533A">
        <w:t>kōaro</w:t>
      </w:r>
      <w:r w:rsidR="5F6A226D">
        <w:t xml:space="preserve"> were </w:t>
      </w:r>
      <w:r w:rsidR="003B3E67">
        <w:t xml:space="preserve">only </w:t>
      </w:r>
      <w:r w:rsidR="5F6A226D">
        <w:t xml:space="preserve">caught from </w:t>
      </w:r>
      <w:r w:rsidR="51831BF5">
        <w:t>Ōkāreka</w:t>
      </w:r>
      <w:r w:rsidR="00BF1C91">
        <w:t>.</w:t>
      </w:r>
    </w:p>
    <w:p w14:paraId="498C923F" w14:textId="77777777" w:rsidR="001A4F33" w:rsidRPr="008E62F6" w:rsidRDefault="57CF72C0" w:rsidP="00220041">
      <w:pPr>
        <w:spacing w:before="120" w:line="360" w:lineRule="auto"/>
        <w:jc w:val="left"/>
        <w:rPr>
          <w:b/>
          <w:bCs/>
        </w:rPr>
      </w:pPr>
      <w:r w:rsidRPr="0C2CC136">
        <w:rPr>
          <w:b/>
          <w:bCs/>
        </w:rPr>
        <w:t>Kōura occupancy</w:t>
      </w:r>
    </w:p>
    <w:p w14:paraId="293E5494" w14:textId="409D0B50" w:rsidR="001A4F33" w:rsidRPr="007F75AE" w:rsidRDefault="260892BA">
      <w:pPr>
        <w:spacing w:before="120" w:line="360" w:lineRule="auto"/>
        <w:jc w:val="left"/>
      </w:pPr>
      <w:r>
        <w:t>The full binomial GAM</w:t>
      </w:r>
      <w:r w:rsidR="44CCC14D">
        <w:t>M</w:t>
      </w:r>
      <w:r>
        <w:t xml:space="preserve"> for kōura occupancy explained </w:t>
      </w:r>
      <w:r w:rsidR="4A97B30B">
        <w:t>65.1</w:t>
      </w:r>
      <w:r w:rsidR="2D581718">
        <w:t xml:space="preserve"> </w:t>
      </w:r>
      <w:r w:rsidR="4A97B30B">
        <w:t xml:space="preserve">% </w:t>
      </w:r>
      <w:r>
        <w:t xml:space="preserve">of the deviance (AIC = </w:t>
      </w:r>
      <w:r w:rsidR="4BF2F094">
        <w:t>4</w:t>
      </w:r>
      <w:r w:rsidR="2D581718">
        <w:t>9</w:t>
      </w:r>
      <w:r>
        <w:t xml:space="preserve">; adj. </w:t>
      </w:r>
      <w:r w:rsidRPr="4CFA968E">
        <w:rPr>
          <w:i/>
          <w:iCs/>
        </w:rPr>
        <w:t>R</w:t>
      </w:r>
      <w:r>
        <w:t xml:space="preserve">² = </w:t>
      </w:r>
      <w:r w:rsidR="1A52942A">
        <w:t>0.654</w:t>
      </w:r>
      <w:r>
        <w:t>). Stepwise ML reduction (</w:t>
      </w:r>
      <w:r w:rsidRPr="4CFA968E">
        <w:rPr>
          <w:i/>
          <w:iCs/>
        </w:rPr>
        <w:t xml:space="preserve">α </w:t>
      </w:r>
      <w:r>
        <w:t xml:space="preserve">= 0.05) retained </w:t>
      </w:r>
      <w:r w:rsidR="0AACF4B9">
        <w:t xml:space="preserve">riparian vegetation, </w:t>
      </w:r>
      <w:r w:rsidR="75C1E79A">
        <w:t>s</w:t>
      </w:r>
      <w:r>
        <w:t>ubstrate index</w:t>
      </w:r>
      <w:r w:rsidR="3392F797">
        <w:t xml:space="preserve">, </w:t>
      </w:r>
      <w:r w:rsidR="5353D20D">
        <w:t>t</w:t>
      </w:r>
      <w:r w:rsidR="641B8152">
        <w:t>emperature</w:t>
      </w:r>
      <w:r w:rsidR="3392F797">
        <w:t>, and specific conductivity</w:t>
      </w:r>
      <w:r>
        <w:t xml:space="preserve"> as </w:t>
      </w:r>
      <w:r w:rsidR="5261D3B6">
        <w:t>smooth</w:t>
      </w:r>
      <w:r w:rsidR="190543EC">
        <w:t>er</w:t>
      </w:r>
      <w:r>
        <w:t xml:space="preserve"> terms, </w:t>
      </w:r>
      <w:r w:rsidR="400B543F">
        <w:t>lake</w:t>
      </w:r>
      <w:r w:rsidR="49D34B62">
        <w:t xml:space="preserve"> </w:t>
      </w:r>
      <w:r w:rsidR="15A66851">
        <w:t xml:space="preserve">identity </w:t>
      </w:r>
      <w:r>
        <w:t xml:space="preserve">as a random effect, and the presence of </w:t>
      </w:r>
      <w:r w:rsidR="00CD8489">
        <w:t>g</w:t>
      </w:r>
      <w:r w:rsidR="641B8152">
        <w:t>oldfish</w:t>
      </w:r>
      <w:r>
        <w:t xml:space="preserve"> (negative) and </w:t>
      </w:r>
      <w:r w:rsidR="3392F797">
        <w:t>catfish</w:t>
      </w:r>
      <w:r>
        <w:t xml:space="preserve"> (</w:t>
      </w:r>
      <w:r w:rsidR="6614D2E1">
        <w:t>positive</w:t>
      </w:r>
      <w:r>
        <w:t xml:space="preserve">) as parametric terms. The final model refitted using REML explained </w:t>
      </w:r>
      <w:r w:rsidR="39033323">
        <w:t xml:space="preserve">57.9 </w:t>
      </w:r>
      <w:r>
        <w:t xml:space="preserve">% of the deviance (adj. </w:t>
      </w:r>
      <w:r w:rsidRPr="4CFA968E">
        <w:rPr>
          <w:i/>
          <w:iCs/>
        </w:rPr>
        <w:t>R</w:t>
      </w:r>
      <w:r>
        <w:t>² = 0.5</w:t>
      </w:r>
      <w:r w:rsidR="29188C22">
        <w:t>92</w:t>
      </w:r>
      <w:r>
        <w:t>) and retained</w:t>
      </w:r>
      <w:r w:rsidR="13FD6288">
        <w:t xml:space="preserve"> positive influences of</w:t>
      </w:r>
      <w:r>
        <w:t xml:space="preserve"> </w:t>
      </w:r>
      <w:r w:rsidR="29188C22">
        <w:t>riparian vegetation (</w:t>
      </w:r>
      <w:r w:rsidR="29188C22" w:rsidRPr="4CFA968E">
        <w:rPr>
          <w:i/>
          <w:iCs/>
        </w:rPr>
        <w:t>p</w:t>
      </w:r>
      <w:r w:rsidR="29188C22">
        <w:t xml:space="preserve"> = </w:t>
      </w:r>
      <w:r w:rsidR="7129E445">
        <w:t>0.026</w:t>
      </w:r>
      <w:r w:rsidR="29188C22">
        <w:t>)</w:t>
      </w:r>
      <w:r w:rsidR="0023662A">
        <w:t>,</w:t>
      </w:r>
      <w:r w:rsidR="29188C22">
        <w:t xml:space="preserve"> s</w:t>
      </w:r>
      <w:r>
        <w:t>ubstrate index</w:t>
      </w:r>
      <w:r w:rsidR="7F0119B0">
        <w:t>(</w:t>
      </w:r>
      <w:r w:rsidRPr="4CFA968E">
        <w:rPr>
          <w:i/>
          <w:iCs/>
        </w:rPr>
        <w:t>p</w:t>
      </w:r>
      <w:r>
        <w:t xml:space="preserve"> = 0.00</w:t>
      </w:r>
      <w:r w:rsidR="716A3B47">
        <w:t>1</w:t>
      </w:r>
      <w:r>
        <w:t>)</w:t>
      </w:r>
      <w:r w:rsidR="0107E621">
        <w:t>,</w:t>
      </w:r>
      <w:r w:rsidR="13687475">
        <w:t xml:space="preserve"> specific conductivity (</w:t>
      </w:r>
      <w:r w:rsidR="13687475" w:rsidRPr="4CFA968E">
        <w:rPr>
          <w:i/>
          <w:iCs/>
        </w:rPr>
        <w:t>p</w:t>
      </w:r>
      <w:r w:rsidR="13687475">
        <w:t xml:space="preserve"> = 0.</w:t>
      </w:r>
      <w:del w:id="174" w:author="Raven, Olivier (Student)" w:date="2026-06-09T15:28:00Z" w16du:dateUtc="2026-06-09T03:28:00Z">
        <w:r w:rsidR="13687475" w:rsidDel="00664AA5">
          <w:delText>0019</w:delText>
        </w:r>
      </w:del>
      <w:ins w:id="175" w:author="Raven, Olivier (Student)" w:date="2026-06-09T15:28:00Z" w16du:dateUtc="2026-06-09T03:28:00Z">
        <w:r w:rsidR="00664AA5">
          <w:t>002</w:t>
        </w:r>
      </w:ins>
      <w:r w:rsidR="13687475">
        <w:t>) a</w:t>
      </w:r>
      <w:r w:rsidR="4617A341">
        <w:t>nd a negative influence of</w:t>
      </w:r>
      <w:r w:rsidR="00177BE8">
        <w:t xml:space="preserve"> </w:t>
      </w:r>
      <w:r w:rsidR="0107E621">
        <w:t>t</w:t>
      </w:r>
      <w:r>
        <w:t>emperature (</w:t>
      </w:r>
      <w:r w:rsidRPr="4CFA968E">
        <w:rPr>
          <w:i/>
          <w:iCs/>
        </w:rPr>
        <w:t>p</w:t>
      </w:r>
      <w:r>
        <w:t xml:space="preserve"> </w:t>
      </w:r>
      <w:ins w:id="176" w:author="Raven, Olivier (Student)" w:date="2026-06-09T17:11:00Z">
        <w:r w:rsidR="0090325B" w:rsidRPr="0090325B">
          <w:t>&lt;0.001</w:t>
        </w:r>
      </w:ins>
      <w:del w:id="177" w:author="Raven, Olivier (Student)" w:date="2026-06-09T17:11:00Z" w16du:dateUtc="2026-06-09T05:11:00Z">
        <w:r w:rsidDel="0090325B">
          <w:delText>= 0.0</w:delText>
        </w:r>
        <w:r w:rsidR="35AA4074" w:rsidDel="0090325B">
          <w:delText>001</w:delText>
        </w:r>
      </w:del>
      <w:r>
        <w:t>)</w:t>
      </w:r>
      <w:r w:rsidR="0107E621">
        <w:t>, a</w:t>
      </w:r>
      <w:r>
        <w:t>s significant smooth</w:t>
      </w:r>
      <w:r w:rsidR="4085D096">
        <w:t>er</w:t>
      </w:r>
      <w:r>
        <w:t xml:space="preserve"> terms (Fig</w:t>
      </w:r>
      <w:r w:rsidR="2881583A">
        <w:t>.</w:t>
      </w:r>
      <w:r>
        <w:t xml:space="preserve"> 3a). The random effect </w:t>
      </w:r>
      <w:r w:rsidR="1B3602F0">
        <w:t>of</w:t>
      </w:r>
      <w:r>
        <w:t xml:space="preserve"> </w:t>
      </w:r>
      <w:r w:rsidR="655AD8C7">
        <w:t xml:space="preserve">lake </w:t>
      </w:r>
      <w:r w:rsidR="501A31FD">
        <w:t>identity</w:t>
      </w:r>
      <w:r w:rsidR="655AD8C7">
        <w:t xml:space="preserve"> </w:t>
      </w:r>
      <w:r>
        <w:t xml:space="preserve">was </w:t>
      </w:r>
      <w:r w:rsidR="77DEBFD6">
        <w:t xml:space="preserve">not </w:t>
      </w:r>
      <w:r w:rsidR="79E85BA6">
        <w:t>statistically significant</w:t>
      </w:r>
      <w:r w:rsidR="7075C44A">
        <w:t xml:space="preserve"> </w:t>
      </w:r>
      <w:r>
        <w:t>(</w:t>
      </w:r>
      <w:r w:rsidRPr="4CFA968E">
        <w:rPr>
          <w:i/>
          <w:iCs/>
        </w:rPr>
        <w:t>p</w:t>
      </w:r>
      <w:r>
        <w:t xml:space="preserve"> = 0.</w:t>
      </w:r>
      <w:r w:rsidR="211DAF4B">
        <w:t>62</w:t>
      </w:r>
      <w:ins w:id="178" w:author="Raven, Olivier (Student)" w:date="2026-06-09T15:28:00Z" w16du:dateUtc="2026-06-09T03:28:00Z">
        <w:r w:rsidR="00F621A3">
          <w:t>2</w:t>
        </w:r>
      </w:ins>
      <w:r>
        <w:t xml:space="preserve">), indicating limited residual variation between lakes after accounting for environmental and </w:t>
      </w:r>
      <w:r w:rsidR="1FDF68C9">
        <w:t>biotic</w:t>
      </w:r>
      <w:r>
        <w:t xml:space="preserve"> predictors. Among the parametric covariates, </w:t>
      </w:r>
      <w:r w:rsidR="5353D20D">
        <w:t>g</w:t>
      </w:r>
      <w:r>
        <w:t xml:space="preserve">oldfish had a significant negative </w:t>
      </w:r>
      <w:r w:rsidR="6BF8A732">
        <w:t>relationship</w:t>
      </w:r>
      <w:r>
        <w:t xml:space="preserve"> (</w:t>
      </w:r>
      <w:r w:rsidRPr="4CFA968E">
        <w:rPr>
          <w:i/>
          <w:iCs/>
        </w:rPr>
        <w:t>p</w:t>
      </w:r>
      <w:r>
        <w:t xml:space="preserve"> = 0.017), and </w:t>
      </w:r>
      <w:r w:rsidR="211DAF4B">
        <w:t>catfish</w:t>
      </w:r>
      <w:r>
        <w:t xml:space="preserve"> presence showed a </w:t>
      </w:r>
      <w:r w:rsidR="292FB673">
        <w:t xml:space="preserve">significant </w:t>
      </w:r>
      <w:r w:rsidR="211DAF4B">
        <w:t>positive</w:t>
      </w:r>
      <w:r>
        <w:t xml:space="preserve"> </w:t>
      </w:r>
      <w:r w:rsidR="0A325478">
        <w:t xml:space="preserve">relationship </w:t>
      </w:r>
      <w:r>
        <w:t>(</w:t>
      </w:r>
      <w:r w:rsidRPr="4CFA968E">
        <w:rPr>
          <w:i/>
          <w:iCs/>
        </w:rPr>
        <w:t>p</w:t>
      </w:r>
      <w:r>
        <w:t xml:space="preserve"> = 0.0</w:t>
      </w:r>
      <w:r w:rsidR="211DAF4B">
        <w:t>14</w:t>
      </w:r>
      <w:r>
        <w:t>). Model diagnostics showed no evidence of overfitting (</w:t>
      </w:r>
      <w:r w:rsidR="211CBD11">
        <w:t xml:space="preserve">edf </w:t>
      </w:r>
      <w:r>
        <w:t xml:space="preserve">&lt; </w:t>
      </w:r>
      <w:r w:rsidRPr="4CFA968E">
        <w:rPr>
          <w:i/>
          <w:iCs/>
        </w:rPr>
        <w:t>k</w:t>
      </w:r>
      <w:r>
        <w:t>)</w:t>
      </w:r>
      <w:del w:id="179" w:author="Raven, Olivier (Student)" w:date="2026-06-09T17:17:00Z" w16du:dateUtc="2026-06-09T05:17:00Z">
        <w:r w:rsidDel="007E568B">
          <w:delText xml:space="preserve">, </w:delText>
        </w:r>
        <w:r w:rsidR="4C6B2BA2" w:rsidDel="007E568B">
          <w:delText>high</w:delText>
        </w:r>
        <w:r w:rsidDel="007E568B">
          <w:delText xml:space="preserve"> concurvity</w:delText>
        </w:r>
        <w:r w:rsidR="4C6B2BA2" w:rsidDel="007E568B">
          <w:delText xml:space="preserve"> for </w:delText>
        </w:r>
        <w:r w:rsidR="529C159C" w:rsidDel="007E568B">
          <w:delText xml:space="preserve">temperature and specific conductivity indicating they are </w:delText>
        </w:r>
        <w:r w:rsidR="77336650" w:rsidDel="007E568B">
          <w:delText>strongly related</w:delText>
        </w:r>
        <w:r w:rsidDel="007E568B">
          <w:delText>,</w:delText>
        </w:r>
      </w:del>
      <w:r>
        <w:t xml:space="preserve"> and good discrimination (AUC = 0.946; Fig</w:t>
      </w:r>
      <w:r w:rsidR="2881583A">
        <w:t>.</w:t>
      </w:r>
      <w:r>
        <w:t xml:space="preserve"> 3</w:t>
      </w:r>
      <w:r w:rsidR="4BFE7D21">
        <w:t>b</w:t>
      </w:r>
      <w:r>
        <w:t xml:space="preserve">). </w:t>
      </w:r>
      <w:ins w:id="180" w:author="Raven, Olivier (Student)" w:date="2026-06-09T17:18:00Z" w16du:dateUtc="2026-06-09T05:18:00Z">
        <w:r w:rsidR="00A92BD0">
          <w:t>C</w:t>
        </w:r>
      </w:ins>
      <w:ins w:id="181" w:author="Raven, Olivier (Student)" w:date="2026-06-09T17:17:00Z" w16du:dateUtc="2026-06-09T05:17:00Z">
        <w:r w:rsidR="007E568B">
          <w:t xml:space="preserve">oncurvity </w:t>
        </w:r>
      </w:ins>
      <w:ins w:id="182" w:author="Raven, Olivier (Student)" w:date="2026-06-09T17:18:00Z" w16du:dateUtc="2026-06-09T05:18:00Z">
        <w:r w:rsidR="00A92BD0">
          <w:t xml:space="preserve">diagnostics revealed high collinearity between specific </w:t>
        </w:r>
      </w:ins>
      <w:ins w:id="183" w:author="Raven, Olivier (Student)" w:date="2026-06-09T17:19:00Z" w16du:dateUtc="2026-06-09T05:19:00Z">
        <w:r w:rsidR="00B97987">
          <w:t>conductivity and lake</w:t>
        </w:r>
      </w:ins>
      <w:ins w:id="184" w:author="Raven, Olivier (Student)" w:date="2026-06-10T09:16:00Z" w16du:dateUtc="2026-06-09T21:16:00Z">
        <w:r w:rsidR="007F3201">
          <w:t xml:space="preserve"> identity</w:t>
        </w:r>
      </w:ins>
      <w:ins w:id="185" w:author="Raven, Olivier (Student)" w:date="2026-06-09T17:19:00Z" w16du:dateUtc="2026-06-09T05:19:00Z">
        <w:r w:rsidR="00B97987">
          <w:t xml:space="preserve"> </w:t>
        </w:r>
      </w:ins>
      <w:ins w:id="186" w:author="Raven, Olivier (Student)" w:date="2026-06-09T17:19:00Z">
        <w:r w:rsidR="00DB4870" w:rsidRPr="00DB4870">
          <w:t>(worst-case = 1.00, observed = 0.94), and between temperature and lake identity (worst-case = 0.95, observed = 0.88), suggesting both predictors partly reflect between-lake differences</w:t>
        </w:r>
      </w:ins>
      <w:ins w:id="187" w:author="Raven, Olivier (Student)" w:date="2026-06-09T17:19:00Z" w16du:dateUtc="2026-06-09T05:19:00Z">
        <w:r w:rsidR="00DB4870">
          <w:t xml:space="preserve">. </w:t>
        </w:r>
      </w:ins>
      <w:r>
        <w:t>The calibration plot indicated slight under</w:t>
      </w:r>
      <w:r w:rsidR="735E645C">
        <w:t>-</w:t>
      </w:r>
      <w:r>
        <w:t>prediction at low probabilities and slight over</w:t>
      </w:r>
      <w:r w:rsidR="735E645C">
        <w:t>-</w:t>
      </w:r>
      <w:r>
        <w:t xml:space="preserve">prediction at </w:t>
      </w:r>
      <w:r w:rsidR="2CBC1398">
        <w:t>mid-range</w:t>
      </w:r>
      <w:r>
        <w:t xml:space="preserve"> probabilities (Fig</w:t>
      </w:r>
      <w:r w:rsidR="2881583A">
        <w:t>.</w:t>
      </w:r>
      <w:r>
        <w:t xml:space="preserve"> 3</w:t>
      </w:r>
      <w:r w:rsidR="4BFE7D21">
        <w:t>c</w:t>
      </w:r>
      <w:r>
        <w:t>). The binomial components of the CPUE and B</w:t>
      </w:r>
      <w:r w:rsidR="589E3EB3">
        <w:t>P</w:t>
      </w:r>
      <w:r>
        <w:t>UE hurdle models produced the same structure and effect directions as the occupancy model, so only the positive Gamma components are reported here.</w:t>
      </w:r>
    </w:p>
    <w:p w14:paraId="573F78F2" w14:textId="77777777" w:rsidR="001A4F33" w:rsidRPr="007F75AE" w:rsidRDefault="57CF72C0" w:rsidP="00220041">
      <w:pPr>
        <w:spacing w:before="120" w:line="360" w:lineRule="auto"/>
        <w:jc w:val="left"/>
        <w:rPr>
          <w:b/>
          <w:bCs/>
        </w:rPr>
      </w:pPr>
      <w:r w:rsidRPr="0C2CC136">
        <w:rPr>
          <w:b/>
          <w:bCs/>
        </w:rPr>
        <w:t>Kōura CPUE</w:t>
      </w:r>
    </w:p>
    <w:p w14:paraId="390FCB2F" w14:textId="44D64D53" w:rsidR="001A4F33" w:rsidRPr="00F5242A" w:rsidRDefault="57CF72C0" w:rsidP="00220041">
      <w:pPr>
        <w:spacing w:before="120" w:line="360" w:lineRule="auto"/>
        <w:jc w:val="left"/>
      </w:pPr>
      <w:r w:rsidRPr="0C2CC136">
        <w:t>The full Gamma GAM</w:t>
      </w:r>
      <w:r w:rsidR="00B11140">
        <w:t>M</w:t>
      </w:r>
      <w:r w:rsidRPr="0C2CC136">
        <w:t xml:space="preserve"> for positive CPUE explained 48.6 % of the deviance (AIC = 121; adj. </w:t>
      </w:r>
      <w:r w:rsidRPr="0080102D">
        <w:rPr>
          <w:i/>
        </w:rPr>
        <w:t>R</w:t>
      </w:r>
      <w:r w:rsidRPr="0C2CC136">
        <w:t>² = 0.24</w:t>
      </w:r>
      <w:r w:rsidR="56E0C7D7" w:rsidRPr="0C2CC136">
        <w:t>; n = 33</w:t>
      </w:r>
      <w:r w:rsidRPr="0C2CC136">
        <w:t>). Stepwise selection (</w:t>
      </w:r>
      <w:r w:rsidRPr="0080102D">
        <w:rPr>
          <w:i/>
        </w:rPr>
        <w:t>α</w:t>
      </w:r>
      <w:r w:rsidRPr="0C2CC136">
        <w:t xml:space="preserve"> = 0.05) reduced the model to </w:t>
      </w:r>
      <w:r w:rsidR="652BC29A" w:rsidRPr="0C2CC136">
        <w:t>t</w:t>
      </w:r>
      <w:r w:rsidRPr="0C2CC136">
        <w:t xml:space="preserve">emperature, pH, and </w:t>
      </w:r>
      <w:r w:rsidR="652BC29A" w:rsidRPr="0C2CC136">
        <w:t>e</w:t>
      </w:r>
      <w:r w:rsidRPr="0C2CC136">
        <w:t xml:space="preserve">mergent native </w:t>
      </w:r>
      <w:ins w:id="188" w:author="Raven, Olivier (Student)" w:date="2026-06-08T14:27:00Z">
        <w:r w:rsidR="00C93D5B" w:rsidRPr="00C93D5B">
          <w:t>macrophytes</w:t>
        </w:r>
      </w:ins>
      <w:del w:id="189" w:author="Raven, Olivier (Student)" w:date="2026-06-08T14:27:00Z" w16du:dateUtc="2026-06-08T02:27:00Z">
        <w:r w:rsidRPr="0C2CC136" w:rsidDel="00C93D5B">
          <w:delText xml:space="preserve">vegetation </w:delText>
        </w:r>
      </w:del>
      <w:ins w:id="190" w:author="Raven, Olivier (Student)" w:date="2026-06-10T09:16:00Z" w16du:dateUtc="2026-06-09T21:16:00Z">
        <w:r w:rsidR="00E07562">
          <w:t xml:space="preserve"> </w:t>
        </w:r>
      </w:ins>
      <w:r w:rsidRPr="0C2CC136">
        <w:t xml:space="preserve">as </w:t>
      </w:r>
      <w:r>
        <w:t>smooth</w:t>
      </w:r>
      <w:r w:rsidR="78612C40">
        <w:t>er</w:t>
      </w:r>
      <w:r w:rsidRPr="0C2CC136">
        <w:t xml:space="preserve"> terms, </w:t>
      </w:r>
      <w:r w:rsidR="54C26EA7" w:rsidRPr="0C2CC136">
        <w:t>lake</w:t>
      </w:r>
      <w:r w:rsidR="191F9355" w:rsidRPr="0C2CC136">
        <w:t xml:space="preserve"> </w:t>
      </w:r>
      <w:r w:rsidR="5E22EB96">
        <w:t>identity</w:t>
      </w:r>
      <w:r w:rsidRPr="0C2CC136">
        <w:t xml:space="preserve"> as a random effect, and the presence of </w:t>
      </w:r>
      <w:r w:rsidR="652BC29A" w:rsidRPr="0C2CC136">
        <w:t>c</w:t>
      </w:r>
      <w:r w:rsidRPr="0C2CC136">
        <w:t xml:space="preserve">ommon smelt (negative) as a parametric effect. This reduced model achieved a lower AIC (115) and explained 47.3 % of the deviance (adj. </w:t>
      </w:r>
      <w:r w:rsidRPr="006E383B">
        <w:rPr>
          <w:i/>
        </w:rPr>
        <w:t>R</w:t>
      </w:r>
      <w:r w:rsidRPr="0C2CC136">
        <w:t>² = 0.194). Likelihood ratio tests indicated that the reduced model was statistically equivalent to the full model (</w:t>
      </w:r>
      <w:r w:rsidRPr="006E383B">
        <w:rPr>
          <w:i/>
        </w:rPr>
        <w:t>p</w:t>
      </w:r>
      <w:r w:rsidRPr="0C2CC136">
        <w:t xml:space="preserve"> = 0.90), and it was therefore selected as the final CPUE model.</w:t>
      </w:r>
    </w:p>
    <w:p w14:paraId="4F030B23" w14:textId="6EF651F8" w:rsidR="001A4F33" w:rsidRPr="00F5242A" w:rsidRDefault="57CF72C0" w:rsidP="00220041">
      <w:pPr>
        <w:spacing w:before="120" w:line="360" w:lineRule="auto"/>
        <w:jc w:val="left"/>
      </w:pPr>
      <w:r w:rsidRPr="0C2CC136">
        <w:t xml:space="preserve">The final REML-fitted model explained 47.3 % of the deviance (adj. </w:t>
      </w:r>
      <w:r w:rsidRPr="006E383B">
        <w:rPr>
          <w:i/>
        </w:rPr>
        <w:t>R</w:t>
      </w:r>
      <w:r w:rsidRPr="0C2CC136">
        <w:t xml:space="preserve">² = 0.195) and retained </w:t>
      </w:r>
      <w:r w:rsidR="00FF278E">
        <w:t>p</w:t>
      </w:r>
      <w:r w:rsidR="002A44CC">
        <w:t xml:space="preserve">ositive </w:t>
      </w:r>
      <w:commentRangeStart w:id="191"/>
      <w:commentRangeStart w:id="192"/>
      <w:r w:rsidR="002A44CC">
        <w:t xml:space="preserve">influence of </w:t>
      </w:r>
      <w:r w:rsidR="002A44CC" w:rsidRPr="0C2CC136">
        <w:t>pH (</w:t>
      </w:r>
      <w:r w:rsidR="002A44CC" w:rsidRPr="006E383B">
        <w:rPr>
          <w:i/>
        </w:rPr>
        <w:t>p</w:t>
      </w:r>
      <w:r w:rsidR="002A44CC" w:rsidRPr="0C2CC136">
        <w:t xml:space="preserve"> </w:t>
      </w:r>
      <w:r w:rsidR="002A44CC" w:rsidRPr="00552318">
        <w:t>&lt;</w:t>
      </w:r>
      <w:ins w:id="193" w:author="Raven, Olivier (Student)" w:date="2026-06-09T17:12:00Z" w16du:dateUtc="2026-06-09T05:12:00Z">
        <w:r w:rsidR="004A4708">
          <w:t xml:space="preserve"> </w:t>
        </w:r>
      </w:ins>
      <w:r w:rsidR="002A44CC" w:rsidRPr="00552318">
        <w:t>0.001</w:t>
      </w:r>
      <w:r w:rsidR="002A44CC" w:rsidRPr="0C2CC136">
        <w:t>)</w:t>
      </w:r>
      <w:r w:rsidR="002A44CC">
        <w:t xml:space="preserve"> and negative influence of </w:t>
      </w:r>
      <w:r w:rsidR="785AAA8E" w:rsidRPr="0C2CC136">
        <w:t>t</w:t>
      </w:r>
      <w:r w:rsidRPr="0C2CC136">
        <w:t>emperature (</w:t>
      </w:r>
      <w:r w:rsidRPr="006E383B">
        <w:rPr>
          <w:i/>
        </w:rPr>
        <w:t>p</w:t>
      </w:r>
      <w:r w:rsidRPr="0C2CC136">
        <w:t xml:space="preserve"> </w:t>
      </w:r>
      <w:ins w:id="194" w:author="Raven, Olivier (Student)" w:date="2026-06-09T13:35:00Z" w16du:dateUtc="2026-06-09T01:35:00Z">
        <w:r w:rsidR="00923DAA">
          <w:t>=</w:t>
        </w:r>
      </w:ins>
      <w:del w:id="195" w:author="Raven, Olivier (Student)" w:date="2026-06-09T13:35:00Z" w16du:dateUtc="2026-06-09T01:35:00Z">
        <w:r w:rsidR="005E218C" w:rsidRPr="005E218C" w:rsidDel="00923DAA">
          <w:delText>&lt;</w:delText>
        </w:r>
      </w:del>
      <w:ins w:id="196" w:author="Raven, Olivier (Student)" w:date="2026-06-09T13:35:00Z" w16du:dateUtc="2026-06-09T01:35:00Z">
        <w:r w:rsidR="00923DAA" w:rsidRPr="00923DAA">
          <w:rPr>
            <w:rFonts w:ascii="Consolas" w:hAnsi="Consolas"/>
            <w:color w:val="CCCCCC"/>
            <w:sz w:val="21"/>
            <w:szCs w:val="21"/>
            <w:shd w:val="clear" w:color="auto" w:fill="181818"/>
          </w:rPr>
          <w:t xml:space="preserve"> </w:t>
        </w:r>
      </w:ins>
      <w:ins w:id="197" w:author="Raven, Olivier (Student)" w:date="2026-06-09T13:35:00Z">
        <w:r w:rsidR="00923DAA" w:rsidRPr="00923DAA">
          <w:t>0.01</w:t>
        </w:r>
      </w:ins>
      <w:ins w:id="198" w:author="Raven, Olivier (Student)" w:date="2026-06-09T13:35:00Z" w16du:dateUtc="2026-06-09T01:35:00Z">
        <w:r w:rsidR="00923DAA">
          <w:t>9</w:t>
        </w:r>
      </w:ins>
      <w:del w:id="199" w:author="Raven, Olivier (Student)" w:date="2026-06-09T13:35:00Z" w16du:dateUtc="2026-06-09T01:35:00Z">
        <w:r w:rsidR="005E218C" w:rsidRPr="005E218C" w:rsidDel="00923DAA">
          <w:delText>0.05</w:delText>
        </w:r>
      </w:del>
      <w:r w:rsidRPr="0C2CC136">
        <w:t>)</w:t>
      </w:r>
      <w:del w:id="200" w:author="Raven, Olivier (Student)" w:date="2026-06-08T13:39:00Z" w16du:dateUtc="2026-06-08T01:39:00Z">
        <w:r w:rsidRPr="0C2CC136" w:rsidDel="00AF781E">
          <w:delText xml:space="preserve"> </w:delText>
        </w:r>
      </w:del>
      <w:r w:rsidRPr="0C2CC136">
        <w:t xml:space="preserve"> </w:t>
      </w:r>
      <w:commentRangeEnd w:id="191"/>
      <w:r w:rsidR="00AF781E" w:rsidRPr="0C2CC136">
        <w:rPr>
          <w:rStyle w:val="CommentReference"/>
          <w:sz w:val="22"/>
          <w:szCs w:val="22"/>
        </w:rPr>
        <w:commentReference w:id="191"/>
      </w:r>
      <w:commentRangeEnd w:id="192"/>
      <w:r w:rsidR="004D3F4F" w:rsidRPr="0C2CC136">
        <w:rPr>
          <w:rStyle w:val="CommentReference"/>
          <w:sz w:val="22"/>
          <w:szCs w:val="22"/>
        </w:rPr>
        <w:commentReference w:id="192"/>
      </w:r>
      <w:r w:rsidRPr="0C2CC136">
        <w:t xml:space="preserve">and </w:t>
      </w:r>
      <w:r w:rsidR="652BC29A" w:rsidRPr="0C2CC136">
        <w:t>e</w:t>
      </w:r>
      <w:r w:rsidRPr="0C2CC136">
        <w:t xml:space="preserve">mergent </w:t>
      </w:r>
      <w:r w:rsidRPr="0C2CC136">
        <w:lastRenderedPageBreak/>
        <w:t xml:space="preserve">native </w:t>
      </w:r>
      <w:ins w:id="201" w:author="Raven, Olivier (Student)" w:date="2026-06-08T14:27:00Z">
        <w:r w:rsidR="00C93D5B" w:rsidRPr="00C93D5B">
          <w:t>macrophytes</w:t>
        </w:r>
        <w:r w:rsidR="00C93D5B" w:rsidRPr="00C93D5B" w:rsidDel="00C93D5B">
          <w:t xml:space="preserve"> </w:t>
        </w:r>
      </w:ins>
      <w:del w:id="202" w:author="Raven, Olivier (Student)" w:date="2026-06-08T14:27:00Z" w16du:dateUtc="2026-06-08T02:27:00Z">
        <w:r w:rsidRPr="0C2CC136" w:rsidDel="00C93D5B">
          <w:delText xml:space="preserve">vegetation </w:delText>
        </w:r>
      </w:del>
      <w:r w:rsidRPr="0C2CC136">
        <w:t>(</w:t>
      </w:r>
      <w:r w:rsidRPr="006E383B">
        <w:rPr>
          <w:i/>
        </w:rPr>
        <w:t xml:space="preserve">p </w:t>
      </w:r>
      <w:r w:rsidR="005E218C" w:rsidRPr="005E218C">
        <w:t>&lt;</w:t>
      </w:r>
      <w:ins w:id="203" w:author="Raven, Olivier (Student)" w:date="2026-06-09T13:38:00Z" w16du:dateUtc="2026-06-09T01:38:00Z">
        <w:r w:rsidR="00747D6C">
          <w:t xml:space="preserve"> </w:t>
        </w:r>
      </w:ins>
      <w:r w:rsidR="005E218C" w:rsidRPr="005E218C">
        <w:t>0.0001</w:t>
      </w:r>
      <w:r w:rsidRPr="0C2CC136">
        <w:t>) as significant smooth predictors (Fig</w:t>
      </w:r>
      <w:r w:rsidR="004C530F">
        <w:t>.</w:t>
      </w:r>
      <w:r w:rsidRPr="0C2CC136">
        <w:t xml:space="preserve"> 4</w:t>
      </w:r>
      <w:r w:rsidRPr="002028A1">
        <w:t>a</w:t>
      </w:r>
      <w:r w:rsidRPr="0C2CC136">
        <w:t>). The lake</w:t>
      </w:r>
      <w:r w:rsidR="54C26EA7" w:rsidRPr="0C2CC136">
        <w:t xml:space="preserve"> </w:t>
      </w:r>
      <w:r w:rsidR="007A54B9">
        <w:t>identity</w:t>
      </w:r>
      <w:r w:rsidRPr="0C2CC136">
        <w:t xml:space="preserve"> random effect was </w:t>
      </w:r>
      <w:r w:rsidR="007C2820">
        <w:t xml:space="preserve">not </w:t>
      </w:r>
      <w:r w:rsidRPr="0C2CC136">
        <w:t>significant (</w:t>
      </w:r>
      <w:r w:rsidRPr="007A54B9">
        <w:rPr>
          <w:i/>
          <w:iCs/>
        </w:rPr>
        <w:t>p</w:t>
      </w:r>
      <w:r w:rsidRPr="0C2CC136">
        <w:t xml:space="preserve"> = 0.48</w:t>
      </w:r>
      <w:ins w:id="204" w:author="Raven, Olivier (Student)" w:date="2026-06-09T13:37:00Z" w16du:dateUtc="2026-06-09T01:37:00Z">
        <w:r w:rsidR="00B57B58">
          <w:t>2</w:t>
        </w:r>
      </w:ins>
      <w:r w:rsidRPr="0C2CC136">
        <w:t>), indicating minimal additional between</w:t>
      </w:r>
      <w:r w:rsidR="007C2820">
        <w:t xml:space="preserve"> </w:t>
      </w:r>
      <w:r w:rsidRPr="0C2CC136">
        <w:t xml:space="preserve">lake variation once environmental covariates were included. Presence of </w:t>
      </w:r>
      <w:r w:rsidR="652BC29A" w:rsidRPr="0C2CC136">
        <w:t>c</w:t>
      </w:r>
      <w:r w:rsidRPr="0C2CC136">
        <w:t xml:space="preserve">ommon smelt had a significant negative parametric </w:t>
      </w:r>
      <w:r w:rsidR="004A3E3F">
        <w:t>relationship</w:t>
      </w:r>
      <w:r w:rsidR="004A3E3F" w:rsidRPr="0C2CC136">
        <w:t xml:space="preserve"> </w:t>
      </w:r>
      <w:r w:rsidRPr="0C2CC136">
        <w:t>(</w:t>
      </w:r>
      <w:r w:rsidRPr="007A54B9">
        <w:rPr>
          <w:i/>
          <w:iCs/>
        </w:rPr>
        <w:t>p</w:t>
      </w:r>
      <w:r w:rsidRPr="0C2CC136">
        <w:t xml:space="preserve"> = 0.04</w:t>
      </w:r>
      <w:ins w:id="205" w:author="Raven, Olivier (Student)" w:date="2026-06-09T13:37:00Z" w16du:dateUtc="2026-06-09T01:37:00Z">
        <w:r w:rsidR="00481BD9">
          <w:t>1</w:t>
        </w:r>
      </w:ins>
      <w:r w:rsidRPr="0C2CC136">
        <w:t xml:space="preserve">). Concurvity diagnostics indicated strong correlation between </w:t>
      </w:r>
      <w:r w:rsidR="652BC29A" w:rsidRPr="0C2CC136">
        <w:t>t</w:t>
      </w:r>
      <w:r w:rsidRPr="0C2CC136">
        <w:t>emperature and pH, but both variables were retained because they were ecologically interpretable and contributed significantly to model fit. Model diagnostics showed no evidence of overfitting (</w:t>
      </w:r>
      <w:r w:rsidR="00224421">
        <w:t>edf</w:t>
      </w:r>
      <w:r w:rsidR="00224421" w:rsidRPr="0C2CC136">
        <w:t xml:space="preserve"> </w:t>
      </w:r>
      <w:r w:rsidRPr="0C2CC136">
        <w:t xml:space="preserve">&lt; </w:t>
      </w:r>
      <w:r w:rsidRPr="005E218C">
        <w:rPr>
          <w:i/>
        </w:rPr>
        <w:t>k</w:t>
      </w:r>
      <w:r w:rsidRPr="0C2CC136">
        <w:t>), and predictive accuracy was moderate (</w:t>
      </w:r>
      <w:r w:rsidRPr="002028A1">
        <w:t>Fig</w:t>
      </w:r>
      <w:r w:rsidR="004C530F">
        <w:t>.</w:t>
      </w:r>
      <w:r w:rsidRPr="002028A1">
        <w:t xml:space="preserve"> 4</w:t>
      </w:r>
      <w:r w:rsidR="009364C2">
        <w:t>b</w:t>
      </w:r>
      <w:r w:rsidRPr="0C2CC136">
        <w:t>). The model tended to slightly over</w:t>
      </w:r>
      <w:r w:rsidR="000F79FF">
        <w:t>-</w:t>
      </w:r>
      <w:r w:rsidRPr="0C2CC136">
        <w:t>predict very low CPUE values and under</w:t>
      </w:r>
      <w:r w:rsidR="00367115">
        <w:t xml:space="preserve"> </w:t>
      </w:r>
      <w:r w:rsidRPr="0C2CC136">
        <w:t>predict the highest observations.</w:t>
      </w:r>
    </w:p>
    <w:p w14:paraId="42CF2A5C" w14:textId="68B97F65" w:rsidR="001A4F33" w:rsidRPr="001A4F33" w:rsidRDefault="57CF72C0" w:rsidP="00220041">
      <w:pPr>
        <w:spacing w:before="120" w:line="360" w:lineRule="auto"/>
        <w:jc w:val="left"/>
        <w:rPr>
          <w:b/>
          <w:bCs/>
        </w:rPr>
      </w:pPr>
      <w:r w:rsidRPr="0C2CC136">
        <w:rPr>
          <w:b/>
          <w:bCs/>
        </w:rPr>
        <w:t>Kōura B</w:t>
      </w:r>
      <w:r w:rsidR="418FA58C" w:rsidRPr="0C2CC136">
        <w:rPr>
          <w:b/>
          <w:bCs/>
        </w:rPr>
        <w:t>P</w:t>
      </w:r>
      <w:r w:rsidRPr="0C2CC136">
        <w:rPr>
          <w:b/>
          <w:bCs/>
        </w:rPr>
        <w:t>UE</w:t>
      </w:r>
    </w:p>
    <w:p w14:paraId="2098F3CD" w14:textId="66749689" w:rsidR="001A4F33" w:rsidRPr="00F5242A" w:rsidRDefault="57CF72C0" w:rsidP="00220041">
      <w:pPr>
        <w:spacing w:before="120" w:line="360" w:lineRule="auto"/>
        <w:jc w:val="left"/>
      </w:pPr>
      <w:r w:rsidRPr="0C2CC136">
        <w:t>The full Gamma GAM</w:t>
      </w:r>
      <w:r w:rsidR="00B11140">
        <w:t>M</w:t>
      </w:r>
      <w:r w:rsidRPr="0C2CC136">
        <w:t xml:space="preserve"> for positive B</w:t>
      </w:r>
      <w:r w:rsidR="418FA58C" w:rsidRPr="0C2CC136">
        <w:t>P</w:t>
      </w:r>
      <w:r w:rsidRPr="0C2CC136">
        <w:t xml:space="preserve">UE explained 33.5 % of the deviance (AIC = 324; adj. </w:t>
      </w:r>
      <w:r w:rsidRPr="005E218C">
        <w:rPr>
          <w:i/>
        </w:rPr>
        <w:t>R</w:t>
      </w:r>
      <w:r w:rsidRPr="0C2CC136">
        <w:t>² = 0.093). Stepwise ML selection (</w:t>
      </w:r>
      <w:r w:rsidRPr="005E218C">
        <w:rPr>
          <w:i/>
        </w:rPr>
        <w:t>α</w:t>
      </w:r>
      <w:r w:rsidRPr="0C2CC136">
        <w:t xml:space="preserve"> = 0.05) retained pH, </w:t>
      </w:r>
      <w:r w:rsidR="652BC29A" w:rsidRPr="0C2CC136">
        <w:t>e</w:t>
      </w:r>
      <w:r w:rsidRPr="0C2CC136">
        <w:t xml:space="preserve">mergent native </w:t>
      </w:r>
      <w:ins w:id="206" w:author="Raven, Olivier (Student)" w:date="2026-06-08T14:27:00Z">
        <w:r w:rsidR="00C93D5B" w:rsidRPr="00C93D5B">
          <w:t>macrophytes</w:t>
        </w:r>
      </w:ins>
      <w:del w:id="207" w:author="Raven, Olivier (Student)" w:date="2026-06-08T14:27:00Z" w16du:dateUtc="2026-06-08T02:27:00Z">
        <w:r w:rsidRPr="0C2CC136" w:rsidDel="00C93D5B">
          <w:delText>vegetation</w:delText>
        </w:r>
      </w:del>
      <w:r w:rsidRPr="0C2CC136">
        <w:t xml:space="preserve">, and the </w:t>
      </w:r>
      <w:r w:rsidR="54C26EA7" w:rsidRPr="0C2CC136">
        <w:t xml:space="preserve">lake </w:t>
      </w:r>
      <w:r w:rsidR="00651169">
        <w:t>identity</w:t>
      </w:r>
      <w:r w:rsidR="00651169" w:rsidRPr="0C2CC136">
        <w:t xml:space="preserve"> </w:t>
      </w:r>
      <w:r w:rsidRPr="0C2CC136">
        <w:t xml:space="preserve">random effect. The resulting reduced model had a lower AIC (318) and explained 26 % of the deviance (adj. </w:t>
      </w:r>
      <w:r w:rsidRPr="005E218C">
        <w:rPr>
          <w:i/>
        </w:rPr>
        <w:t>R</w:t>
      </w:r>
      <w:r w:rsidRPr="0C2CC136">
        <w:t>² = 0.141; n = 33). A likelihood ratio test provided no evidence that the full model offered a better fit than the reduced model (</w:t>
      </w:r>
      <w:r w:rsidRPr="005E218C">
        <w:rPr>
          <w:i/>
        </w:rPr>
        <w:t>p</w:t>
      </w:r>
      <w:r w:rsidRPr="0C2CC136">
        <w:t xml:space="preserve"> = 0.59), so the reduced model was chosen for inference.</w:t>
      </w:r>
    </w:p>
    <w:p w14:paraId="1187E216" w14:textId="172A95BF" w:rsidR="001A4F33" w:rsidRPr="00F5242A" w:rsidRDefault="57CF72C0" w:rsidP="00220041">
      <w:pPr>
        <w:spacing w:before="120" w:line="360" w:lineRule="auto"/>
        <w:jc w:val="left"/>
      </w:pPr>
      <w:commentRangeStart w:id="208"/>
      <w:r w:rsidRPr="0C2CC136">
        <w:t>The final REML-fitted B</w:t>
      </w:r>
      <w:r w:rsidR="418FA58C" w:rsidRPr="0C2CC136">
        <w:t>P</w:t>
      </w:r>
      <w:r w:rsidRPr="0C2CC136">
        <w:t xml:space="preserve">UE model explained 25.9 % of the deviance (adj. </w:t>
      </w:r>
      <w:r w:rsidRPr="005E218C">
        <w:rPr>
          <w:i/>
        </w:rPr>
        <w:t>R</w:t>
      </w:r>
      <w:r w:rsidRPr="0C2CC136">
        <w:t xml:space="preserve">² = 0.14) and retained </w:t>
      </w:r>
      <w:r w:rsidR="00584593">
        <w:t xml:space="preserve">a </w:t>
      </w:r>
      <w:r w:rsidR="00550265">
        <w:t xml:space="preserve">positive influence </w:t>
      </w:r>
      <w:r w:rsidR="007806B6">
        <w:t>of</w:t>
      </w:r>
      <w:r w:rsidR="00164381">
        <w:t xml:space="preserve"> </w:t>
      </w:r>
      <w:r w:rsidRPr="0C2CC136">
        <w:t>pH (</w:t>
      </w:r>
      <w:r w:rsidRPr="00393900">
        <w:rPr>
          <w:i/>
        </w:rPr>
        <w:t xml:space="preserve">p </w:t>
      </w:r>
      <w:r w:rsidRPr="0C2CC136">
        <w:t>= 0.00</w:t>
      </w:r>
      <w:ins w:id="209" w:author="Raven, Olivier (Student)" w:date="2026-06-09T13:56:00Z" w16du:dateUtc="2026-06-09T01:56:00Z">
        <w:r w:rsidR="00260692">
          <w:t>2</w:t>
        </w:r>
      </w:ins>
      <w:del w:id="210" w:author="Raven, Olivier (Student)" w:date="2026-06-09T13:56:00Z" w16du:dateUtc="2026-06-09T01:56:00Z">
        <w:r w:rsidRPr="0C2CC136" w:rsidDel="00260692">
          <w:delText>15</w:delText>
        </w:r>
      </w:del>
      <w:r w:rsidRPr="0C2CC136">
        <w:t xml:space="preserve">) and </w:t>
      </w:r>
      <w:r w:rsidR="00584593">
        <w:t xml:space="preserve">a </w:t>
      </w:r>
      <w:r w:rsidR="00164381">
        <w:t xml:space="preserve">negative influence </w:t>
      </w:r>
      <w:r w:rsidR="007806B6">
        <w:t>of</w:t>
      </w:r>
      <w:r w:rsidR="00164381">
        <w:t xml:space="preserve"> </w:t>
      </w:r>
      <w:r w:rsidR="652BC29A" w:rsidRPr="0C2CC136">
        <w:t>e</w:t>
      </w:r>
      <w:r w:rsidRPr="0C2CC136">
        <w:t xml:space="preserve">mergent native </w:t>
      </w:r>
      <w:ins w:id="211" w:author="Raven, Olivier (Student)" w:date="2026-06-08T14:27:00Z">
        <w:r w:rsidR="00C93D5B" w:rsidRPr="00C93D5B">
          <w:t>macrophytes</w:t>
        </w:r>
        <w:r w:rsidR="00C93D5B" w:rsidRPr="00C93D5B" w:rsidDel="00C93D5B">
          <w:t xml:space="preserve"> </w:t>
        </w:r>
      </w:ins>
      <w:del w:id="212" w:author="Raven, Olivier (Student)" w:date="2026-06-08T14:27:00Z" w16du:dateUtc="2026-06-08T02:27:00Z">
        <w:r w:rsidRPr="0C2CC136" w:rsidDel="00C93D5B">
          <w:delText xml:space="preserve">vegetation </w:delText>
        </w:r>
      </w:del>
      <w:r w:rsidRPr="0C2CC136">
        <w:t>(</w:t>
      </w:r>
      <w:r w:rsidRPr="00393900">
        <w:rPr>
          <w:i/>
        </w:rPr>
        <w:t xml:space="preserve">p </w:t>
      </w:r>
      <w:r w:rsidRPr="0C2CC136">
        <w:t>= 0.04</w:t>
      </w:r>
      <w:ins w:id="213" w:author="Raven, Olivier (Student)" w:date="2026-06-09T13:56:00Z" w16du:dateUtc="2026-06-09T01:56:00Z">
        <w:r w:rsidR="003D19C3">
          <w:t>1</w:t>
        </w:r>
      </w:ins>
      <w:r w:rsidRPr="0C2CC136">
        <w:t>) as significant, near</w:t>
      </w:r>
      <w:r w:rsidR="7B3F060F">
        <w:t>-</w:t>
      </w:r>
      <w:r w:rsidRPr="0C2CC136">
        <w:t xml:space="preserve">linear </w:t>
      </w:r>
      <w:r>
        <w:t>smooth</w:t>
      </w:r>
      <w:r w:rsidR="4FBFB811">
        <w:t>ing</w:t>
      </w:r>
      <w:r w:rsidRPr="0C2CC136">
        <w:t xml:space="preserve"> (Fig</w:t>
      </w:r>
      <w:r w:rsidR="004C530F">
        <w:t>.</w:t>
      </w:r>
      <w:r w:rsidRPr="0C2CC136">
        <w:t xml:space="preserve"> 5</w:t>
      </w:r>
      <w:r w:rsidRPr="002028A1">
        <w:t>a</w:t>
      </w:r>
      <w:r w:rsidRPr="0C2CC136">
        <w:t xml:space="preserve">). </w:t>
      </w:r>
      <w:commentRangeEnd w:id="208"/>
      <w:r w:rsidR="0030481B" w:rsidRPr="00647212">
        <w:rPr>
          <w:rStyle w:val="CommentReference"/>
          <w:sz w:val="22"/>
          <w:szCs w:val="22"/>
        </w:rPr>
        <w:commentReference w:id="208"/>
      </w:r>
      <w:ins w:id="214" w:author="Raven, Olivier (Student)" w:date="2026-06-09T15:36:00Z">
        <w:r w:rsidR="00647212" w:rsidRPr="00647212">
          <w:t>The emergent macrophyte effect, while statistically significant, was close to the threshold and should be interpreted with caution given the distributional limitations of the model discussed below.</w:t>
        </w:r>
      </w:ins>
      <w:ins w:id="215" w:author="Raven, Olivier (Student)" w:date="2026-06-09T15:36:00Z" w16du:dateUtc="2026-06-09T03:36:00Z">
        <w:r w:rsidR="00647212">
          <w:t xml:space="preserve"> </w:t>
        </w:r>
      </w:ins>
      <w:r w:rsidRPr="0C2CC136">
        <w:t>The lake</w:t>
      </w:r>
      <w:r w:rsidR="54C26EA7" w:rsidRPr="0C2CC136">
        <w:t xml:space="preserve"> </w:t>
      </w:r>
      <w:r w:rsidR="00160945" w:rsidRPr="00A64878">
        <w:t xml:space="preserve">identity </w:t>
      </w:r>
      <w:r w:rsidRPr="0C2CC136">
        <w:t xml:space="preserve">random effect was </w:t>
      </w:r>
      <w:r w:rsidR="00AF53C9">
        <w:t xml:space="preserve">not </w:t>
      </w:r>
      <w:r w:rsidRPr="0C2CC136">
        <w:t>significant (</w:t>
      </w:r>
      <w:r w:rsidRPr="00393900">
        <w:rPr>
          <w:i/>
        </w:rPr>
        <w:t>p</w:t>
      </w:r>
      <w:r w:rsidRPr="0C2CC136">
        <w:t xml:space="preserve"> = 0.60</w:t>
      </w:r>
      <w:ins w:id="216" w:author="Raven, Olivier (Student)" w:date="2026-06-09T13:56:00Z" w16du:dateUtc="2026-06-09T01:56:00Z">
        <w:r w:rsidR="00260692">
          <w:t>7</w:t>
        </w:r>
      </w:ins>
      <w:r w:rsidRPr="0C2CC136">
        <w:t>), indicating minimal additional between</w:t>
      </w:r>
      <w:r w:rsidR="002545CB">
        <w:t xml:space="preserve"> </w:t>
      </w:r>
      <w:r w:rsidRPr="0C2CC136">
        <w:t>lake variation after accounting for environmental predictors. Diagnostic checks showed appropriate basis dimensions (</w:t>
      </w:r>
      <w:r w:rsidR="00224421">
        <w:t>edf</w:t>
      </w:r>
      <w:r w:rsidR="33362085">
        <w:t xml:space="preserve"> </w:t>
      </w:r>
      <w:r w:rsidRPr="0C2CC136">
        <w:t xml:space="preserve">&lt; </w:t>
      </w:r>
      <w:r w:rsidRPr="00393900">
        <w:rPr>
          <w:i/>
        </w:rPr>
        <w:t>k</w:t>
      </w:r>
      <w:r w:rsidRPr="0C2CC136">
        <w:t>), stable convergence, and acceptable levels of observed concurvity</w:t>
      </w:r>
      <w:ins w:id="217" w:author="Raven, Olivier (Student)" w:date="2026-06-09T15:31:00Z">
        <w:r w:rsidR="00552264" w:rsidRPr="00552264">
          <w:t>, though minor departure from distributional assumptions was noted at the lower tail, likely reflecting a small number of high-biomass sites</w:t>
        </w:r>
      </w:ins>
      <w:r w:rsidRPr="0C2CC136">
        <w:t>. Predictive accuracy was moderate (</w:t>
      </w:r>
      <w:r w:rsidR="00C91FB8" w:rsidRPr="002028A1">
        <w:t>Fig</w:t>
      </w:r>
      <w:r w:rsidR="004C530F">
        <w:t>.</w:t>
      </w:r>
      <w:r w:rsidR="00C91FB8" w:rsidRPr="002028A1">
        <w:t xml:space="preserve"> 5b)</w:t>
      </w:r>
      <w:r w:rsidRPr="0C2CC136">
        <w:t>, with a tendency for the model to under</w:t>
      </w:r>
      <w:r w:rsidR="0019592A">
        <w:t xml:space="preserve"> </w:t>
      </w:r>
      <w:r w:rsidRPr="0C2CC136">
        <w:t>predict the highest B</w:t>
      </w:r>
      <w:r w:rsidR="418FA58C" w:rsidRPr="0C2CC136">
        <w:t>P</w:t>
      </w:r>
      <w:r w:rsidRPr="0C2CC136">
        <w:t>UE values.</w:t>
      </w:r>
    </w:p>
    <w:p w14:paraId="253318B0" w14:textId="1FDC4D0C" w:rsidR="00E42B34" w:rsidRPr="00F5242A" w:rsidRDefault="1C83688A" w:rsidP="00220041">
      <w:pPr>
        <w:spacing w:before="120" w:line="360" w:lineRule="auto"/>
        <w:jc w:val="left"/>
        <w:rPr>
          <w:b/>
          <w:bCs/>
          <w:sz w:val="28"/>
          <w:szCs w:val="28"/>
        </w:rPr>
      </w:pPr>
      <w:r w:rsidRPr="0C2CC136">
        <w:rPr>
          <w:b/>
          <w:bCs/>
          <w:sz w:val="28"/>
          <w:szCs w:val="28"/>
        </w:rPr>
        <w:t>Discussion</w:t>
      </w:r>
    </w:p>
    <w:p w14:paraId="6BC81E9A" w14:textId="32AD80FA" w:rsidR="197A77DE" w:rsidRDefault="00A64878" w:rsidP="00220041">
      <w:pPr>
        <w:spacing w:before="120" w:line="360" w:lineRule="auto"/>
        <w:jc w:val="left"/>
      </w:pPr>
      <w:r>
        <w:t xml:space="preserve">We found that local and site-scale habitat characteristics were </w:t>
      </w:r>
      <w:ins w:id="218" w:author="Raven, Olivier (Student)" w:date="2026-06-10T09:47:00Z" w16du:dateUtc="2026-06-09T21:47:00Z">
        <w:r w:rsidR="00F022F6">
          <w:t xml:space="preserve">consistently associated with </w:t>
        </w:r>
      </w:ins>
      <w:del w:id="219" w:author="Raven, Olivier (Student)" w:date="2026-06-10T09:47:00Z" w16du:dateUtc="2026-06-09T21:47:00Z">
        <w:r w:rsidDel="00F022F6">
          <w:delText xml:space="preserve">the primary determinants of </w:delText>
        </w:r>
      </w:del>
      <w:r>
        <w:t>kōura occurrence and abundance</w:t>
      </w:r>
      <w:ins w:id="220" w:author="Raven, Olivier (Student)" w:date="2026-06-10T09:47:00Z" w16du:dateUtc="2026-06-09T21:47:00Z">
        <w:r w:rsidR="00F022F6">
          <w:t xml:space="preserve"> across the five surveyed lakes</w:t>
        </w:r>
      </w:ins>
      <w:r>
        <w:t xml:space="preserve">. Although initial mixed-effects models identified significant differences in kōura occupancy, </w:t>
      </w:r>
      <w:r w:rsidR="20973BC3">
        <w:t>Catch Per Unit Effort (</w:t>
      </w:r>
      <w:r w:rsidR="4C9CE672">
        <w:t>CPUE</w:t>
      </w:r>
      <w:r w:rsidR="64ED05FD">
        <w:t>)</w:t>
      </w:r>
      <w:r w:rsidR="4C9CE672">
        <w:t>, and</w:t>
      </w:r>
      <w:r w:rsidR="59F1CB43">
        <w:t xml:space="preserve"> Biomass Per Unit</w:t>
      </w:r>
      <w:r>
        <w:t xml:space="preserve"> </w:t>
      </w:r>
      <w:r w:rsidR="59F1CB43">
        <w:t>Effort</w:t>
      </w:r>
      <w:r w:rsidR="4C9CE672">
        <w:t xml:space="preserve"> </w:t>
      </w:r>
      <w:r w:rsidR="4D9E5211">
        <w:t>(</w:t>
      </w:r>
      <w:r>
        <w:t>BPUE</w:t>
      </w:r>
      <w:r w:rsidR="4F6B4E0B">
        <w:t>)</w:t>
      </w:r>
      <w:r>
        <w:t xml:space="preserve"> among lakes, these differences were no longer evident once local environmental and biotic predictors were incorporated into the </w:t>
      </w:r>
      <w:r w:rsidR="037677E6">
        <w:t>Generalised Additive Mixed-Models (</w:t>
      </w:r>
      <w:r w:rsidR="4C9CE672">
        <w:t>GAMMs</w:t>
      </w:r>
      <w:r w:rsidR="71199F63">
        <w:t>)</w:t>
      </w:r>
      <w:r w:rsidR="4C9CE672">
        <w:t>.</w:t>
      </w:r>
      <w:ins w:id="221" w:author="Raven, Olivier (Student)" w:date="2026-06-10T10:04:00Z" w16du:dateUtc="2026-06-09T22:04:00Z">
        <w:r w:rsidR="004F1204">
          <w:t xml:space="preserve"> However, interpreting the non-significan</w:t>
        </w:r>
        <w:r w:rsidR="00EE7AFB">
          <w:t xml:space="preserve">ce of the lake identity in the final </w:t>
        </w:r>
        <w:r w:rsidR="00EE7AFB">
          <w:lastRenderedPageBreak/>
          <w:t xml:space="preserve">models requires caution. </w:t>
        </w:r>
      </w:ins>
      <w:ins w:id="222" w:author="Raven, Olivier (Student)" w:date="2026-06-10T10:05:00Z" w16du:dateUtc="2026-06-09T22:05:00Z">
        <w:r w:rsidR="006E175C">
          <w:t>In the occupancy model, both temper</w:t>
        </w:r>
      </w:ins>
      <w:ins w:id="223" w:author="Raven, Olivier (Student)" w:date="2026-06-10T10:06:00Z" w16du:dateUtc="2026-06-09T22:06:00Z">
        <w:r w:rsidR="006E175C">
          <w:t xml:space="preserve">ature and </w:t>
        </w:r>
        <w:r w:rsidR="00C905A9">
          <w:t>specific conductivity showed near-perfect collinearity with lake identity</w:t>
        </w:r>
      </w:ins>
      <w:ins w:id="224" w:author="Raven, Olivier (Student)" w:date="2026-06-10T10:07:00Z" w16du:dateUtc="2026-06-09T22:07:00Z">
        <w:r w:rsidR="00A811AD">
          <w:t xml:space="preserve">, suggesting these predictors </w:t>
        </w:r>
      </w:ins>
      <w:ins w:id="225" w:author="Raven, Olivier (Student)" w:date="2026-06-10T10:13:00Z">
        <w:r w:rsidR="00491856" w:rsidRPr="00491856">
          <w:t xml:space="preserve">likely </w:t>
        </w:r>
      </w:ins>
      <w:ins w:id="226" w:author="Raven, Olivier (Student)" w:date="2026-06-10T10:08:00Z">
        <w:r w:rsidR="00981EDD" w:rsidRPr="00981EDD">
          <w:t>absorbed between-lake differences rather than capturing purely within-lake habitat associations.</w:t>
        </w:r>
      </w:ins>
      <w:ins w:id="227" w:author="Raven, Olivier (Student)" w:date="2026-06-10T10:08:00Z" w16du:dateUtc="2026-06-09T22:08:00Z">
        <w:r w:rsidR="00F97B21" w:rsidRPr="00F97B21">
          <w:t xml:space="preserve"> </w:t>
        </w:r>
      </w:ins>
      <w:ins w:id="228" w:author="Raven, Olivier (Student)" w:date="2026-06-10T10:08:00Z">
        <w:r w:rsidR="00F97B21" w:rsidRPr="00F97B21">
          <w:t>The predictors</w:t>
        </w:r>
      </w:ins>
      <w:ins w:id="229" w:author="Raven, Olivier (Student)" w:date="2026-06-10T10:08:00Z" w16du:dateUtc="2026-06-09T22:08:00Z">
        <w:r w:rsidR="00F97B21">
          <w:t xml:space="preserve"> </w:t>
        </w:r>
      </w:ins>
      <w:ins w:id="230" w:author="Raven, Olivier (Student)" w:date="2026-06-10T10:09:00Z">
        <w:r w:rsidR="00F97B21" w:rsidRPr="00F97B21">
          <w:t>substrate index and riparian vegetation cover, which varied considerably within lakes</w:t>
        </w:r>
      </w:ins>
      <w:ins w:id="231" w:author="Raven, Olivier (Student)" w:date="2026-06-10T10:09:00Z" w16du:dateUtc="2026-06-09T22:09:00Z">
        <w:r w:rsidR="00F97B21">
          <w:t xml:space="preserve">, </w:t>
        </w:r>
        <w:r w:rsidR="00DA4BD2">
          <w:t>l</w:t>
        </w:r>
      </w:ins>
      <w:ins w:id="232" w:author="Raven, Olivier (Student)" w:date="2026-06-10T10:09:00Z">
        <w:r w:rsidR="00DA4BD2" w:rsidRPr="00DA4BD2">
          <w:t>ikely reflect genuine within-lake habitat associations</w:t>
        </w:r>
      </w:ins>
      <w:ins w:id="233" w:author="Raven, Olivier (Student)" w:date="2026-06-10T10:09:00Z" w16du:dateUtc="2026-06-09T22:09:00Z">
        <w:r w:rsidR="00DA4BD2">
          <w:t>.</w:t>
        </w:r>
      </w:ins>
      <w:del w:id="234" w:author="Raven, Olivier (Student)" w:date="2026-06-10T10:10:00Z" w16du:dateUtc="2026-06-09T22:10:00Z">
        <w:r w:rsidDel="00C9611D">
          <w:delText xml:space="preserve"> In the final models, lake identity was retained as a random effect </w:delText>
        </w:r>
        <w:r w:rsidR="00514288" w:rsidDel="00C9611D">
          <w:delText>to account for spatial non-independence a</w:delText>
        </w:r>
        <w:r w:rsidR="000912D2" w:rsidDel="00C9611D">
          <w:delText>mong sites, but was not sta</w:delText>
        </w:r>
        <w:r w:rsidR="005D02D1" w:rsidDel="00C9611D">
          <w:delText>tistically significant, indicating that it</w:delText>
        </w:r>
        <w:r w:rsidDel="00C9611D">
          <w:delText xml:space="preserve"> did not explain additional variation beyond that accounted for by littoral habitat characteristics and fish composition. </w:delText>
        </w:r>
        <w:commentRangeStart w:id="235"/>
        <w:commentRangeStart w:id="236"/>
        <w:r w:rsidR="00F4788C" w:rsidDel="00C9611D">
          <w:delText xml:space="preserve">This finding </w:delText>
        </w:r>
        <w:r w:rsidR="00AC5124" w:rsidDel="00C9611D">
          <w:delText>suggest</w:delText>
        </w:r>
        <w:r w:rsidR="003977AD" w:rsidDel="00C9611D">
          <w:delText>s</w:delText>
        </w:r>
        <w:r w:rsidR="00823F34" w:rsidDel="00C9611D">
          <w:delText xml:space="preserve"> that major lake</w:delText>
        </w:r>
        <w:r w:rsidR="000F0754" w:rsidDel="00C9611D">
          <w:delText>-scale processes</w:delText>
        </w:r>
      </w:del>
      <w:del w:id="237" w:author="Raven, Olivier (Student)" w:date="2026-06-08T13:41:00Z" w16du:dateUtc="2026-06-08T01:41:00Z">
        <w:r w:rsidR="00281590" w:rsidDel="00DA6785">
          <w:delText>,</w:delText>
        </w:r>
      </w:del>
      <w:del w:id="238" w:author="Raven, Olivier (Student)" w:date="2026-06-10T10:10:00Z" w16du:dateUtc="2026-06-09T22:10:00Z">
        <w:r w:rsidR="00744A96" w:rsidDel="00C9611D">
          <w:delText xml:space="preserve"> are </w:delText>
        </w:r>
        <w:commentRangeEnd w:id="235"/>
        <w:r w:rsidR="00DA6785" w:rsidDel="00C9611D">
          <w:rPr>
            <w:rStyle w:val="CommentReference"/>
            <w:sz w:val="22"/>
            <w:szCs w:val="22"/>
          </w:rPr>
          <w:commentReference w:id="235"/>
        </w:r>
        <w:commentRangeEnd w:id="236"/>
        <w:r w:rsidR="000F02EA" w:rsidDel="00C9611D">
          <w:rPr>
            <w:rStyle w:val="CommentReference"/>
            <w:sz w:val="22"/>
            <w:szCs w:val="22"/>
          </w:rPr>
          <w:commentReference w:id="236"/>
        </w:r>
        <w:r w:rsidR="00744A96" w:rsidDel="00C9611D">
          <w:delText xml:space="preserve">less important determinants of kōura distribution than local, within-lake variation in habitat quality. </w:delText>
        </w:r>
        <w:r w:rsidR="00E5428E" w:rsidDel="00C9611D">
          <w:delText xml:space="preserve">If </w:delText>
        </w:r>
        <w:r w:rsidR="00744A96" w:rsidDel="00C9611D">
          <w:delText xml:space="preserve">lake-scale processes </w:delText>
        </w:r>
        <w:r w:rsidR="00E5428E" w:rsidDel="00C9611D">
          <w:delText>were</w:delText>
        </w:r>
        <w:r w:rsidR="00744A96" w:rsidDel="00C9611D">
          <w:delText xml:space="preserve"> primary drivers, lake identity would be expected to remain significant even after </w:delText>
        </w:r>
        <w:r w:rsidR="00431996" w:rsidDel="00C9611D">
          <w:delText>including</w:delText>
        </w:r>
        <w:r w:rsidR="00744A96" w:rsidDel="00C9611D">
          <w:delText xml:space="preserve"> local predictors</w:delText>
        </w:r>
      </w:del>
      <w:del w:id="239" w:author="Raven, Olivier (Student)" w:date="2026-06-10T10:13:00Z" w16du:dateUtc="2026-06-09T22:13:00Z">
        <w:r w:rsidR="00744A96" w:rsidDel="00491856">
          <w:delText>.</w:delText>
        </w:r>
      </w:del>
      <w:r w:rsidR="00744A96">
        <w:t xml:space="preserve"> </w:t>
      </w:r>
      <w:r w:rsidR="00C367EE">
        <w:t>As predictors were often correlated at the site scale, the GAMMs are best interpreted as identifying habitat associations rather than mechanistic drivers of kōura distribution.</w:t>
      </w:r>
      <w:r>
        <w:t xml:space="preserve"> Consequently, </w:t>
      </w:r>
      <w:r w:rsidR="72D3AD34">
        <w:t xml:space="preserve">targeted </w:t>
      </w:r>
      <w:r w:rsidR="4C9CE672">
        <w:t>management</w:t>
      </w:r>
      <w:r>
        <w:t xml:space="preserve"> actions that </w:t>
      </w:r>
      <w:r w:rsidR="5DF4E816">
        <w:t>improve local</w:t>
      </w:r>
      <w:r>
        <w:t xml:space="preserve"> habitat </w:t>
      </w:r>
      <w:r w:rsidR="3D96B551">
        <w:t>structure</w:t>
      </w:r>
      <w:r>
        <w:t xml:space="preserve"> and </w:t>
      </w:r>
      <w:r w:rsidR="5531FD4B">
        <w:t xml:space="preserve">address </w:t>
      </w:r>
      <w:r w:rsidR="4C9CE672">
        <w:t>key</w:t>
      </w:r>
      <w:r>
        <w:t xml:space="preserve"> biotic pressures at </w:t>
      </w:r>
      <w:r w:rsidR="6622E279">
        <w:t>finer</w:t>
      </w:r>
      <w:r>
        <w:t xml:space="preserve"> spatial scales </w:t>
      </w:r>
      <w:r w:rsidR="15B6DF6E">
        <w:t xml:space="preserve">have the potential to deliver local gains, </w:t>
      </w:r>
      <w:r w:rsidR="113EA967">
        <w:t>particularly where whole-lake interventions are not feasible or where local habitat degradation is the dominant stressor.</w:t>
      </w:r>
    </w:p>
    <w:p w14:paraId="2A7A1D7A" w14:textId="2BFA6332" w:rsidR="00A64878" w:rsidRPr="007F41EB" w:rsidRDefault="6138F866" w:rsidP="00220041">
      <w:pPr>
        <w:spacing w:before="120" w:line="360" w:lineRule="auto"/>
        <w:jc w:val="left"/>
        <w:rPr>
          <w:b/>
          <w:bCs/>
          <w:iCs/>
        </w:rPr>
      </w:pPr>
      <w:r w:rsidRPr="007F41EB">
        <w:rPr>
          <w:b/>
          <w:bCs/>
          <w:iCs/>
        </w:rPr>
        <w:t>Habitat associations</w:t>
      </w:r>
      <w:r w:rsidR="24DD6573" w:rsidRPr="007F41EB">
        <w:rPr>
          <w:b/>
          <w:bCs/>
          <w:iCs/>
        </w:rPr>
        <w:t xml:space="preserve"> with kōura</w:t>
      </w:r>
    </w:p>
    <w:p w14:paraId="16B4A0B3" w14:textId="618123B2" w:rsidR="0047460D" w:rsidRDefault="00936077" w:rsidP="00220041">
      <w:pPr>
        <w:spacing w:before="120" w:line="360" w:lineRule="auto"/>
        <w:jc w:val="left"/>
      </w:pPr>
      <w:r w:rsidRPr="00936077">
        <w:t xml:space="preserve">Kōura occurrence </w:t>
      </w:r>
      <w:r w:rsidR="00A232B3">
        <w:t>was</w:t>
      </w:r>
      <w:r w:rsidRPr="00936077">
        <w:t xml:space="preserve"> consistently associated with </w:t>
      </w:r>
      <w:r w:rsidR="00213EBD">
        <w:t xml:space="preserve">coarser substrate types </w:t>
      </w:r>
      <w:r w:rsidR="00840967">
        <w:t>an</w:t>
      </w:r>
      <w:r w:rsidR="0019732C">
        <w:t>d</w:t>
      </w:r>
      <w:r w:rsidR="00840967">
        <w:t xml:space="preserve"> gr</w:t>
      </w:r>
      <w:r w:rsidR="0019732C">
        <w:t>e</w:t>
      </w:r>
      <w:r w:rsidR="00840967">
        <w:t>ater riparian vegetation cover.</w:t>
      </w:r>
      <w:r w:rsidRPr="00936077">
        <w:t xml:space="preserve"> </w:t>
      </w:r>
      <w:r w:rsidR="00B228BF" w:rsidRPr="00B228BF">
        <w:t>Substrate heterogeneity was moderately negatively correlated with the substrate index (</w:t>
      </w:r>
      <w:r w:rsidR="00B228BF" w:rsidRPr="00B228BF">
        <w:rPr>
          <w:i/>
          <w:iCs/>
        </w:rPr>
        <w:t xml:space="preserve">r </w:t>
      </w:r>
      <w:r w:rsidR="00B228BF" w:rsidRPr="00B228BF">
        <w:t>= −0.48), indicating that the index reflects dominance of co</w:t>
      </w:r>
      <w:r w:rsidR="00ED4EDE">
        <w:t>a</w:t>
      </w:r>
      <w:r w:rsidR="00B228BF" w:rsidRPr="00B228BF">
        <w:t>rse substrates rather than proportional mixing</w:t>
      </w:r>
      <w:r w:rsidR="00C0459E" w:rsidRPr="00C0459E">
        <w:t xml:space="preserve"> of particle sizes</w:t>
      </w:r>
      <w:r w:rsidR="00B228BF" w:rsidRPr="00B228BF">
        <w:t>.</w:t>
      </w:r>
      <w:r w:rsidR="00B228BF">
        <w:t xml:space="preserve"> </w:t>
      </w:r>
      <w:r w:rsidR="000F6FED">
        <w:t xml:space="preserve">Higher substrate index values </w:t>
      </w:r>
      <w:r w:rsidR="00482E1F" w:rsidRPr="00482E1F">
        <w:t>therefore reflect</w:t>
      </w:r>
      <w:r w:rsidR="00482E1F">
        <w:t xml:space="preserve"> </w:t>
      </w:r>
      <w:r w:rsidR="00AE0090">
        <w:t xml:space="preserve">the </w:t>
      </w:r>
      <w:r w:rsidR="00421748">
        <w:t>presence</w:t>
      </w:r>
      <w:r w:rsidR="00AE0090">
        <w:t xml:space="preserve"> of large </w:t>
      </w:r>
      <w:r w:rsidR="00421748">
        <w:t>particles</w:t>
      </w:r>
      <w:r w:rsidR="00AE0090">
        <w:t xml:space="preserve"> like bedrock, boulders and </w:t>
      </w:r>
      <w:r w:rsidR="00421748">
        <w:t>c</w:t>
      </w:r>
      <w:r w:rsidR="00AE0090">
        <w:t>obbles</w:t>
      </w:r>
      <w:r w:rsidR="004907D8">
        <w:t>,</w:t>
      </w:r>
      <w:r w:rsidR="00421748">
        <w:t xml:space="preserve"> </w:t>
      </w:r>
      <w:r w:rsidR="00B45BD9">
        <w:t>which</w:t>
      </w:r>
      <w:r w:rsidR="0041536C" w:rsidRPr="0041536C">
        <w:t xml:space="preserve"> </w:t>
      </w:r>
      <w:r w:rsidR="00155D8A">
        <w:t xml:space="preserve">create large </w:t>
      </w:r>
      <w:r w:rsidR="001B4656">
        <w:t>inter</w:t>
      </w:r>
      <w:r w:rsidR="005C798C">
        <w:t xml:space="preserve">stitial pore spaces that function as </w:t>
      </w:r>
      <w:r w:rsidR="00EF2253">
        <w:t xml:space="preserve">physical refugia, providing shelter from predators </w:t>
      </w:r>
      <w:r w:rsidR="00EF2253" w:rsidRPr="00155D8A">
        <w:t>(White &amp; Irvine, 2003</w:t>
      </w:r>
      <w:r w:rsidR="00EF2253">
        <w:t>;</w:t>
      </w:r>
      <w:r w:rsidR="00EF2253" w:rsidRPr="00EF2253">
        <w:t xml:space="preserve"> </w:t>
      </w:r>
      <w:r w:rsidR="00EF2253" w:rsidRPr="00155D8A">
        <w:t xml:space="preserve">Haschenburger &amp; Roest, 2009; </w:t>
      </w:r>
      <w:r w:rsidR="00EF2253" w:rsidRPr="008A656F">
        <w:t>Kusabs et al., 2015b</w:t>
      </w:r>
      <w:r w:rsidR="00EF2253" w:rsidRPr="00155D8A">
        <w:t>)</w:t>
      </w:r>
      <w:r w:rsidR="00EF2253">
        <w:t xml:space="preserve">. </w:t>
      </w:r>
      <w:r w:rsidR="00A2261D" w:rsidRPr="00A2261D">
        <w:t xml:space="preserve">The relationship between substrate size and </w:t>
      </w:r>
      <w:r w:rsidR="006C7888" w:rsidRPr="006C7888">
        <w:t>benthic invertebrates</w:t>
      </w:r>
      <w:r w:rsidR="006C7888">
        <w:t xml:space="preserve"> </w:t>
      </w:r>
      <w:r w:rsidR="00A2261D" w:rsidRPr="00A2261D">
        <w:t>is not linear</w:t>
      </w:r>
      <w:r w:rsidR="00B818FE">
        <w:t xml:space="preserve"> </w:t>
      </w:r>
      <w:r w:rsidR="00B818FE" w:rsidRPr="005B1462">
        <w:t>(Quinn &amp; Hickey, 1990)</w:t>
      </w:r>
      <w:r w:rsidR="00885293">
        <w:t xml:space="preserve">, where </w:t>
      </w:r>
      <w:r w:rsidR="00A2261D" w:rsidRPr="00A2261D">
        <w:t xml:space="preserve">larger pore spaces between coarse particles </w:t>
      </w:r>
      <w:r w:rsidR="004432C7">
        <w:t xml:space="preserve">may </w:t>
      </w:r>
      <w:r w:rsidR="00A2261D" w:rsidRPr="00A2261D">
        <w:t xml:space="preserve">favour adult kōura, smaller interstitial spaces within mixed substrates may provide refugia for juveniles, suggesting that </w:t>
      </w:r>
      <w:r w:rsidR="00FD4499">
        <w:t xml:space="preserve">heterogenous </w:t>
      </w:r>
      <w:r w:rsidR="00A2261D" w:rsidRPr="00A2261D">
        <w:t>substrate</w:t>
      </w:r>
      <w:r w:rsidR="00FD4499">
        <w:t>s</w:t>
      </w:r>
      <w:r w:rsidR="00A2261D" w:rsidRPr="00A2261D">
        <w:t xml:space="preserve"> support kōura across life stages</w:t>
      </w:r>
      <w:r w:rsidR="00B818FE">
        <w:t>.</w:t>
      </w:r>
      <w:r w:rsidR="00FD4499">
        <w:t xml:space="preserve"> </w:t>
      </w:r>
      <w:r w:rsidR="00EF1434">
        <w:t>However</w:t>
      </w:r>
      <w:r w:rsidR="00EF1434" w:rsidRPr="00E211E9">
        <w:t>, mixed substrates containing both coarse and fine particles can reduce pore space availability as smaller particles infill void spaces between larger ones</w:t>
      </w:r>
      <w:r w:rsidR="00EF1434">
        <w:t xml:space="preserve"> </w:t>
      </w:r>
      <w:r w:rsidR="00EF1434" w:rsidRPr="00E211E9">
        <w:t>(Haschenburger &amp; Roest, 2009), meaning that dominance of coarse substrate rather than substrate heterogeneity is the more relevant driver of refugia availability</w:t>
      </w:r>
      <w:r w:rsidR="00EF1434">
        <w:t xml:space="preserve"> for adults. </w:t>
      </w:r>
      <w:r w:rsidR="008706AF">
        <w:t>A</w:t>
      </w:r>
      <w:r w:rsidR="001838C3" w:rsidRPr="001838C3">
        <w:t xml:space="preserve">dditionally </w:t>
      </w:r>
      <w:r w:rsidR="008706AF">
        <w:t>c</w:t>
      </w:r>
      <w:r w:rsidR="008706AF" w:rsidRPr="001838C3">
        <w:t xml:space="preserve">oarse substrates may </w:t>
      </w:r>
      <w:r w:rsidR="001838C3" w:rsidRPr="001838C3">
        <w:t>facilitate burrowing by kōura at the margins of rocky areas where softer sediments are accessible, providing an additional form of refuge (Usio &amp; Townsend, 2000)</w:t>
      </w:r>
      <w:r w:rsidR="00E211E9">
        <w:t xml:space="preserve">. </w:t>
      </w:r>
      <w:r w:rsidR="0047460D" w:rsidRPr="0047460D">
        <w:t xml:space="preserve">Similar </w:t>
      </w:r>
      <w:r w:rsidR="00F11704">
        <w:t>preference</w:t>
      </w:r>
      <w:r w:rsidR="00030013">
        <w:t>s</w:t>
      </w:r>
      <w:r w:rsidR="00F11704">
        <w:t xml:space="preserve"> for coarse substrates</w:t>
      </w:r>
      <w:r w:rsidR="00F11704" w:rsidRPr="0047460D">
        <w:t xml:space="preserve"> </w:t>
      </w:r>
      <w:r w:rsidR="0047460D" w:rsidRPr="0047460D">
        <w:t xml:space="preserve">have been reported in stream environments (Olsson et al., 2006; Jowett et al., 2008), </w:t>
      </w:r>
      <w:r w:rsidR="009D1791" w:rsidRPr="009D1791">
        <w:t xml:space="preserve">although the optimal substrate size may differ </w:t>
      </w:r>
      <w:r w:rsidR="009D1791" w:rsidRPr="009D1791">
        <w:lastRenderedPageBreak/>
        <w:t xml:space="preserve">between habitat types. </w:t>
      </w:r>
      <w:r w:rsidR="00057EA0" w:rsidRPr="00057EA0">
        <w:t>In streams, kōura show a non-linear response to substrate size with an optimum around 130 mm, with probability of occurrence declining at boulder substrates larger than 256 mm, likely because larger substrates are associated with higher flow velocities that kōura actively avoid</w:t>
      </w:r>
      <w:r w:rsidR="00057EA0">
        <w:t xml:space="preserve"> </w:t>
      </w:r>
      <w:r w:rsidR="008E09CE">
        <w:t>(</w:t>
      </w:r>
      <w:r w:rsidR="00B6417D" w:rsidRPr="0047460D">
        <w:t>Jowett et al., 2008</w:t>
      </w:r>
      <w:r w:rsidR="008E09CE" w:rsidRPr="008E09CE">
        <w:t>)</w:t>
      </w:r>
      <w:r w:rsidR="008E09CE">
        <w:t>.</w:t>
      </w:r>
      <w:r w:rsidR="00E358AF" w:rsidRPr="00E358AF">
        <w:t xml:space="preserve"> Coarse particles in streams are also relatively stable under typical flow conditions, as their size reduces the likelihood of transport during high flows.</w:t>
      </w:r>
      <w:r w:rsidR="0047460D" w:rsidRPr="0047460D">
        <w:t xml:space="preserve"> </w:t>
      </w:r>
      <w:r w:rsidR="00BF4A90" w:rsidRPr="00BF4A90">
        <w:t>In lakes, where flow is minimal, kōura may preferentially use larger substrates such as boulders, as this constraint is removed and larger particles create more accessible interstitial refugia.</w:t>
      </w:r>
      <w:r w:rsidR="0013550C" w:rsidRPr="0013550C">
        <w:t xml:space="preserve"> </w:t>
      </w:r>
      <w:r w:rsidR="00E1761E">
        <w:t>However, substrate stability</w:t>
      </w:r>
      <w:r w:rsidR="00447CC0">
        <w:t xml:space="preserve"> </w:t>
      </w:r>
      <w:r w:rsidR="00E1761E">
        <w:t xml:space="preserve">in </w:t>
      </w:r>
      <w:r w:rsidR="001128F5">
        <w:t xml:space="preserve">these </w:t>
      </w:r>
      <w:r w:rsidR="00A53788">
        <w:t>volcanic</w:t>
      </w:r>
      <w:r w:rsidR="00E1761E">
        <w:t xml:space="preserve"> lakes </w:t>
      </w:r>
      <w:r w:rsidR="002F2623" w:rsidRPr="002F2623">
        <w:t>remain</w:t>
      </w:r>
      <w:r w:rsidR="00520D94">
        <w:t>s</w:t>
      </w:r>
      <w:r w:rsidR="002F2623" w:rsidRPr="002F2623">
        <w:t xml:space="preserve"> relevant in wave-exposed littoral zones</w:t>
      </w:r>
      <w:r w:rsidR="002F2623">
        <w:t xml:space="preserve">, as </w:t>
      </w:r>
      <w:r w:rsidR="009305DA" w:rsidRPr="009305DA">
        <w:t xml:space="preserve">pumice substrates, being lighter than other lithologies of </w:t>
      </w:r>
      <w:r w:rsidR="00465D59">
        <w:t>similar</w:t>
      </w:r>
      <w:r w:rsidR="009305DA" w:rsidRPr="009305DA">
        <w:t xml:space="preserve"> size, are more </w:t>
      </w:r>
      <w:r w:rsidR="00465D59">
        <w:t>likely</w:t>
      </w:r>
      <w:r w:rsidR="009305DA" w:rsidRPr="009305DA">
        <w:t xml:space="preserve"> to redistribution</w:t>
      </w:r>
      <w:r w:rsidR="009305DA">
        <w:t xml:space="preserve"> </w:t>
      </w:r>
      <w:r w:rsidR="00520D94" w:rsidRPr="00520D94">
        <w:t>during wave action, potentially reducing the stability of interstitial refugia.</w:t>
      </w:r>
      <w:r w:rsidR="00B85137">
        <w:t xml:space="preserve"> </w:t>
      </w:r>
      <w:r w:rsidR="0067649A">
        <w:t>Al</w:t>
      </w:r>
      <w:r w:rsidR="00B85137">
        <w:t>though</w:t>
      </w:r>
      <w:r w:rsidR="0047460D" w:rsidRPr="0047460D">
        <w:t xml:space="preserve"> fyke net </w:t>
      </w:r>
      <w:r w:rsidR="00A10F68">
        <w:t>deployment is</w:t>
      </w:r>
      <w:r w:rsidR="00A10F68" w:rsidRPr="0047460D">
        <w:t xml:space="preserve"> </w:t>
      </w:r>
      <w:r w:rsidR="0047460D" w:rsidRPr="0047460D">
        <w:t xml:space="preserve">more </w:t>
      </w:r>
      <w:r w:rsidR="00A10F68" w:rsidRPr="00A10F68">
        <w:t xml:space="preserve">challenging </w:t>
      </w:r>
      <w:r w:rsidR="0047460D" w:rsidRPr="0047460D">
        <w:t>in highly structured rocky habitats</w:t>
      </w:r>
      <w:r w:rsidR="003F5195">
        <w:t xml:space="preserve"> and may lead </w:t>
      </w:r>
      <w:r w:rsidR="0047460D" w:rsidRPr="0047460D">
        <w:t xml:space="preserve">to conservative abundance estimates, the consistent positive association with </w:t>
      </w:r>
      <w:r w:rsidR="513D7140">
        <w:t xml:space="preserve">the </w:t>
      </w:r>
      <w:r w:rsidR="0047460D" w:rsidRPr="0047460D">
        <w:t xml:space="preserve">substrate </w:t>
      </w:r>
      <w:r w:rsidR="380E1BB1">
        <w:t>index</w:t>
      </w:r>
      <w:r w:rsidR="0047460D" w:rsidRPr="0047460D">
        <w:t xml:space="preserve"> across </w:t>
      </w:r>
      <w:r w:rsidR="00C36218">
        <w:t xml:space="preserve">all five </w:t>
      </w:r>
      <w:r w:rsidR="0047460D" w:rsidRPr="0047460D">
        <w:t xml:space="preserve">lakes highlights the importance of </w:t>
      </w:r>
      <w:r w:rsidR="007E0052">
        <w:t>coarse</w:t>
      </w:r>
      <w:r w:rsidR="0047460D" w:rsidRPr="0047460D">
        <w:t xml:space="preserve"> littoral </w:t>
      </w:r>
      <w:r w:rsidR="007E0052">
        <w:t>substrates</w:t>
      </w:r>
      <w:r w:rsidR="007E0052" w:rsidRPr="0047460D">
        <w:t xml:space="preserve"> </w:t>
      </w:r>
      <w:r w:rsidR="0047460D" w:rsidRPr="0047460D">
        <w:t>for kōura.</w:t>
      </w:r>
    </w:p>
    <w:p w14:paraId="03B2D047" w14:textId="2B60565E" w:rsidR="00D4701A" w:rsidRDefault="009E3F1C" w:rsidP="00220041">
      <w:pPr>
        <w:spacing w:before="120" w:line="360" w:lineRule="auto"/>
        <w:jc w:val="left"/>
      </w:pPr>
      <w:commentRangeStart w:id="240"/>
      <w:r>
        <w:t xml:space="preserve">This refugia mechanism also helps explain why emergent </w:t>
      </w:r>
      <w:r w:rsidR="00DE7817">
        <w:t xml:space="preserve">macrophyte habitats were </w:t>
      </w:r>
      <w:r w:rsidR="006C58B6">
        <w:t>negatively</w:t>
      </w:r>
      <w:r w:rsidR="00DE7817">
        <w:t xml:space="preserve"> associated with kōura abundance and biomass despite providing vertical structure</w:t>
      </w:r>
      <w:r w:rsidR="00AC71AC">
        <w:t>. Emergent native macrophytes, including raupō (</w:t>
      </w:r>
      <w:r w:rsidR="00AC71AC" w:rsidRPr="1345278E">
        <w:rPr>
          <w:i/>
          <w:iCs/>
        </w:rPr>
        <w:t>Typha orientalis</w:t>
      </w:r>
      <w:r w:rsidR="00AC71AC">
        <w:t>) and giant spike rush (</w:t>
      </w:r>
      <w:r w:rsidR="00AC71AC" w:rsidRPr="1345278E">
        <w:rPr>
          <w:i/>
          <w:iCs/>
        </w:rPr>
        <w:t>Eleocharis sphacelata</w:t>
      </w:r>
      <w:r w:rsidR="00AC71AC">
        <w:t xml:space="preserve">), </w:t>
      </w:r>
      <w:r w:rsidR="006B3249">
        <w:t>often form</w:t>
      </w:r>
      <w:r w:rsidR="00963331">
        <w:t xml:space="preserve"> in</w:t>
      </w:r>
      <w:r w:rsidR="006B3249">
        <w:t xml:space="preserve"> relatively homogeneous habitats</w:t>
      </w:r>
      <w:r w:rsidR="00963331">
        <w:t>,</w:t>
      </w:r>
      <w:r w:rsidR="006B3249">
        <w:t xml:space="preserve"> characterised by fine sediments and high organic matter accumulation in sheltered littoral areas (Chambers, 1987</w:t>
      </w:r>
      <w:r w:rsidR="00ED4285">
        <w:t>; Lishawa et al., 2023</w:t>
      </w:r>
      <w:r w:rsidR="006B3249">
        <w:t xml:space="preserve">). Such conditions may limit the availability of effective refuges, reduce foraging efficiency, and increase oxygen demand associated with organic decomposition, with dissolved oxygen also likely to exhibit greater unmeasured </w:t>
      </w:r>
      <w:r w:rsidR="00BD5C07">
        <w:t>daily</w:t>
      </w:r>
      <w:r w:rsidR="006B3249">
        <w:t xml:space="preserve"> variability within macrophyte stands</w:t>
      </w:r>
      <w:r w:rsidR="00ED4285">
        <w:t xml:space="preserve"> </w:t>
      </w:r>
      <w:r w:rsidR="00C305FF">
        <w:t>(Bunch et al., 2010;</w:t>
      </w:r>
      <w:r w:rsidR="00FE692D">
        <w:t xml:space="preserve"> Schrank &amp; Lishawa, 2019</w:t>
      </w:r>
      <w:r w:rsidR="00C305FF">
        <w:t>)</w:t>
      </w:r>
      <w:r w:rsidR="006B3249">
        <w:t>.</w:t>
      </w:r>
      <w:r w:rsidR="00AC71AC">
        <w:t xml:space="preserve"> </w:t>
      </w:r>
      <w:r w:rsidR="00B11F11">
        <w:t>Th</w:t>
      </w:r>
      <w:r w:rsidR="003F230A">
        <w:t>erefore</w:t>
      </w:r>
      <w:r w:rsidR="00AC71AC">
        <w:t xml:space="preserve">, rocky shorelines </w:t>
      </w:r>
      <w:r w:rsidR="003F230A">
        <w:t xml:space="preserve">maintain accessible </w:t>
      </w:r>
      <w:r w:rsidR="00F72F4F" w:rsidRPr="00F72F4F">
        <w:t xml:space="preserve">interstitial </w:t>
      </w:r>
      <w:r w:rsidR="00F72F4F" w:rsidRPr="000D6A00">
        <w:t>pore spaces</w:t>
      </w:r>
      <w:r w:rsidR="00F72F4F" w:rsidDel="00F72F4F">
        <w:t xml:space="preserve"> </w:t>
      </w:r>
      <w:r w:rsidR="00F72F4F">
        <w:t xml:space="preserve">that function as </w:t>
      </w:r>
      <w:r w:rsidR="00372B8F">
        <w:t>refugia</w:t>
      </w:r>
      <w:r w:rsidR="00372B8F" w:rsidRPr="00372B8F">
        <w:t>, whereas macrophyte-dominated habitats accumulate fine sediments that infill potential void spaces and reduce refugia availability.</w:t>
      </w:r>
      <w:commentRangeEnd w:id="240"/>
      <w:del w:id="241" w:author="Raven, Olivier (Student)" w:date="2026-06-10T10:15:00Z" w16du:dateUtc="2026-06-09T22:15:00Z">
        <w:r w:rsidR="00D4701A" w:rsidDel="002D1F5C">
          <w:rPr>
            <w:rStyle w:val="CommentReference"/>
            <w:sz w:val="22"/>
            <w:szCs w:val="22"/>
          </w:rPr>
          <w:commentReference w:id="240"/>
        </w:r>
      </w:del>
      <w:ins w:id="242" w:author="Raven, Olivier (Student)" w:date="2026-06-10T10:15:00Z" w16du:dateUtc="2026-06-09T22:15:00Z">
        <w:r w:rsidR="007A2EA0">
          <w:t xml:space="preserve"> </w:t>
        </w:r>
      </w:ins>
      <w:ins w:id="243" w:author="Raven, Olivier (Student)" w:date="2026-06-09T15:52:00Z">
        <w:r w:rsidR="00DC46E0" w:rsidRPr="00DC46E0">
          <w:t>However, the negative association between emergent native macrophytes and kōura abundance and biomass should be interpreted with caution.</w:t>
        </w:r>
      </w:ins>
      <w:ins w:id="244" w:author="Raven, Olivier (Student)" w:date="2026-06-09T15:52:00Z" w16du:dateUtc="2026-06-09T03:52:00Z">
        <w:r w:rsidR="0013462E">
          <w:t xml:space="preserve"> </w:t>
        </w:r>
      </w:ins>
      <w:ins w:id="245" w:author="Raven, Olivier (Student)" w:date="2026-06-09T15:54:00Z" w16du:dateUtc="2026-06-09T03:54:00Z">
        <w:r w:rsidR="009B275F">
          <w:t>O</w:t>
        </w:r>
        <w:r w:rsidR="009716C4">
          <w:t xml:space="preserve">nly </w:t>
        </w:r>
        <w:r w:rsidR="00CA038B">
          <w:t xml:space="preserve">15 of </w:t>
        </w:r>
      </w:ins>
      <w:ins w:id="246" w:author="Raven, Olivier (Student)" w:date="2026-06-09T15:55:00Z" w16du:dateUtc="2026-06-09T03:55:00Z">
        <w:r w:rsidR="00CA038B">
          <w:t>60 sites had emergent macrophyte cover</w:t>
        </w:r>
      </w:ins>
      <w:ins w:id="247" w:author="Raven, Olivier (Student)" w:date="2026-06-09T16:18:00Z" w16du:dateUtc="2026-06-09T04:18:00Z">
        <w:r w:rsidR="009B275F">
          <w:t xml:space="preserve"> and i</w:t>
        </w:r>
      </w:ins>
      <w:ins w:id="248" w:author="Raven, Olivier (Student)" w:date="2026-06-09T16:03:00Z">
        <w:r w:rsidR="0074066E" w:rsidRPr="0074066E">
          <w:t>n the</w:t>
        </w:r>
      </w:ins>
      <w:ins w:id="249" w:author="Raven, Olivier (Student)" w:date="2026-06-09T16:18:00Z" w16du:dateUtc="2026-06-09T04:18:00Z">
        <w:r w:rsidR="002B5722">
          <w:t xml:space="preserve"> </w:t>
        </w:r>
      </w:ins>
      <w:ins w:id="250" w:author="Raven, Olivier (Student)" w:date="2026-06-09T16:03:00Z">
        <w:r w:rsidR="0074066E" w:rsidRPr="0074066E">
          <w:t xml:space="preserve">CPUE and BPUE models </w:t>
        </w:r>
      </w:ins>
      <w:ins w:id="251" w:author="Raven, Olivier (Student)" w:date="2026-06-09T16:18:00Z" w16du:dateUtc="2026-06-09T04:18:00Z">
        <w:r w:rsidR="002B5722">
          <w:t>thi</w:t>
        </w:r>
      </w:ins>
      <w:ins w:id="252" w:author="Raven, Olivier (Student)" w:date="2026-06-09T16:19:00Z" w16du:dateUtc="2026-06-09T04:19:00Z">
        <w:r w:rsidR="002B5722">
          <w:t>s was</w:t>
        </w:r>
      </w:ins>
      <w:ins w:id="253" w:author="Raven, Olivier (Student)" w:date="2026-06-09T16:18:00Z" w16du:dateUtc="2026-06-09T04:18:00Z">
        <w:r w:rsidR="002B5722">
          <w:t xml:space="preserve"> </w:t>
        </w:r>
      </w:ins>
      <w:ins w:id="254" w:author="Raven, Olivier (Student)" w:date="2026-06-09T16:03:00Z">
        <w:r w:rsidR="0074066E" w:rsidRPr="0074066E">
          <w:t>7 of 33 positive sites</w:t>
        </w:r>
      </w:ins>
      <w:ins w:id="255" w:author="Raven, Olivier (Student)" w:date="2026-06-09T16:19:00Z" w16du:dateUtc="2026-06-09T04:19:00Z">
        <w:r w:rsidR="002B5722">
          <w:t xml:space="preserve">, </w:t>
        </w:r>
      </w:ins>
      <w:ins w:id="256" w:author="Raven, Olivier (Student)" w:date="2026-06-09T16:19:00Z">
        <w:r w:rsidR="00E62971" w:rsidRPr="00E62971">
          <w:t>meaning model estimates for this predictor carry greater uncertainty than the smooth term confidence intervals suggest.</w:t>
        </w:r>
      </w:ins>
      <w:ins w:id="257" w:author="Raven, Olivier (Student)" w:date="2026-06-09T16:19:00Z" w16du:dateUtc="2026-06-09T04:19:00Z">
        <w:r w:rsidR="00E62971">
          <w:t xml:space="preserve"> </w:t>
        </w:r>
      </w:ins>
      <w:ins w:id="258" w:author="Raven, Olivier (Student)" w:date="2026-06-09T16:04:00Z">
        <w:r w:rsidR="00232921" w:rsidRPr="00232921">
          <w:t>That a consistent negative effect was nonetheless detected across both CPUE and BPUE models suggests the relationship is ecologically meaningful despite the limited representation of this habitat type in the dataset.</w:t>
        </w:r>
      </w:ins>
    </w:p>
    <w:p w14:paraId="55D14751" w14:textId="20105122" w:rsidR="52367E53" w:rsidRPr="007F41EB" w:rsidRDefault="00735C8A" w:rsidP="00220041">
      <w:pPr>
        <w:spacing w:before="120" w:line="360" w:lineRule="auto"/>
        <w:jc w:val="left"/>
        <w:rPr>
          <w:b/>
          <w:bCs/>
          <w:iCs/>
        </w:rPr>
      </w:pPr>
      <w:r>
        <w:rPr>
          <w:b/>
          <w:bCs/>
          <w:iCs/>
        </w:rPr>
        <w:t xml:space="preserve">Fish </w:t>
      </w:r>
      <w:r w:rsidR="003A3CA0">
        <w:rPr>
          <w:b/>
          <w:bCs/>
          <w:iCs/>
        </w:rPr>
        <w:t>associations as indica</w:t>
      </w:r>
      <w:r w:rsidR="00493811">
        <w:rPr>
          <w:b/>
          <w:bCs/>
          <w:iCs/>
        </w:rPr>
        <w:t>tor of habitat quality</w:t>
      </w:r>
    </w:p>
    <w:p w14:paraId="3D663C52" w14:textId="77777777" w:rsidR="002E01CE" w:rsidRDefault="002E01CE" w:rsidP="00220041">
      <w:pPr>
        <w:spacing w:before="120" w:line="360" w:lineRule="auto"/>
        <w:jc w:val="left"/>
      </w:pPr>
      <w:r w:rsidRPr="4BE3B274">
        <w:t>Associations between kōura abundance and th</w:t>
      </w:r>
      <w:r w:rsidRPr="002E01CE">
        <w:t xml:space="preserve">e presence of certain fish species further support the importance of habitat-mediated processes rather than direct biotic interactions. Goldfish presence was negatively associated with kōura occupancy, and common smelt presence was negatively </w:t>
      </w:r>
      <w:r w:rsidRPr="002E01CE">
        <w:lastRenderedPageBreak/>
        <w:t>associated with kōura CPUE. Goldfish are typically associated with warmer, vegetated littoral habitats with finer substrates (Fry &amp; Hart, 1948; Ford &amp; Beitinger, 2005), conditions that were also unfavourable for kōura in this study. Goldfish presence is therefore best interpreted as an indicator of habitat conditions that are unsuitable for kōura rather than as a direct driver of kōura distribution. Similarly, common smelt are primarily pelagic (Rowe, 1993), and their association with reduced kōura abundance is unlikely to reflect direct interactions. Instead, this pattern may reflect broader lake-scale trophic or environmental gradients, such as increased predation pressure mediated through shared predators (Schoen et al., 2015).</w:t>
      </w:r>
    </w:p>
    <w:p w14:paraId="5162848E" w14:textId="37ED123B" w:rsidR="00460CE0" w:rsidRPr="003C3AC0" w:rsidRDefault="00460CE0" w:rsidP="00220041">
      <w:pPr>
        <w:spacing w:before="120" w:line="360" w:lineRule="auto"/>
        <w:jc w:val="left"/>
      </w:pPr>
      <w:r w:rsidRPr="00460CE0">
        <w:t xml:space="preserve">A weak positive association between catfish presence and kōura </w:t>
      </w:r>
      <w:r w:rsidR="006B7693">
        <w:t>occupancy</w:t>
      </w:r>
      <w:r w:rsidR="006B7693" w:rsidRPr="00460CE0">
        <w:t xml:space="preserve"> </w:t>
      </w:r>
      <w:r w:rsidRPr="00460CE0">
        <w:t xml:space="preserve">was </w:t>
      </w:r>
      <w:r w:rsidR="00022D29">
        <w:t xml:space="preserve">detected </w:t>
      </w:r>
      <w:r w:rsidR="00CF6EE0">
        <w:t>in the GAMM</w:t>
      </w:r>
      <w:r w:rsidRPr="00460CE0">
        <w:t>, although this pattern should be interpreted cautiously.</w:t>
      </w:r>
      <w:r w:rsidR="006A1F94" w:rsidRPr="006A1F94">
        <w:t xml:space="preserve"> Catfish were restricted to </w:t>
      </w:r>
      <w:r w:rsidR="006A1F94">
        <w:t xml:space="preserve">lakes </w:t>
      </w:r>
      <w:r w:rsidR="006A1F94" w:rsidRPr="006A1F94">
        <w:t>Rotorua and Rotoiti, occurring at only 6 of 24 sites within these two lakes</w:t>
      </w:r>
      <w:r w:rsidR="006A1F94">
        <w:t>.</w:t>
      </w:r>
      <w:r w:rsidR="00435E08">
        <w:t xml:space="preserve"> </w:t>
      </w:r>
      <w:r w:rsidR="0037638B" w:rsidRPr="0037638B">
        <w:t xml:space="preserve">Examining this association across multiple spatial scales reveals a scale-dependent pattern consistent with Levin (1992), who demonstrated that ecological relationships </w:t>
      </w:r>
      <w:del w:id="259" w:author="Raven, Olivier (Student)" w:date="2026-06-09T15:39:00Z" w16du:dateUtc="2026-06-09T03:39:00Z">
        <w:r w:rsidR="0037638B" w:rsidRPr="0037638B" w:rsidDel="0094041C">
          <w:delText>can</w:delText>
        </w:r>
      </w:del>
      <w:ins w:id="260" w:author="Raven, Olivier (Student)" w:date="2026-06-09T15:39:00Z" w16du:dateUtc="2026-06-09T03:39:00Z">
        <w:r w:rsidR="0094041C" w:rsidRPr="0037638B">
          <w:t>could</w:t>
        </w:r>
      </w:ins>
      <w:r w:rsidR="0037638B" w:rsidRPr="0037638B">
        <w:t xml:space="preserve"> shift direction depending on the scale of analysis.</w:t>
      </w:r>
      <w:r w:rsidRPr="00460CE0">
        <w:t xml:space="preserve"> </w:t>
      </w:r>
      <w:r w:rsidR="006411E9">
        <w:t xml:space="preserve">At </w:t>
      </w:r>
      <w:r w:rsidR="00734D1C">
        <w:t>the</w:t>
      </w:r>
      <w:r w:rsidR="006411E9">
        <w:t xml:space="preserve"> lake </w:t>
      </w:r>
      <w:r w:rsidR="0037638B">
        <w:t>scale,</w:t>
      </w:r>
      <w:r w:rsidR="006411E9">
        <w:t xml:space="preserve"> </w:t>
      </w:r>
      <w:r w:rsidR="0037638B" w:rsidRPr="00460CE0">
        <w:t>kōura</w:t>
      </w:r>
      <w:r w:rsidR="0037638B">
        <w:t xml:space="preserve"> presence, CPUE, and BPUE </w:t>
      </w:r>
      <w:r w:rsidR="00017B2F">
        <w:t xml:space="preserve">were all substantially lower in </w:t>
      </w:r>
      <w:r w:rsidR="008F23D6">
        <w:t>catfish</w:t>
      </w:r>
      <w:r w:rsidR="00A43F9B">
        <w:t>-</w:t>
      </w:r>
      <w:r w:rsidR="008F23D6">
        <w:t>invaded lakes</w:t>
      </w:r>
      <w:r w:rsidR="00017B2F">
        <w:t xml:space="preserve"> than in catfish</w:t>
      </w:r>
      <w:r w:rsidR="00385535">
        <w:t>-</w:t>
      </w:r>
      <w:r w:rsidR="00017B2F">
        <w:t>free lakes</w:t>
      </w:r>
      <w:r w:rsidR="00385535">
        <w:t>, suggesting a negative association</w:t>
      </w:r>
      <w:r w:rsidR="00734D1C">
        <w:t xml:space="preserve">. At the site </w:t>
      </w:r>
      <w:r w:rsidR="00385535">
        <w:t>scale within invaded lakes</w:t>
      </w:r>
      <w:r w:rsidR="00734D1C">
        <w:t xml:space="preserve">, </w:t>
      </w:r>
      <w:r w:rsidR="000E5E92">
        <w:t xml:space="preserve">catfish-present sites </w:t>
      </w:r>
      <w:r w:rsidR="00331BBC">
        <w:t>also</w:t>
      </w:r>
      <w:r w:rsidR="00331BBC" w:rsidRPr="00331BBC">
        <w:t xml:space="preserve"> had lower kōura presence rates and abundance than catfish-absent sites</w:t>
      </w:r>
      <w:r w:rsidR="00B81247">
        <w:t xml:space="preserve">. </w:t>
      </w:r>
      <w:r w:rsidR="00ED55E9" w:rsidRPr="00ED55E9">
        <w:t>The positive parametric term in the GAMM therefore likely</w:t>
      </w:r>
      <w:r w:rsidR="00ED55E9">
        <w:t xml:space="preserve"> result</w:t>
      </w:r>
      <w:r w:rsidR="00CD6E23">
        <w:t>ed</w:t>
      </w:r>
      <w:r w:rsidR="00ED55E9" w:rsidRPr="00ED55E9">
        <w:t xml:space="preserve"> </w:t>
      </w:r>
      <w:r w:rsidR="00CD6E23">
        <w:t>from</w:t>
      </w:r>
      <w:r w:rsidR="00ED55E9" w:rsidRPr="00ED55E9">
        <w:t xml:space="preserve"> habitat covariate adjustment, where catfish and kōura co-occur in </w:t>
      </w:r>
      <w:r w:rsidR="009476BD">
        <w:t>coarse substrate</w:t>
      </w:r>
      <w:r w:rsidR="00ED55E9" w:rsidRPr="00ED55E9">
        <w:t xml:space="preserve"> </w:t>
      </w:r>
      <w:r w:rsidRPr="00460CE0">
        <w:t>littoral habitats that support higher benthic invertebrate biomass and historically higher kōura densities (Barnes, 1996; Barnes &amp; Hicks, 2003). Importantly,</w:t>
      </w:r>
      <w:r w:rsidR="00633247">
        <w:t xml:space="preserve"> the positive GAMM</w:t>
      </w:r>
      <w:r w:rsidRPr="00460CE0">
        <w:t xml:space="preserve"> </w:t>
      </w:r>
      <w:r w:rsidR="0032112D">
        <w:t xml:space="preserve">term </w:t>
      </w:r>
      <w:r w:rsidRPr="00460CE0">
        <w:t xml:space="preserve">does not preclude strong negative impacts of catfish during earlier stages of invasion; instead, </w:t>
      </w:r>
      <w:r w:rsidR="0028206A" w:rsidRPr="0028206A">
        <w:t>current distributions</w:t>
      </w:r>
      <w:r w:rsidR="0028206A" w:rsidRPr="0028206A" w:rsidDel="0028206A">
        <w:t xml:space="preserve"> </w:t>
      </w:r>
      <w:r w:rsidRPr="00460CE0">
        <w:t>may represent a residual distribution following substantial historical declines, with kōura persisting at reduced densities in habitats where stable coexistence is possible (</w:t>
      </w:r>
      <w:commentRangeStart w:id="261"/>
      <w:r w:rsidRPr="00460CE0">
        <w:t xml:space="preserve">Kusabs et al., </w:t>
      </w:r>
      <w:r w:rsidR="00A30ABC">
        <w:t>in revi</w:t>
      </w:r>
      <w:r w:rsidR="00CF4358">
        <w:t>sion</w:t>
      </w:r>
      <w:commentRangeEnd w:id="261"/>
      <w:r w:rsidR="006F0513" w:rsidRPr="00460CE0">
        <w:rPr>
          <w:rStyle w:val="CommentReference"/>
          <w:sz w:val="22"/>
          <w:szCs w:val="22"/>
        </w:rPr>
        <w:commentReference w:id="261"/>
      </w:r>
      <w:r w:rsidRPr="00460CE0">
        <w:t>). Overall, fish associations observed in this study appear to reflect shared responses to habitat structure and productivity rather than direct biotic regulation of kōura populations.</w:t>
      </w:r>
    </w:p>
    <w:p w14:paraId="45022EE1" w14:textId="03C593AA" w:rsidR="00651C83" w:rsidRPr="00CE1E09" w:rsidRDefault="09C0EE97" w:rsidP="00220041">
      <w:pPr>
        <w:spacing w:before="120" w:line="360" w:lineRule="auto"/>
        <w:jc w:val="left"/>
        <w:rPr>
          <w:b/>
          <w:bCs/>
          <w:iCs/>
        </w:rPr>
      </w:pPr>
      <w:r w:rsidRPr="00CE1E09">
        <w:rPr>
          <w:b/>
          <w:bCs/>
          <w:iCs/>
        </w:rPr>
        <w:t>Associations with physico-chemical drivers</w:t>
      </w:r>
    </w:p>
    <w:p w14:paraId="2276E001" w14:textId="6DAF2355" w:rsidR="007B2E08" w:rsidRPr="007B2E08" w:rsidRDefault="007B2E08" w:rsidP="00220041">
      <w:pPr>
        <w:spacing w:before="120" w:line="360" w:lineRule="auto"/>
        <w:jc w:val="left"/>
      </w:pPr>
      <w:r w:rsidRPr="007B2E08">
        <w:t xml:space="preserve">Elevated summer water temperatures were negatively associated with kōura abundance in both occupancy and CPUE models, indicating that thermal conditions impose an important constraint on littoral habitat suitability. </w:t>
      </w:r>
      <w:ins w:id="262" w:author="Raven, Olivier (Student)" w:date="2026-06-10T10:27:00Z">
        <w:r w:rsidR="00691103" w:rsidRPr="00691103">
          <w:t xml:space="preserve">Lakes were surveyed at different times across the spring-summer period, so between-lake temperature differences partly reflect when each lake was sampled, not </w:t>
        </w:r>
      </w:ins>
      <w:ins w:id="263" w:author="Raven, Olivier (Student)" w:date="2026-06-10T10:28:00Z" w16du:dateUtc="2026-06-09T22:28:00Z">
        <w:r w:rsidR="00F80F33">
          <w:t>only</w:t>
        </w:r>
      </w:ins>
      <w:ins w:id="264" w:author="Raven, Olivier (Student)" w:date="2026-06-10T10:27:00Z">
        <w:r w:rsidR="00691103" w:rsidRPr="00691103">
          <w:t xml:space="preserve"> differences in thermal regime</w:t>
        </w:r>
      </w:ins>
      <w:ins w:id="265" w:author="Raven, Olivier (Student)" w:date="2026-06-10T10:27:00Z" w16du:dateUtc="2026-06-09T22:27:00Z">
        <w:r w:rsidR="00691103">
          <w:t xml:space="preserve">. </w:t>
        </w:r>
      </w:ins>
      <w:r w:rsidRPr="007B2E08">
        <w:t xml:space="preserve">Kōura are known to be temperature-sensitive, with activity increasing above approximately 10 °C and temperatures exceeding 21 °C considered thermally stressful (Devcich, 1979; Angilletta et al., 2004; Hammond et al., 2006). During the study period, surface water </w:t>
      </w:r>
      <w:r w:rsidRPr="007B2E08">
        <w:lastRenderedPageBreak/>
        <w:t>temperatures in several lakes exceeded this threshold, including a mean summer temperature of 23.15 °C in Lake Rotorua, conditions likely to reduce suitable habitat availability during warm periods.</w:t>
      </w:r>
    </w:p>
    <w:p w14:paraId="5301DBF2" w14:textId="1E4A54BE" w:rsidR="00442142" w:rsidRDefault="007B2E08" w:rsidP="00220041">
      <w:pPr>
        <w:spacing w:before="120" w:line="360" w:lineRule="auto"/>
        <w:jc w:val="left"/>
      </w:pPr>
      <w:r w:rsidRPr="007B2E08">
        <w:t>In stratified lakes, elevated surface temperatures may further constrain kōura habitat by intensifying thermal stratification and limiting oxygen availability in deeper waters (Wetzel, 2001). Lake Rotoiti</w:t>
      </w:r>
      <w:r w:rsidR="00051EE8">
        <w:t xml:space="preserve"> and Ōkāreka</w:t>
      </w:r>
      <w:r w:rsidR="23B18292">
        <w:t>, for example,</w:t>
      </w:r>
      <w:r w:rsidRPr="007B2E08">
        <w:t xml:space="preserve"> experience extended stratification and reduced bottom-water oxygen concentrations during the </w:t>
      </w:r>
      <w:r w:rsidR="358BFAE1">
        <w:t>summer</w:t>
      </w:r>
      <w:r>
        <w:t xml:space="preserve"> period</w:t>
      </w:r>
      <w:r w:rsidR="5F80B67C">
        <w:t>s</w:t>
      </w:r>
      <w:r w:rsidRPr="007B2E08">
        <w:t xml:space="preserve"> (</w:t>
      </w:r>
      <w:r w:rsidR="138C154C">
        <w:t>von Westernhagen et al., 2010</w:t>
      </w:r>
      <w:r>
        <w:t>),</w:t>
      </w:r>
      <w:r w:rsidRPr="007B2E08">
        <w:t xml:space="preserve"> conditions that may restrict kōura to warmer nearshore or surface habitats where thermal stress is also elevated.</w:t>
      </w:r>
      <w:r w:rsidR="00E07F31">
        <w:t xml:space="preserve"> </w:t>
      </w:r>
      <w:r w:rsidRPr="007B2E08">
        <w:t>Although vertical movements and depth-specific habitat use were not assessed directly, the negative association between temperature and kōura abundance observed here is consistent with broader constraints on habitat suitability arising from the combined effects of thermal stress and reduced oxygen availability during prolonged stratification, rather than from surface temperature alone.</w:t>
      </w:r>
      <w:r w:rsidR="0096150C">
        <w:t xml:space="preserve"> </w:t>
      </w:r>
      <w:r w:rsidR="00442142" w:rsidRPr="00442142">
        <w:t xml:space="preserve">Importantly, this temperature effect was detected independently of littoral habitat structure, suggesting that elevated summer temperatures may compress kōura into a narrower subset of thermally and structurally suitable microhabitats, where local habitat </w:t>
      </w:r>
      <w:r w:rsidR="00437E59" w:rsidRPr="00437E59">
        <w:t>characteristics</w:t>
      </w:r>
      <w:r w:rsidR="00437E59">
        <w:t xml:space="preserve"> </w:t>
      </w:r>
      <w:r w:rsidR="00442142" w:rsidRPr="00442142">
        <w:t>may provide limited buffering but also increase vulnerability to predation and other stressors.</w:t>
      </w:r>
    </w:p>
    <w:p w14:paraId="4CA0BDCC" w14:textId="05000841" w:rsidR="007B2E08" w:rsidRPr="007B2E08" w:rsidRDefault="007B2E08" w:rsidP="00220041">
      <w:pPr>
        <w:spacing w:before="120" w:line="360" w:lineRule="auto"/>
        <w:jc w:val="left"/>
      </w:pPr>
      <w:r w:rsidRPr="007B2E08">
        <w:t xml:space="preserve">Because sampling was restricted to the </w:t>
      </w:r>
      <w:r w:rsidR="00646CF3">
        <w:t>spring/</w:t>
      </w:r>
      <w:r w:rsidRPr="007B2E08">
        <w:t>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 (Jane et al., 2021).</w:t>
      </w:r>
    </w:p>
    <w:p w14:paraId="4D9E2BCD" w14:textId="5B6BF777" w:rsidR="007B2E08" w:rsidRPr="007B2E08" w:rsidRDefault="007B2E08" w:rsidP="00220041">
      <w:pPr>
        <w:spacing w:before="120" w:line="360" w:lineRule="auto"/>
        <w:jc w:val="left"/>
      </w:pPr>
      <w:r w:rsidRPr="007B2E08">
        <w:t xml:space="preserve">In contrast to temperature effects on occurrence and abundance, water chemistry variables were more strongly associated with kōura </w:t>
      </w:r>
      <w:r w:rsidR="008F5E8C" w:rsidRPr="007B2E08">
        <w:t xml:space="preserve">abundance </w:t>
      </w:r>
      <w:r w:rsidRPr="007B2E08">
        <w:t xml:space="preserve">and biomass. </w:t>
      </w:r>
      <w:r w:rsidR="00B70560">
        <w:t>They</w:t>
      </w:r>
      <w:r w:rsidRPr="007B2E08">
        <w:t xml:space="preserve"> increased with higher pH and specific conductivity, with pH showing positive associations in both CPUE and BPUE models and conductivity positively associated with occupancy. Elevated pH values indicate carbonate-rich conditions that</w:t>
      </w:r>
      <w:r w:rsidR="26F233D7">
        <w:t xml:space="preserve"> may</w:t>
      </w:r>
      <w:r w:rsidRPr="007B2E08">
        <w:t xml:space="preserve"> enhance calcium availability, which is essential for exoskeleton formation, moulting, and growth in kōura (Hammond et al., 2006). </w:t>
      </w:r>
      <w:commentRangeStart w:id="266"/>
      <w:r w:rsidRPr="007B2E08">
        <w:t xml:space="preserve">Similarly, specific conductivity reflects </w:t>
      </w:r>
      <w:ins w:id="267" w:author="Raven, Olivier (Student)" w:date="2026-06-09T16:24:00Z" w16du:dateUtc="2026-06-09T04:24:00Z">
        <w:r w:rsidR="00134E5D">
          <w:t xml:space="preserve">the </w:t>
        </w:r>
        <w:r w:rsidR="006A675B">
          <w:t xml:space="preserve">overall </w:t>
        </w:r>
      </w:ins>
      <w:r w:rsidRPr="007B2E08">
        <w:t xml:space="preserve">ionic </w:t>
      </w:r>
      <w:ins w:id="268" w:author="Raven, Olivier (Student)" w:date="2026-06-09T16:24:00Z" w16du:dateUtc="2026-06-09T04:24:00Z">
        <w:r w:rsidR="006A675B">
          <w:t>composition of the water</w:t>
        </w:r>
      </w:ins>
      <w:ins w:id="269" w:author="Raven, Olivier (Student)" w:date="2026-06-09T16:25:00Z" w16du:dateUtc="2026-06-09T04:25:00Z">
        <w:r w:rsidR="006A675B">
          <w:t>, which in v</w:t>
        </w:r>
        <w:r w:rsidR="0055416C">
          <w:t>olcanic lake systems may indicate differences in catchment geology</w:t>
        </w:r>
      </w:ins>
      <w:ins w:id="270" w:author="Raven, Olivier (Student)" w:date="2026-06-09T16:34:00Z" w16du:dateUtc="2026-06-09T04:34:00Z">
        <w:r w:rsidR="00A5681F">
          <w:t xml:space="preserve"> and </w:t>
        </w:r>
      </w:ins>
      <w:ins w:id="271" w:author="Raven, Olivier (Student)" w:date="2026-06-10T10:22:00Z">
        <w:r w:rsidR="00B17D46" w:rsidRPr="00B17D46">
          <w:t xml:space="preserve">geothermal </w:t>
        </w:r>
      </w:ins>
      <w:ins w:id="272" w:author="Raven, Olivier (Student)" w:date="2026-06-09T16:25:00Z" w16du:dateUtc="2026-06-09T04:25:00Z">
        <w:r w:rsidR="00BF20A7">
          <w:t>inputs</w:t>
        </w:r>
      </w:ins>
      <w:ins w:id="273" w:author="Raven, Olivier (Student)" w:date="2026-06-10T10:22:00Z">
        <w:r w:rsidR="00E32A72" w:rsidRPr="00E32A72">
          <w:t>, though given its near-perfect collinearity with lake identity the mechanistic interpretation of this association remains uncertain.</w:t>
        </w:r>
      </w:ins>
      <w:del w:id="274" w:author="Raven, Olivier (Student)" w:date="2026-06-09T16:28:00Z" w16du:dateUtc="2026-06-09T04:28:00Z">
        <w:r w:rsidRPr="007B2E08" w:rsidDel="0067734D">
          <w:delText xml:space="preserve">strength and broader littoral productivity, which may </w:delText>
        </w:r>
      </w:del>
      <w:del w:id="275" w:author="Raven, Olivier (Student)" w:date="2026-06-09T16:35:00Z" w16du:dateUtc="2026-06-09T04:35:00Z">
        <w:r w:rsidRPr="007B2E08" w:rsidDel="000269C9">
          <w:delText xml:space="preserve">support </w:delText>
        </w:r>
      </w:del>
      <w:del w:id="276" w:author="Raven, Olivier (Student)" w:date="2026-06-09T16:28:00Z" w16du:dateUtc="2026-06-09T04:28:00Z">
        <w:r w:rsidRPr="007B2E08" w:rsidDel="0067734D">
          <w:delText xml:space="preserve">increased </w:delText>
        </w:r>
      </w:del>
      <w:del w:id="277" w:author="Raven, Olivier (Student)" w:date="2026-06-09T16:35:00Z" w16du:dateUtc="2026-06-09T04:35:00Z">
        <w:r w:rsidRPr="007B2E08" w:rsidDel="000269C9">
          <w:delText>food availability for kōura (Devcich, 1979)</w:delText>
        </w:r>
      </w:del>
      <w:del w:id="278" w:author="Raven, Olivier (Student)" w:date="2026-06-10T10:22:00Z" w16du:dateUtc="2026-06-09T22:22:00Z">
        <w:r w:rsidRPr="007B2E08" w:rsidDel="00E32A72">
          <w:delText>.</w:delText>
        </w:r>
        <w:commentRangeEnd w:id="266"/>
        <w:r w:rsidR="00280849" w:rsidRPr="007B2E08" w:rsidDel="00E32A72">
          <w:rPr>
            <w:rStyle w:val="CommentReference"/>
            <w:sz w:val="22"/>
            <w:szCs w:val="22"/>
          </w:rPr>
          <w:commentReference w:id="266"/>
        </w:r>
      </w:del>
      <w:r w:rsidRPr="007B2E08">
        <w:t xml:space="preserve"> </w:t>
      </w:r>
      <w:r w:rsidR="6547F335">
        <w:t>F</w:t>
      </w:r>
      <w:r>
        <w:t>avourable</w:t>
      </w:r>
      <w:r w:rsidRPr="007B2E08">
        <w:t xml:space="preserve"> chemical conditions are </w:t>
      </w:r>
      <w:r w:rsidR="3805C252">
        <w:t>more</w:t>
      </w:r>
      <w:r w:rsidRPr="007B2E08">
        <w:t xml:space="preserv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 (Greenaway, 1985).</w:t>
      </w:r>
    </w:p>
    <w:p w14:paraId="739295C4" w14:textId="219EEFC5" w:rsidR="001D52FF" w:rsidRDefault="008102F8" w:rsidP="00220041">
      <w:pPr>
        <w:spacing w:before="120"/>
        <w:jc w:val="left"/>
        <w:rPr>
          <w:b/>
          <w:bCs/>
        </w:rPr>
      </w:pPr>
      <w:r w:rsidRPr="1A056E24">
        <w:rPr>
          <w:b/>
          <w:bCs/>
        </w:rPr>
        <w:lastRenderedPageBreak/>
        <w:t>Conclusion</w:t>
      </w:r>
      <w:r w:rsidR="16036F10" w:rsidRPr="1A056E24">
        <w:rPr>
          <w:b/>
          <w:bCs/>
        </w:rPr>
        <w:t>s</w:t>
      </w:r>
    </w:p>
    <w:p w14:paraId="1DCE4055" w14:textId="08E097CE" w:rsidR="000A671C" w:rsidDel="003D6BE5" w:rsidRDefault="4B683974" w:rsidP="00220041">
      <w:pPr>
        <w:spacing w:before="120" w:line="360" w:lineRule="auto"/>
        <w:jc w:val="left"/>
        <w:rPr>
          <w:del w:id="279" w:author="Raven, Olivier (Student)" w:date="2026-06-10T10:39:00Z" w16du:dateUtc="2026-06-09T22:39:00Z"/>
        </w:rPr>
      </w:pPr>
      <w:r>
        <w:t>Our</w:t>
      </w:r>
      <w:r w:rsidR="000A671C">
        <w:t xml:space="preserve"> study </w:t>
      </w:r>
      <w:del w:id="280" w:author="Raven, Olivier (Student)" w:date="2026-06-10T10:42:00Z" w16du:dateUtc="2026-06-09T22:42:00Z">
        <w:r w:rsidR="000A671C" w:rsidDel="000735C4">
          <w:delText xml:space="preserve">demonstrates </w:delText>
        </w:r>
      </w:del>
      <w:ins w:id="281" w:author="Raven, Olivier (Student)" w:date="2026-06-10T10:42:00Z" w16du:dateUtc="2026-06-09T22:42:00Z">
        <w:r w:rsidR="000735C4">
          <w:t>found</w:t>
        </w:r>
        <w:r w:rsidR="000735C4">
          <w:t xml:space="preserve"> </w:t>
        </w:r>
      </w:ins>
      <w:r w:rsidR="000A671C">
        <w:t xml:space="preserve">that </w:t>
      </w:r>
      <w:ins w:id="282" w:author="Raven, Olivier (Student)" w:date="2026-06-10T10:42:00Z" w16du:dateUtc="2026-06-09T22:42:00Z">
        <w:r w:rsidR="000735C4">
          <w:t>local littoral habitat complexity</w:t>
        </w:r>
        <w:r w:rsidR="000735C4">
          <w:t xml:space="preserve">, particulary </w:t>
        </w:r>
        <w:r w:rsidR="002324D7">
          <w:t>coarse substrate</w:t>
        </w:r>
      </w:ins>
      <w:ins w:id="283" w:author="Raven, Olivier (Student)" w:date="2026-06-10T10:43:00Z" w16du:dateUtc="2026-06-09T22:43:00Z">
        <w:r w:rsidR="002324D7">
          <w:t xml:space="preserve"> availability and riparian vegetation cover</w:t>
        </w:r>
        <w:r w:rsidR="00E10995">
          <w:t>, were consistently associated with</w:t>
        </w:r>
      </w:ins>
      <w:ins w:id="284" w:author="Raven, Olivier (Student)" w:date="2026-06-10T10:42:00Z" w16du:dateUtc="2026-06-09T22:42:00Z">
        <w:r w:rsidR="000735C4">
          <w:t xml:space="preserve"> </w:t>
        </w:r>
      </w:ins>
      <w:r w:rsidR="000A671C">
        <w:t xml:space="preserve">kōura occurrence and abundance </w:t>
      </w:r>
      <w:r w:rsidR="7C3A727C">
        <w:t>in nearshore habitats</w:t>
      </w:r>
      <w:del w:id="285" w:author="Raven, Olivier (Student)" w:date="2026-06-10T10:44:00Z" w16du:dateUtc="2026-06-09T22:44:00Z">
        <w:r w:rsidR="7C3A727C" w:rsidDel="004444A9">
          <w:delText xml:space="preserve"> </w:delText>
        </w:r>
      </w:del>
      <w:ins w:id="286" w:author="Raven, Olivier (Student)" w:date="2026-06-10T10:44:00Z" w16du:dateUtc="2026-06-09T22:44:00Z">
        <w:r w:rsidR="004444A9">
          <w:t>.</w:t>
        </w:r>
      </w:ins>
      <w:del w:id="287" w:author="Raven, Olivier (Student)" w:date="2026-06-10T10:44:00Z" w16du:dateUtc="2026-06-09T22:44:00Z">
        <w:r w:rsidR="000A671C" w:rsidDel="004444A9">
          <w:delText xml:space="preserve">are primarily </w:delText>
        </w:r>
        <w:r w:rsidR="24527A37" w:rsidDel="004444A9">
          <w:delText>influenced</w:delText>
        </w:r>
        <w:r w:rsidR="000A671C" w:rsidDel="004444A9">
          <w:delText xml:space="preserve"> by </w:delText>
        </w:r>
      </w:del>
      <w:del w:id="288" w:author="Raven, Olivier (Student)" w:date="2026-06-10T10:42:00Z" w16du:dateUtc="2026-06-09T22:42:00Z">
        <w:r w:rsidR="000A671C" w:rsidDel="000735C4">
          <w:delText xml:space="preserve">local littoral habitat </w:delText>
        </w:r>
      </w:del>
      <w:del w:id="289" w:author="Raven, Olivier (Student)" w:date="2026-06-10T10:30:00Z" w16du:dateUtc="2026-06-09T22:30:00Z">
        <w:r w:rsidR="000A671C" w:rsidDel="00EC3918">
          <w:delText xml:space="preserve">conditions </w:delText>
        </w:r>
      </w:del>
      <w:del w:id="290" w:author="Raven, Olivier (Student)" w:date="2026-06-10T10:44:00Z" w16du:dateUtc="2026-06-09T22:44:00Z">
        <w:r w:rsidR="000A671C" w:rsidDel="004444A9">
          <w:delText xml:space="preserve">rather than by lake-scale processes. </w:delText>
        </w:r>
        <w:r w:rsidR="002735F9" w:rsidDel="004444A9">
          <w:delText xml:space="preserve">Coarse substrate availability </w:delText>
        </w:r>
        <w:r w:rsidR="000A671C" w:rsidDel="004444A9">
          <w:delText>and</w:delText>
        </w:r>
      </w:del>
      <w:r w:rsidR="000A671C">
        <w:t xml:space="preserve"> </w:t>
      </w:r>
      <w:ins w:id="291" w:author="Raven, Olivier (Student)" w:date="2026-06-10T10:44:00Z" w16du:dateUtc="2026-06-09T22:44:00Z">
        <w:r w:rsidR="004444A9">
          <w:t>E</w:t>
        </w:r>
      </w:ins>
      <w:ins w:id="292" w:author="Raven, Olivier (Student)" w:date="2026-06-10T10:43:00Z" w16du:dateUtc="2026-06-09T22:43:00Z">
        <w:r w:rsidR="004444A9">
          <w:t xml:space="preserve">levated </w:t>
        </w:r>
      </w:ins>
      <w:r w:rsidR="000A671C">
        <w:t xml:space="preserve">summer water temperature </w:t>
      </w:r>
      <w:del w:id="293" w:author="Raven, Olivier (Student)" w:date="2026-06-10T10:44:00Z" w16du:dateUtc="2026-06-09T22:44:00Z">
        <w:r w:rsidR="000A671C" w:rsidDel="00573019">
          <w:delText>emerged as key correlates, underscoring the importance of nearshore environments in shaping kōura distribution within lakes.</w:delText>
        </w:r>
      </w:del>
      <w:ins w:id="294" w:author="Raven, Olivier (Student)" w:date="2026-06-10T10:44:00Z" w16du:dateUtc="2026-06-09T22:44:00Z">
        <w:r w:rsidR="00573019">
          <w:t xml:space="preserve">were </w:t>
        </w:r>
        <w:r w:rsidR="0043524D">
          <w:t>negativel</w:t>
        </w:r>
      </w:ins>
      <w:ins w:id="295" w:author="Raven, Olivier (Student)" w:date="2026-06-10T10:45:00Z" w16du:dateUtc="2026-06-09T22:45:00Z">
        <w:r w:rsidR="0043524D">
          <w:t xml:space="preserve">y associated with kōura </w:t>
        </w:r>
      </w:ins>
      <w:ins w:id="296" w:author="Raven, Olivier (Student)" w:date="2026-06-10T10:46:00Z" w16du:dateUtc="2026-06-09T22:46:00Z">
        <w:r w:rsidR="0051376B">
          <w:t>occurrence</w:t>
        </w:r>
      </w:ins>
      <w:ins w:id="297" w:author="Raven, Olivier (Student)" w:date="2026-06-10T10:45:00Z" w16du:dateUtc="2026-06-09T22:45:00Z">
        <w:r w:rsidR="0043524D">
          <w:t xml:space="preserve"> and abundance, consistent with </w:t>
        </w:r>
      </w:ins>
      <w:ins w:id="298" w:author="Raven, Olivier (Student)" w:date="2026-06-10T10:46:00Z" w16du:dateUtc="2026-06-09T22:46:00Z">
        <w:r w:rsidR="0051376B">
          <w:t>thermal</w:t>
        </w:r>
      </w:ins>
      <w:ins w:id="299" w:author="Raven, Olivier (Student)" w:date="2026-06-10T10:45:00Z" w16du:dateUtc="2026-06-09T22:45:00Z">
        <w:r w:rsidR="0043524D">
          <w:t xml:space="preserve"> sensitivity of kōura, though this association partly reflects between-lakes differences and should be </w:t>
        </w:r>
      </w:ins>
      <w:ins w:id="300" w:author="Raven, Olivier (Student)" w:date="2026-06-10T10:46:00Z" w16du:dateUtc="2026-06-09T22:46:00Z">
        <w:r w:rsidR="0051376B">
          <w:t>interpreted</w:t>
        </w:r>
      </w:ins>
      <w:ins w:id="301" w:author="Raven, Olivier (Student)" w:date="2026-06-10T10:45:00Z" w16du:dateUtc="2026-06-09T22:45:00Z">
        <w:r w:rsidR="0043524D">
          <w:t xml:space="preserve"> </w:t>
        </w:r>
      </w:ins>
      <w:ins w:id="302" w:author="Raven, Olivier (Student)" w:date="2026-06-10T10:46:00Z" w16du:dateUtc="2026-06-09T22:46:00Z">
        <w:r w:rsidR="0051376B">
          <w:t>cautiously.</w:t>
        </w:r>
      </w:ins>
      <w:r w:rsidR="000A671C">
        <w:t xml:space="preserve"> Together, these findings </w:t>
      </w:r>
      <w:del w:id="303" w:author="Raven, Olivier (Student)" w:date="2026-06-10T10:46:00Z" w16du:dateUtc="2026-06-09T22:46:00Z">
        <w:r w:rsidR="000A671C" w:rsidDel="0051376B">
          <w:delText xml:space="preserve">indicate </w:delText>
        </w:r>
      </w:del>
      <w:ins w:id="304" w:author="Raven, Olivier (Student)" w:date="2026-06-10T10:46:00Z" w16du:dateUtc="2026-06-09T22:46:00Z">
        <w:r w:rsidR="0051376B">
          <w:t xml:space="preserve">suggest </w:t>
        </w:r>
      </w:ins>
      <w:r w:rsidR="000A671C">
        <w:t xml:space="preserve">that </w:t>
      </w:r>
      <w:ins w:id="305" w:author="Raven, Olivier (Student)" w:date="2026-06-10T10:46:00Z" w16du:dateUtc="2026-06-09T22:46:00Z">
        <w:r w:rsidR="00713FF2">
          <w:t xml:space="preserve">both local habitat complexity and thermal conditions shape </w:t>
        </w:r>
      </w:ins>
      <w:r w:rsidR="000A671C">
        <w:t xml:space="preserve">kōura </w:t>
      </w:r>
      <w:del w:id="306" w:author="Raven, Olivier (Student)" w:date="2026-06-10T10:47:00Z" w16du:dateUtc="2026-06-09T22:47:00Z">
        <w:r w:rsidR="000A671C" w:rsidDel="00781FFE">
          <w:delText xml:space="preserve">habitat suitability is closely linked to local physical habitat </w:delText>
        </w:r>
      </w:del>
      <w:del w:id="307" w:author="Raven, Olivier (Student)" w:date="2026-06-10T10:38:00Z" w16du:dateUtc="2026-06-09T22:38:00Z">
        <w:r w:rsidR="000A671C" w:rsidDel="00400782">
          <w:delText xml:space="preserve">characteristics </w:delText>
        </w:r>
      </w:del>
      <w:del w:id="308" w:author="Raven, Olivier (Student)" w:date="2026-06-10T10:47:00Z" w16du:dateUtc="2026-06-09T22:47:00Z">
        <w:r w:rsidR="000A671C" w:rsidDel="00781FFE">
          <w:delText xml:space="preserve">and seasonal thermal conditions operating at the site scale </w:delText>
        </w:r>
      </w:del>
      <w:ins w:id="309" w:author="Raven, Olivier (Student)" w:date="2026-06-10T10:47:00Z" w16du:dateUtc="2026-06-09T22:47:00Z">
        <w:r w:rsidR="00781FFE">
          <w:t xml:space="preserve">distribution </w:t>
        </w:r>
      </w:ins>
      <w:r w:rsidR="000A671C">
        <w:t>within the littoral zone.</w:t>
      </w:r>
    </w:p>
    <w:p w14:paraId="30604E99" w14:textId="208CEFA8" w:rsidR="009E11DF" w:rsidRPr="000A671C" w:rsidRDefault="003D6BE5" w:rsidP="00220041">
      <w:pPr>
        <w:spacing w:before="120" w:line="360" w:lineRule="auto"/>
        <w:jc w:val="left"/>
      </w:pPr>
      <w:ins w:id="310" w:author="Raven, Olivier (Student)" w:date="2026-06-10T10:39:00Z" w16du:dateUtc="2026-06-09T22:39:00Z">
        <w:r>
          <w:t xml:space="preserve"> </w:t>
        </w:r>
      </w:ins>
      <w:r w:rsidR="00E317C9" w:rsidRPr="00E317C9">
        <w:t xml:space="preserve">This study contributes to understanding of how habitat complexity structures </w:t>
      </w:r>
      <w:r w:rsidR="001F76AC">
        <w:t xml:space="preserve">influence </w:t>
      </w:r>
      <w:r w:rsidR="00E317C9" w:rsidRPr="00E317C9">
        <w:t xml:space="preserve">freshwater crayfish populations and demonstrates that not all forms of structural complexity equally support biodiversity. </w:t>
      </w:r>
      <w:r w:rsidR="001332D6" w:rsidRPr="001332D6">
        <w:t>Different forms of structural complexity likely support different species and ecological functions, meaning that maintaining diversity of habitat types within the littoral zone is important for broader biodiversity conservation</w:t>
      </w:r>
      <w:r w:rsidR="00504C76">
        <w:t xml:space="preserve"> </w:t>
      </w:r>
      <w:r w:rsidR="004A3D22" w:rsidRPr="004A3D22">
        <w:t>(Meerhoff &amp; de los Ángeles González-Sagrario, 2022)</w:t>
      </w:r>
      <w:r w:rsidR="001332D6" w:rsidRPr="001332D6">
        <w:t>.</w:t>
      </w:r>
      <w:r w:rsidR="001332D6">
        <w:t xml:space="preserve"> </w:t>
      </w:r>
      <w:r w:rsidR="00853DDC" w:rsidRPr="00853DDC">
        <w:t xml:space="preserve">As shoreline modification, sedimentation, and invasive macrophyte expansion </w:t>
      </w:r>
      <w:r w:rsidR="00163CCF" w:rsidRPr="00163CCF">
        <w:t>continue to reduce variation and structural diversity in littoral habitats, understanding which components of habitat complexity are functionally important for target species becomes critical for effective restoration planning.</w:t>
      </w:r>
    </w:p>
    <w:p w14:paraId="0C86AF75" w14:textId="1A104518" w:rsidR="000A671C" w:rsidRPr="000A671C" w:rsidDel="00032850" w:rsidRDefault="000A671C" w:rsidP="00220041">
      <w:pPr>
        <w:spacing w:before="120" w:line="360" w:lineRule="auto"/>
        <w:jc w:val="left"/>
        <w:rPr>
          <w:del w:id="311" w:author="Raven, Olivier (Student)" w:date="2026-06-08T13:45:00Z" w16du:dateUtc="2026-06-08T01:45:00Z"/>
        </w:rPr>
      </w:pPr>
      <w:commentRangeStart w:id="312"/>
      <w:del w:id="313" w:author="Raven, Olivier (Student)" w:date="2026-06-08T13:45:00Z" w16du:dateUtc="2026-06-08T01:45:00Z">
        <w:r w:rsidRPr="000A671C" w:rsidDel="00032850">
          <w:delText xml:space="preserve">Because sampling was restricted to the </w:delText>
        </w:r>
        <w:r w:rsidR="00646CF3" w:rsidDel="00032850">
          <w:delText>spring/</w:delText>
        </w:r>
        <w:r w:rsidRPr="000A671C" w:rsidDel="00032850">
          <w:delText>summer period,</w:delText>
        </w:r>
        <w:r w:rsidR="3A92ADD3" w:rsidDel="00032850">
          <w:delText xml:space="preserve"> our study provides a focused view of kōura habitat use under peak thermal conditions, but seasonal variation in habitat associations remains unexplored</w:delText>
        </w:r>
        <w:r w:rsidDel="00032850">
          <w:delText>.</w:delText>
        </w:r>
        <w:r w:rsidRPr="000A671C" w:rsidDel="00032850">
          <w:delText xml:space="preserve"> Future studies incorporating multi-season sampling would improve understanding of how habitat associations vary throughout the year, particularly in relation to temperature dynamics, stratification processes, and potential seasonal movements associated with reproduction.</w:delText>
        </w:r>
        <w:commentRangeEnd w:id="312"/>
        <w:r w:rsidR="00D8055C" w:rsidRPr="000A671C" w:rsidDel="00032850">
          <w:rPr>
            <w:rStyle w:val="CommentReference"/>
            <w:sz w:val="22"/>
            <w:szCs w:val="22"/>
          </w:rPr>
          <w:commentReference w:id="312"/>
        </w:r>
      </w:del>
    </w:p>
    <w:p w14:paraId="2605E649" w14:textId="218CFBFF" w:rsidR="000A671C" w:rsidRPr="000A671C" w:rsidRDefault="000A671C" w:rsidP="00E112EF">
      <w:pPr>
        <w:spacing w:before="120" w:line="360" w:lineRule="auto"/>
        <w:jc w:val="left"/>
      </w:pPr>
      <w:r w:rsidRPr="000A671C">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 (Capinha et al., 2013; Lee et al., 2025). While such broad-scale drivers are difficult to manage directly, local habitat conditions represent a tractable management lever. The strong association between kōura occurrence and </w:t>
      </w:r>
      <w:r w:rsidR="00422F14">
        <w:t xml:space="preserve">coarse </w:t>
      </w:r>
      <w:r w:rsidR="00BF4872">
        <w:t xml:space="preserve">substrate availability </w:t>
      </w:r>
      <w:r w:rsidRPr="000A671C">
        <w:t xml:space="preserve">suggests that </w:t>
      </w:r>
      <w:r w:rsidR="002B51A5" w:rsidRPr="002B51A5">
        <w:t xml:space="preserve">interstitial refuge </w:t>
      </w:r>
      <w:r w:rsidRPr="000A671C">
        <w:t xml:space="preserve">availability may act as a limiting factor in these systems. Accordingly, management actions that prioritise the protection and enhancement of </w:t>
      </w:r>
      <w:r w:rsidR="00803856">
        <w:t>coarse</w:t>
      </w:r>
      <w:r w:rsidRPr="000A671C">
        <w:t xml:space="preserve"> littoral </w:t>
      </w:r>
      <w:r w:rsidR="000E5CA0">
        <w:t>substrates and riparian vegetation</w:t>
      </w:r>
      <w:r w:rsidRPr="000A671C">
        <w:t xml:space="preserve">, including the targeted </w:t>
      </w:r>
      <w:r w:rsidRPr="000A671C">
        <w:lastRenderedPageBreak/>
        <w:t xml:space="preserve">placement of artificial reefs in areas already used by </w:t>
      </w:r>
      <w:r w:rsidR="5B3EFD72">
        <w:t>freshwater crayfish</w:t>
      </w:r>
      <w:r w:rsidR="6770F31D">
        <w:t xml:space="preserve"> (Johnsen &amp; Taugbøl, 2008)</w:t>
      </w:r>
      <w:r w:rsidR="02F7B917">
        <w:t>,</w:t>
      </w:r>
      <w:r w:rsidRPr="000A671C">
        <w:t xml:space="preserve"> may help support the persistence and local recovery of populations </w:t>
      </w:r>
      <w:r w:rsidR="19A68CFF">
        <w:t>in lakes</w:t>
      </w:r>
      <w:r w:rsidR="00696594" w:rsidRPr="00696594">
        <w:t xml:space="preserve"> and represent a practical approach to conserving functionally important habitat complexity in littoral ecosystems</w:t>
      </w:r>
      <w:r w:rsidRPr="000A671C">
        <w:t>.</w:t>
      </w:r>
    </w:p>
    <w:p w14:paraId="1337C4AA" w14:textId="77777777" w:rsidR="006E1C07" w:rsidRPr="00E52F4C" w:rsidRDefault="006E1C07" w:rsidP="00E112EF">
      <w:pPr>
        <w:spacing w:before="120" w:line="360" w:lineRule="auto"/>
        <w:jc w:val="left"/>
        <w:rPr>
          <w:b/>
          <w:bCs/>
        </w:rPr>
      </w:pPr>
      <w:r w:rsidRPr="0C2CC136">
        <w:rPr>
          <w:b/>
          <w:bCs/>
        </w:rPr>
        <w:t>Acknowledgements</w:t>
      </w:r>
    </w:p>
    <w:p w14:paraId="72138950" w14:textId="15FBFFC2" w:rsidR="004218F2" w:rsidRDefault="004218F2" w:rsidP="00E112EF">
      <w:pPr>
        <w:spacing w:before="120" w:line="360" w:lineRule="auto"/>
        <w:jc w:val="left"/>
      </w:pPr>
      <w:r>
        <w:t>We thank Te Arawa Lakes Trust and Te Komiti Whakahaere for the opportunity to study kōura in these special lakes. We are grateful to Soweeta Fort-D’ath and William Anaru (Te Arawa Lakes Trust), and Tihini Grant</w:t>
      </w:r>
      <w:r w:rsidR="01F51FFD">
        <w:t xml:space="preserve"> </w:t>
      </w:r>
      <w:r w:rsidR="509CBC56">
        <w:t xml:space="preserve">(Ngāti </w:t>
      </w:r>
      <w:r w:rsidR="233EED03">
        <w:t>Pikiao</w:t>
      </w:r>
      <w:r w:rsidR="509CBC56">
        <w:t>)</w:t>
      </w:r>
      <w:r>
        <w:t>, for facilitating access to the lakes and supporting the field programme. We appreciate Joe Butterworth’s assistance with fieldwork, and the support of Andy Bruere and Bay of Plenty Regional Council in helping to fund the fieldwork.</w:t>
      </w:r>
      <w:r w:rsidR="005E3698">
        <w:t xml:space="preserve"> </w:t>
      </w:r>
      <w:r w:rsidR="00516901">
        <w:t xml:space="preserve">We thank </w:t>
      </w:r>
      <w:r w:rsidR="001379D0" w:rsidRPr="007114BE">
        <w:t>Calum MacNeil</w:t>
      </w:r>
      <w:r w:rsidR="001379D0">
        <w:t xml:space="preserve"> and </w:t>
      </w:r>
      <w:r w:rsidR="00516901">
        <w:t xml:space="preserve">three </w:t>
      </w:r>
      <w:r w:rsidR="00C20767">
        <w:t xml:space="preserve">anonymous </w:t>
      </w:r>
      <w:r w:rsidR="00DB3549">
        <w:t>reviewers for feedback on a</w:t>
      </w:r>
      <w:r w:rsidR="00C20767">
        <w:t>n</w:t>
      </w:r>
      <w:r w:rsidR="00DB3549">
        <w:t xml:space="preserve"> earlier version of this manuscript.</w:t>
      </w:r>
    </w:p>
    <w:p w14:paraId="7F5BDDB0" w14:textId="1252159B" w:rsidR="00281019" w:rsidRPr="00281019" w:rsidRDefault="00281019" w:rsidP="00E112EF">
      <w:pPr>
        <w:spacing w:before="120" w:line="360" w:lineRule="auto"/>
        <w:jc w:val="left"/>
        <w:rPr>
          <w:b/>
          <w:bCs/>
        </w:rPr>
      </w:pPr>
      <w:r w:rsidRPr="00281019">
        <w:rPr>
          <w:b/>
          <w:bCs/>
        </w:rPr>
        <w:t>Funding</w:t>
      </w:r>
    </w:p>
    <w:p w14:paraId="2508CFD6" w14:textId="64CC5046" w:rsidR="006E1C07" w:rsidRDefault="00281019" w:rsidP="00E112EF">
      <w:pPr>
        <w:spacing w:before="120" w:line="360" w:lineRule="auto"/>
        <w:jc w:val="left"/>
      </w:pPr>
      <w:r w:rsidRPr="00281019">
        <w:t>This research was supported by the Fish Futures programme funded through a Ministry of Business, Innovation and Employment grant (CAWX2101).</w:t>
      </w:r>
    </w:p>
    <w:p w14:paraId="0DF362BA" w14:textId="4105AD43" w:rsidR="008403CD" w:rsidRPr="008403CD" w:rsidRDefault="008403CD" w:rsidP="00E112EF">
      <w:pPr>
        <w:spacing w:before="120" w:line="360" w:lineRule="auto"/>
        <w:jc w:val="left"/>
        <w:rPr>
          <w:b/>
          <w:bCs/>
        </w:rPr>
      </w:pPr>
      <w:r w:rsidRPr="008403CD">
        <w:rPr>
          <w:b/>
          <w:bCs/>
        </w:rPr>
        <w:t xml:space="preserve">Authors’ </w:t>
      </w:r>
      <w:r w:rsidR="005A4712">
        <w:rPr>
          <w:b/>
          <w:bCs/>
        </w:rPr>
        <w:t>c</w:t>
      </w:r>
      <w:r w:rsidRPr="008403CD">
        <w:rPr>
          <w:b/>
          <w:bCs/>
        </w:rPr>
        <w:t>ontributions</w:t>
      </w:r>
    </w:p>
    <w:p w14:paraId="025A713B" w14:textId="2AF92CF4" w:rsidR="00493B9E" w:rsidRDefault="00493B9E" w:rsidP="0023672F">
      <w:pPr>
        <w:spacing w:before="120" w:line="360" w:lineRule="auto"/>
        <w:jc w:val="left"/>
      </w:pPr>
      <w:r>
        <w:t>Study conception and design were undertaken by O.V.R., F.J.B.,</w:t>
      </w:r>
      <w:r w:rsidR="007A2094">
        <w:t xml:space="preserve"> I.A.</w:t>
      </w:r>
      <w:r w:rsidR="3CDE7FE0">
        <w:t>K.</w:t>
      </w:r>
      <w:r w:rsidR="007A2094">
        <w:t>K.,</w:t>
      </w:r>
      <w:r>
        <w:t xml:space="preserve"> R.H., and D.Ö. Fieldwork was conducted by O.V.R. Data analysis was performed by O.V.R., with statistical advice from F.J.B. Local ecological knowledge was contributed by </w:t>
      </w:r>
      <w:r w:rsidR="004727F5">
        <w:t>I.A.K.K</w:t>
      </w:r>
      <w:r>
        <w:t>.</w:t>
      </w:r>
      <w:r w:rsidR="008243E4">
        <w:t xml:space="preserve"> and</w:t>
      </w:r>
      <w:r w:rsidR="00B35777">
        <w:t xml:space="preserve"> R.H.</w:t>
      </w:r>
      <w:r>
        <w:t xml:space="preserve"> Manuscript drafting was led by O.V.R. All authors contributed to manuscript revision, approved the results, and the final manuscript.</w:t>
      </w:r>
    </w:p>
    <w:p w14:paraId="52B0492B" w14:textId="51DE276E" w:rsidR="0023672F" w:rsidRPr="0023672F" w:rsidRDefault="0023672F" w:rsidP="0023672F">
      <w:pPr>
        <w:spacing w:before="120" w:line="360" w:lineRule="auto"/>
        <w:jc w:val="left"/>
        <w:rPr>
          <w:b/>
          <w:bCs/>
        </w:rPr>
      </w:pPr>
      <w:r w:rsidRPr="0023672F">
        <w:rPr>
          <w:b/>
          <w:bCs/>
        </w:rPr>
        <w:t xml:space="preserve">Ethical </w:t>
      </w:r>
      <w:r w:rsidR="005A4712">
        <w:rPr>
          <w:b/>
          <w:bCs/>
        </w:rPr>
        <w:t>a</w:t>
      </w:r>
      <w:r w:rsidRPr="0023672F">
        <w:rPr>
          <w:b/>
          <w:bCs/>
        </w:rPr>
        <w:t>pproval</w:t>
      </w:r>
    </w:p>
    <w:p w14:paraId="43A07A17" w14:textId="77777777" w:rsidR="007766E7" w:rsidRDefault="007766E7" w:rsidP="0023672F">
      <w:pPr>
        <w:spacing w:before="120" w:line="360" w:lineRule="auto"/>
        <w:jc w:val="left"/>
        <w:rPr>
          <w:b/>
          <w:bCs/>
        </w:rPr>
      </w:pPr>
      <w:r w:rsidRPr="007766E7">
        <w:t>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r w:rsidRPr="007766E7">
        <w:rPr>
          <w:b/>
          <w:bCs/>
        </w:rPr>
        <w:t xml:space="preserve"> </w:t>
      </w:r>
    </w:p>
    <w:p w14:paraId="0478E928" w14:textId="77777777" w:rsidR="00281019" w:rsidRDefault="00DB7B6E" w:rsidP="00E112EF">
      <w:pPr>
        <w:spacing w:before="120" w:line="360" w:lineRule="auto"/>
        <w:jc w:val="left"/>
        <w:rPr>
          <w:b/>
          <w:bCs/>
        </w:rPr>
      </w:pPr>
      <w:r w:rsidRPr="00AD76B5">
        <w:rPr>
          <w:b/>
          <w:bCs/>
        </w:rPr>
        <w:t>Declarations</w:t>
      </w:r>
    </w:p>
    <w:p w14:paraId="0BBD884A" w14:textId="33CE17EF" w:rsidR="00F43A32" w:rsidRDefault="00DB7B6E" w:rsidP="00E112EF">
      <w:pPr>
        <w:spacing w:before="120" w:line="360" w:lineRule="auto"/>
        <w:jc w:val="left"/>
      </w:pPr>
      <w:r w:rsidRPr="00E06EAB">
        <w:t xml:space="preserve">The </w:t>
      </w:r>
      <w:r>
        <w:t>c</w:t>
      </w:r>
      <w:r w:rsidRPr="002556A5">
        <w:t>orresponding</w:t>
      </w:r>
      <w:r>
        <w:t xml:space="preserve"> </w:t>
      </w:r>
      <w:r w:rsidRPr="00E06EAB">
        <w:t>author has declared that none of the authors has any competing interests.</w:t>
      </w:r>
    </w:p>
    <w:p w14:paraId="45B7A438" w14:textId="77777777" w:rsidR="00D36C57" w:rsidRDefault="00DE7A25" w:rsidP="00E112EF">
      <w:pPr>
        <w:spacing w:before="120" w:line="360" w:lineRule="auto"/>
        <w:jc w:val="left"/>
        <w:rPr>
          <w:b/>
          <w:bCs/>
        </w:rPr>
      </w:pPr>
      <w:r w:rsidRPr="1DD4A8DB">
        <w:rPr>
          <w:b/>
          <w:bCs/>
        </w:rPr>
        <w:t xml:space="preserve">Data </w:t>
      </w:r>
      <w:r w:rsidR="005A4712" w:rsidRPr="1DD4A8DB">
        <w:rPr>
          <w:b/>
          <w:bCs/>
        </w:rPr>
        <w:t>a</w:t>
      </w:r>
      <w:r w:rsidRPr="1DD4A8DB">
        <w:rPr>
          <w:b/>
          <w:bCs/>
        </w:rPr>
        <w:t xml:space="preserve">vailability </w:t>
      </w:r>
      <w:r w:rsidR="005A4712" w:rsidRPr="1DD4A8DB">
        <w:rPr>
          <w:b/>
          <w:bCs/>
        </w:rPr>
        <w:t>s</w:t>
      </w:r>
      <w:r w:rsidRPr="1DD4A8DB">
        <w:rPr>
          <w:b/>
          <w:bCs/>
        </w:rPr>
        <w:t>tatement</w:t>
      </w:r>
    </w:p>
    <w:p w14:paraId="500E9C0B" w14:textId="77777777" w:rsidR="00D36C57" w:rsidRDefault="7F34A48D" w:rsidP="00E112EF">
      <w:pPr>
        <w:spacing w:before="120" w:line="360" w:lineRule="auto"/>
        <w:jc w:val="left"/>
      </w:pPr>
      <w:r>
        <w:t xml:space="preserve">The code and derived data supporting the findings of this study are openly available on GitHub (https://github.com/OlivierRaven/Koura_shoreline_habitats) and a rendered version of the analysis is hosted at https://olivierraven.github.io/Koura_shoreline_habitats/. The primary raw dataset is archived on Zenodo (https://doi.org/10.5281/zenodo.19476793). Peer review documents, including </w:t>
      </w:r>
      <w:r>
        <w:lastRenderedPageBreak/>
        <w:t>the cover letter and reviewer responses, are available in the manuscript repository in the interest of open and transparent science.</w:t>
      </w:r>
    </w:p>
    <w:p w14:paraId="14F43016" w14:textId="6C7B44E3" w:rsidR="00E42B34" w:rsidRPr="00232A56" w:rsidRDefault="1C83688A" w:rsidP="00E112EF">
      <w:pPr>
        <w:spacing w:before="120" w:line="360" w:lineRule="auto"/>
        <w:jc w:val="left"/>
        <w:rPr>
          <w:b/>
          <w:bCs/>
          <w:sz w:val="24"/>
          <w:szCs w:val="24"/>
        </w:rPr>
      </w:pPr>
      <w:r w:rsidRPr="1DD4A8DB">
        <w:rPr>
          <w:b/>
          <w:bCs/>
          <w:sz w:val="24"/>
          <w:szCs w:val="24"/>
        </w:rPr>
        <w:t>References</w:t>
      </w:r>
    </w:p>
    <w:p w14:paraId="39642ED0" w14:textId="77777777" w:rsidR="00C61739" w:rsidRPr="00F51F17" w:rsidRDefault="00C61739" w:rsidP="009B6367">
      <w:pPr>
        <w:spacing w:line="360" w:lineRule="auto"/>
        <w:ind w:left="810" w:hanging="720"/>
        <w:jc w:val="left"/>
        <w:rPr>
          <w:sz w:val="18"/>
          <w:szCs w:val="18"/>
        </w:rPr>
      </w:pPr>
      <w:r w:rsidRPr="46824A7A">
        <w:rPr>
          <w:sz w:val="18"/>
          <w:szCs w:val="18"/>
        </w:rPr>
        <w:t xml:space="preserve">Albertson, L. K., &amp; Daniels, M. D. (2018). </w:t>
      </w:r>
      <w:bookmarkStart w:id="314" w:name="_Int_OdNN9IVh"/>
      <w:r w:rsidRPr="46824A7A">
        <w:rPr>
          <w:sz w:val="18"/>
          <w:szCs w:val="18"/>
        </w:rPr>
        <w:t>Crayfish ecosystem engineering effects on riverbed disturbance and topography are mediated by size and behavior.</w:t>
      </w:r>
      <w:bookmarkEnd w:id="314"/>
      <w:r w:rsidRPr="46824A7A">
        <w:rPr>
          <w:sz w:val="18"/>
          <w:szCs w:val="18"/>
        </w:rPr>
        <w:t xml:space="preserve"> </w:t>
      </w:r>
      <w:r w:rsidRPr="46824A7A">
        <w:rPr>
          <w:i/>
          <w:iCs/>
          <w:sz w:val="18"/>
          <w:szCs w:val="18"/>
        </w:rPr>
        <w:t>Freshwater Science</w:t>
      </w:r>
      <w:r w:rsidRPr="46824A7A">
        <w:rPr>
          <w:sz w:val="18"/>
          <w:szCs w:val="18"/>
        </w:rPr>
        <w:t>, 37(4), 836–844. https://doi.org/10.1086/700884</w:t>
      </w:r>
    </w:p>
    <w:p w14:paraId="5364B183" w14:textId="77777777" w:rsidR="00C61739" w:rsidRPr="00F51F17" w:rsidRDefault="00C61739" w:rsidP="009B6367">
      <w:pPr>
        <w:spacing w:line="360" w:lineRule="auto"/>
        <w:ind w:left="810" w:hanging="720"/>
        <w:jc w:val="left"/>
        <w:rPr>
          <w:sz w:val="18"/>
          <w:szCs w:val="18"/>
        </w:rPr>
      </w:pPr>
      <w:r w:rsidRPr="46824A7A">
        <w:rPr>
          <w:sz w:val="18"/>
          <w:szCs w:val="18"/>
        </w:rPr>
        <w:t xml:space="preserve">Angilletta, M. J., Jr., Steury, T. D., &amp; Sears, M. W. (2004). </w:t>
      </w:r>
      <w:bookmarkStart w:id="315" w:name="_Int_g7KExUUm"/>
      <w:r w:rsidRPr="46824A7A">
        <w:rPr>
          <w:sz w:val="18"/>
          <w:szCs w:val="18"/>
        </w:rPr>
        <w:t>Temperature, Growth Rate, and Body Size in Ectotherms: Fitting Pieces of a Life-History Puzzle1.</w:t>
      </w:r>
      <w:bookmarkEnd w:id="315"/>
      <w:r w:rsidRPr="46824A7A">
        <w:rPr>
          <w:sz w:val="18"/>
          <w:szCs w:val="18"/>
        </w:rPr>
        <w:t xml:space="preserve"> </w:t>
      </w:r>
      <w:r w:rsidRPr="46824A7A">
        <w:rPr>
          <w:i/>
          <w:iCs/>
          <w:sz w:val="18"/>
          <w:szCs w:val="18"/>
        </w:rPr>
        <w:t>Integrative and Comparative Biology</w:t>
      </w:r>
      <w:r w:rsidRPr="46824A7A">
        <w:rPr>
          <w:sz w:val="18"/>
          <w:szCs w:val="18"/>
        </w:rPr>
        <w:t>, 44(6), 498–509. https://doi.org/10.1093/icb/44.6.498</w:t>
      </w:r>
    </w:p>
    <w:p w14:paraId="5ED03813" w14:textId="77777777" w:rsidR="0034760C" w:rsidRDefault="0034760C" w:rsidP="0034760C">
      <w:pPr>
        <w:spacing w:line="360" w:lineRule="auto"/>
        <w:ind w:left="810" w:hanging="720"/>
        <w:jc w:val="left"/>
        <w:rPr>
          <w:sz w:val="18"/>
          <w:szCs w:val="18"/>
        </w:rPr>
      </w:pPr>
      <w:r w:rsidRPr="46824A7A">
        <w:rPr>
          <w:sz w:val="18"/>
          <w:szCs w:val="18"/>
        </w:rPr>
        <w:t>Barnes, G. E. (1996). The biology and general ecology of the brown bullhead catfish (</w:t>
      </w:r>
      <w:r w:rsidRPr="46824A7A">
        <w:rPr>
          <w:i/>
          <w:iCs/>
          <w:sz w:val="18"/>
          <w:szCs w:val="18"/>
        </w:rPr>
        <w:t>Ameiurus nebulosus</w:t>
      </w:r>
      <w:r w:rsidRPr="46824A7A">
        <w:rPr>
          <w:sz w:val="18"/>
          <w:szCs w:val="18"/>
        </w:rPr>
        <w:t xml:space="preserve">) in Lake Taupo (Thesis, Master of Science (MSc)). </w:t>
      </w:r>
      <w:hyperlink r:id="rId13" w:history="1">
        <w:r w:rsidRPr="005B66A3">
          <w:rPr>
            <w:rStyle w:val="Hyperlink"/>
            <w:color w:val="auto"/>
            <w:sz w:val="18"/>
            <w:szCs w:val="18"/>
            <w:u w:val="none"/>
          </w:rPr>
          <w:t>https://researchcommons.waikato.ac.nz/items/24cf02c1-8c2f-4b63-ba89-e8a509e9ba05</w:t>
        </w:r>
      </w:hyperlink>
    </w:p>
    <w:p w14:paraId="58FAC129" w14:textId="77777777" w:rsidR="00C61739" w:rsidRPr="00F51F17" w:rsidRDefault="00C61739" w:rsidP="009B6367">
      <w:pPr>
        <w:spacing w:line="360" w:lineRule="auto"/>
        <w:ind w:left="810" w:hanging="720"/>
        <w:jc w:val="left"/>
        <w:rPr>
          <w:sz w:val="18"/>
          <w:szCs w:val="18"/>
        </w:rPr>
      </w:pPr>
      <w:r w:rsidRPr="46824A7A">
        <w:rPr>
          <w:sz w:val="18"/>
          <w:szCs w:val="18"/>
        </w:rPr>
        <w:t>Barnes, G. E., &amp; Hicks, B. J. (2003). Brown bullhead catfish (</w:t>
      </w:r>
      <w:r w:rsidRPr="46824A7A">
        <w:rPr>
          <w:i/>
          <w:iCs/>
          <w:sz w:val="18"/>
          <w:szCs w:val="18"/>
        </w:rPr>
        <w:t>Ameiurus nebulosus</w:t>
      </w:r>
      <w:r w:rsidRPr="46824A7A">
        <w:rPr>
          <w:sz w:val="18"/>
          <w:szCs w:val="18"/>
        </w:rPr>
        <w:t>) in Lake Taupo (Managing Invasive Freshwater Fish in New Zealand) [Proceedings of a workshop hosted by Department of Conservation, 10-12 May 2001, Hamilton]. Department of Conservation.</w:t>
      </w:r>
    </w:p>
    <w:p w14:paraId="3FE3E129" w14:textId="1B26A000" w:rsidR="00E53E46" w:rsidRPr="007763F5" w:rsidRDefault="00E53E46" w:rsidP="009B6367">
      <w:pPr>
        <w:spacing w:line="360" w:lineRule="auto"/>
        <w:ind w:left="810" w:hanging="720"/>
        <w:jc w:val="left"/>
        <w:rPr>
          <w:sz w:val="18"/>
          <w:szCs w:val="18"/>
        </w:rPr>
      </w:pPr>
      <w:r w:rsidRPr="007763F5">
        <w:rPr>
          <w:sz w:val="18"/>
          <w:szCs w:val="18"/>
        </w:rPr>
        <w:t xml:space="preserve">Bolker, B. M., Brooks, M. E., Clark, C. J., Geange, S. W., Poulsen, J. R., Stevens, M. H. H., &amp; White, J.-S. S. (2009). Generalized linear mixed models: A practical guide for ecology and evolution. </w:t>
      </w:r>
      <w:r w:rsidRPr="007763F5">
        <w:rPr>
          <w:i/>
          <w:iCs/>
          <w:sz w:val="18"/>
          <w:szCs w:val="18"/>
        </w:rPr>
        <w:t>Trends in Ecology &amp; Evolution</w:t>
      </w:r>
      <w:r w:rsidRPr="007763F5">
        <w:rPr>
          <w:sz w:val="18"/>
          <w:szCs w:val="18"/>
        </w:rPr>
        <w:t xml:space="preserve">, </w:t>
      </w:r>
      <w:r w:rsidRPr="007763F5">
        <w:rPr>
          <w:i/>
          <w:iCs/>
          <w:sz w:val="18"/>
          <w:szCs w:val="18"/>
        </w:rPr>
        <w:t>24</w:t>
      </w:r>
      <w:r w:rsidRPr="007763F5">
        <w:rPr>
          <w:sz w:val="18"/>
          <w:szCs w:val="18"/>
        </w:rPr>
        <w:t xml:space="preserve">(3), 127–135. </w:t>
      </w:r>
      <w:hyperlink r:id="rId14" w:history="1">
        <w:r w:rsidRPr="008203BA">
          <w:rPr>
            <w:rStyle w:val="Hyperlink"/>
            <w:color w:val="auto"/>
            <w:sz w:val="18"/>
            <w:szCs w:val="18"/>
            <w:u w:val="none"/>
          </w:rPr>
          <w:t>https://doi.org/10.1016/j.tree.2008.10.008</w:t>
        </w:r>
      </w:hyperlink>
    </w:p>
    <w:p w14:paraId="246D9E46" w14:textId="764EAD4F" w:rsidR="007763F5" w:rsidRPr="007763F5" w:rsidRDefault="007763F5" w:rsidP="009B6367">
      <w:pPr>
        <w:spacing w:line="360" w:lineRule="auto"/>
        <w:ind w:left="810" w:hanging="720"/>
        <w:jc w:val="left"/>
        <w:rPr>
          <w:sz w:val="18"/>
          <w:szCs w:val="18"/>
        </w:rPr>
      </w:pPr>
      <w:r w:rsidRPr="007763F5">
        <w:rPr>
          <w:sz w:val="18"/>
          <w:szCs w:val="18"/>
        </w:rPr>
        <w:t xml:space="preserve">Brooks, M. E., Kristensen, K., van Benthem, K. J., Magnusson, A., Berg, C. W., Nielsen, A., Skaug, H. J., Mächler, M., &amp; Bolker, B. M. (2017). glmmTMB Balances Speed and Flexibility Among Packages for Zero-inflated Generalized Linear Mixed Modeling. </w:t>
      </w:r>
      <w:r w:rsidRPr="007763F5">
        <w:rPr>
          <w:i/>
          <w:iCs/>
          <w:sz w:val="18"/>
          <w:szCs w:val="18"/>
        </w:rPr>
        <w:t>The R Journal</w:t>
      </w:r>
      <w:r w:rsidRPr="007763F5">
        <w:rPr>
          <w:sz w:val="18"/>
          <w:szCs w:val="18"/>
        </w:rPr>
        <w:t xml:space="preserve">, </w:t>
      </w:r>
      <w:r w:rsidRPr="007763F5">
        <w:rPr>
          <w:i/>
          <w:iCs/>
          <w:sz w:val="18"/>
          <w:szCs w:val="18"/>
        </w:rPr>
        <w:t>9</w:t>
      </w:r>
      <w:r w:rsidRPr="007763F5">
        <w:rPr>
          <w:sz w:val="18"/>
          <w:szCs w:val="18"/>
        </w:rPr>
        <w:t xml:space="preserve">(2), 378. </w:t>
      </w:r>
      <w:hyperlink r:id="rId15" w:history="1">
        <w:r w:rsidRPr="008203BA">
          <w:rPr>
            <w:rStyle w:val="Hyperlink"/>
            <w:color w:val="auto"/>
            <w:sz w:val="18"/>
            <w:szCs w:val="18"/>
            <w:u w:val="none"/>
          </w:rPr>
          <w:t>https://doi.org/10.32614/RJ-2017-066</w:t>
        </w:r>
      </w:hyperlink>
    </w:p>
    <w:p w14:paraId="401901D9" w14:textId="6DCB1EE8" w:rsidR="00C61739" w:rsidRDefault="00C61739" w:rsidP="009B6367">
      <w:pPr>
        <w:spacing w:line="360" w:lineRule="auto"/>
        <w:ind w:left="810" w:hanging="720"/>
        <w:jc w:val="left"/>
        <w:rPr>
          <w:sz w:val="18"/>
          <w:szCs w:val="18"/>
        </w:rPr>
      </w:pPr>
      <w:r w:rsidRPr="46824A7A">
        <w:rPr>
          <w:sz w:val="18"/>
          <w:szCs w:val="18"/>
        </w:rPr>
        <w:t xml:space="preserve">Broughton, R. J., Marsden, I. D., Hill, J. V., &amp; Glover, C. N. (2017). </w:t>
      </w:r>
      <w:bookmarkStart w:id="316" w:name="_Int_eMpWWp2Y"/>
      <w:r w:rsidRPr="46824A7A">
        <w:rPr>
          <w:sz w:val="18"/>
          <w:szCs w:val="18"/>
        </w:rPr>
        <w:t xml:space="preserve">Behavioural, physiological and biochemical responses to aquatic hypoxia in the freshwater crayfish, </w:t>
      </w:r>
      <w:r w:rsidRPr="46824A7A">
        <w:rPr>
          <w:i/>
          <w:iCs/>
          <w:sz w:val="18"/>
          <w:szCs w:val="18"/>
        </w:rPr>
        <w:t>Paranephrops zealandicus</w:t>
      </w:r>
      <w:r w:rsidRPr="46824A7A">
        <w:rPr>
          <w:sz w:val="18"/>
          <w:szCs w:val="18"/>
        </w:rPr>
        <w:t>.</w:t>
      </w:r>
      <w:bookmarkEnd w:id="316"/>
      <w:r w:rsidRPr="46824A7A">
        <w:rPr>
          <w:sz w:val="18"/>
          <w:szCs w:val="18"/>
        </w:rPr>
        <w:t xml:space="preserve"> </w:t>
      </w:r>
      <w:r w:rsidRPr="46824A7A">
        <w:rPr>
          <w:i/>
          <w:iCs/>
          <w:sz w:val="18"/>
          <w:szCs w:val="18"/>
        </w:rPr>
        <w:t>Comparative Biochemistry and Physiology Part A: Molecular &amp; Integrative Physiology,</w:t>
      </w:r>
      <w:r w:rsidRPr="46824A7A">
        <w:rPr>
          <w:sz w:val="18"/>
          <w:szCs w:val="18"/>
        </w:rPr>
        <w:t xml:space="preserve"> 212, 72–80. </w:t>
      </w:r>
      <w:hyperlink r:id="rId16">
        <w:r w:rsidR="002E1752" w:rsidRPr="46824A7A">
          <w:rPr>
            <w:rStyle w:val="Hyperlink"/>
            <w:color w:val="auto"/>
            <w:sz w:val="18"/>
            <w:szCs w:val="18"/>
            <w:u w:val="none"/>
          </w:rPr>
          <w:t>https://doi.org/10.1016/j.cbpa.2017.07.013</w:t>
        </w:r>
      </w:hyperlink>
    </w:p>
    <w:p w14:paraId="30431E7F" w14:textId="77777777" w:rsidR="00F174BA" w:rsidRPr="00F174BA" w:rsidRDefault="00F174BA" w:rsidP="009B6367">
      <w:pPr>
        <w:spacing w:line="360" w:lineRule="auto"/>
        <w:ind w:left="810" w:hanging="720"/>
        <w:jc w:val="left"/>
        <w:rPr>
          <w:sz w:val="18"/>
          <w:szCs w:val="18"/>
        </w:rPr>
      </w:pPr>
      <w:r w:rsidRPr="00F174BA">
        <w:rPr>
          <w:sz w:val="18"/>
          <w:szCs w:val="18"/>
        </w:rPr>
        <w:t xml:space="preserve">Bunch, A. J., Allen, M. S., &amp; Gwinn, D. C. (2010). Spatial and Temporal Hypoxia Dynamics in Dense Emergent Macrophytes in a Florida Lake. </w:t>
      </w:r>
      <w:r w:rsidRPr="00F174BA">
        <w:rPr>
          <w:i/>
          <w:iCs/>
          <w:sz w:val="18"/>
          <w:szCs w:val="18"/>
        </w:rPr>
        <w:t>Wetlands</w:t>
      </w:r>
      <w:r w:rsidRPr="00F174BA">
        <w:rPr>
          <w:sz w:val="18"/>
          <w:szCs w:val="18"/>
        </w:rPr>
        <w:t xml:space="preserve">, </w:t>
      </w:r>
      <w:r w:rsidRPr="00F174BA">
        <w:rPr>
          <w:i/>
          <w:iCs/>
          <w:sz w:val="18"/>
          <w:szCs w:val="18"/>
        </w:rPr>
        <w:t>30</w:t>
      </w:r>
      <w:r w:rsidRPr="00F174BA">
        <w:rPr>
          <w:sz w:val="18"/>
          <w:szCs w:val="18"/>
        </w:rPr>
        <w:t xml:space="preserve">(3), 429–435. </w:t>
      </w:r>
      <w:hyperlink r:id="rId17" w:history="1">
        <w:r w:rsidRPr="00F174BA">
          <w:rPr>
            <w:rStyle w:val="Hyperlink"/>
            <w:color w:val="auto"/>
            <w:sz w:val="18"/>
            <w:szCs w:val="18"/>
            <w:u w:val="none"/>
          </w:rPr>
          <w:t>https://doi.org/10.1007/s13157-010-0051-9</w:t>
        </w:r>
      </w:hyperlink>
    </w:p>
    <w:p w14:paraId="6D9F9F69" w14:textId="7831C910" w:rsidR="002E1752" w:rsidRPr="00F51F17" w:rsidRDefault="002E1752" w:rsidP="009B6367">
      <w:pPr>
        <w:spacing w:line="360" w:lineRule="auto"/>
        <w:ind w:left="810" w:hanging="720"/>
        <w:jc w:val="left"/>
        <w:rPr>
          <w:sz w:val="18"/>
          <w:szCs w:val="18"/>
        </w:rPr>
      </w:pPr>
      <w:r w:rsidRPr="46824A7A">
        <w:rPr>
          <w:sz w:val="18"/>
          <w:szCs w:val="18"/>
        </w:rPr>
        <w:t xml:space="preserve">Capinha, C., Larson, E. R., Tricarico, E., Olden, J. D., &amp; Gherardi, F. (2013). Effects of Climate Change, Invasive Species, and Disease on the Distribution of Native European Crayfishes. </w:t>
      </w:r>
      <w:r w:rsidRPr="46824A7A">
        <w:rPr>
          <w:i/>
          <w:iCs/>
          <w:sz w:val="18"/>
          <w:szCs w:val="18"/>
        </w:rPr>
        <w:t>Conservation Biology</w:t>
      </w:r>
      <w:r w:rsidRPr="46824A7A">
        <w:rPr>
          <w:sz w:val="18"/>
          <w:szCs w:val="18"/>
        </w:rPr>
        <w:t>, 27(4), 731–740. https://doi.org/10.1111/cobi.12043</w:t>
      </w:r>
    </w:p>
    <w:p w14:paraId="1A68B215" w14:textId="77777777" w:rsidR="00C61739" w:rsidRPr="00F51F17" w:rsidRDefault="00C61739" w:rsidP="009B6367">
      <w:pPr>
        <w:spacing w:line="360" w:lineRule="auto"/>
        <w:ind w:left="810" w:hanging="720"/>
        <w:jc w:val="left"/>
        <w:rPr>
          <w:sz w:val="18"/>
          <w:szCs w:val="18"/>
        </w:rPr>
      </w:pPr>
      <w:r w:rsidRPr="46824A7A">
        <w:rPr>
          <w:sz w:val="18"/>
          <w:szCs w:val="18"/>
        </w:rPr>
        <w:t xml:space="preserve">Chambers, P. A. (1987). </w:t>
      </w:r>
      <w:bookmarkStart w:id="317" w:name="_Int_8tDOL1WN"/>
      <w:r w:rsidRPr="46824A7A">
        <w:rPr>
          <w:sz w:val="18"/>
          <w:szCs w:val="18"/>
        </w:rPr>
        <w:t>Nearshore Occurrence of Submersed Aquatic Macrophytes in Relation to Wave Action.</w:t>
      </w:r>
      <w:bookmarkEnd w:id="317"/>
      <w:r w:rsidRPr="46824A7A">
        <w:rPr>
          <w:sz w:val="18"/>
          <w:szCs w:val="18"/>
        </w:rPr>
        <w:t xml:space="preserve"> </w:t>
      </w:r>
      <w:r w:rsidRPr="46824A7A">
        <w:rPr>
          <w:i/>
          <w:iCs/>
          <w:sz w:val="18"/>
          <w:szCs w:val="18"/>
        </w:rPr>
        <w:t>Canadian Journal of Fisheries and Aquatic Sciences</w:t>
      </w:r>
      <w:r w:rsidRPr="46824A7A">
        <w:rPr>
          <w:sz w:val="18"/>
          <w:szCs w:val="18"/>
        </w:rPr>
        <w:t>, 44(9), 1666–1669. https://doi.org/10.1139/f87-204</w:t>
      </w:r>
    </w:p>
    <w:p w14:paraId="3D8497B6" w14:textId="77777777" w:rsidR="00C61739" w:rsidRPr="00F51F17" w:rsidRDefault="00C61739" w:rsidP="009B6367">
      <w:pPr>
        <w:spacing w:line="360" w:lineRule="auto"/>
        <w:ind w:left="810" w:hanging="720"/>
        <w:jc w:val="left"/>
        <w:rPr>
          <w:sz w:val="18"/>
          <w:szCs w:val="18"/>
        </w:rPr>
      </w:pPr>
      <w:r w:rsidRPr="46824A7A">
        <w:rPr>
          <w:sz w:val="18"/>
          <w:szCs w:val="18"/>
        </w:rPr>
        <w:t xml:space="preserve">Coffey, B. T., &amp; Clayton, J. S. (1988). </w:t>
      </w:r>
      <w:bookmarkStart w:id="318" w:name="_Int_miwunxuW"/>
      <w:r w:rsidRPr="46824A7A">
        <w:rPr>
          <w:sz w:val="18"/>
          <w:szCs w:val="18"/>
        </w:rPr>
        <w:t>Contrasting deep‐water macrophyte communities in two highly transparent New Zealand lakes and their possible association with freshwater crayfish, Par</w:t>
      </w:r>
      <w:r w:rsidRPr="46824A7A">
        <w:rPr>
          <w:i/>
          <w:iCs/>
          <w:sz w:val="18"/>
          <w:szCs w:val="18"/>
        </w:rPr>
        <w:t>anephrops spp.</w:t>
      </w:r>
      <w:r w:rsidRPr="46824A7A">
        <w:rPr>
          <w:sz w:val="18"/>
          <w:szCs w:val="18"/>
        </w:rPr>
        <w:t xml:space="preserve"> </w:t>
      </w:r>
      <w:r w:rsidRPr="46824A7A">
        <w:rPr>
          <w:i/>
          <w:iCs/>
          <w:sz w:val="18"/>
          <w:szCs w:val="18"/>
        </w:rPr>
        <w:t>New Zealand Journal of Marine and Freshwater Research</w:t>
      </w:r>
      <w:r w:rsidRPr="46824A7A">
        <w:rPr>
          <w:sz w:val="18"/>
          <w:szCs w:val="18"/>
        </w:rPr>
        <w:t>, 22(2), 225–230.</w:t>
      </w:r>
      <w:bookmarkEnd w:id="318"/>
      <w:r w:rsidRPr="46824A7A">
        <w:rPr>
          <w:sz w:val="18"/>
          <w:szCs w:val="18"/>
        </w:rPr>
        <w:t xml:space="preserve"> https://doi.org/10.1080/00288330.1988.9516294</w:t>
      </w:r>
    </w:p>
    <w:p w14:paraId="22BCF0EB" w14:textId="77777777" w:rsidR="00C61739" w:rsidRPr="00F51F17" w:rsidRDefault="00C61739" w:rsidP="009B6367">
      <w:pPr>
        <w:spacing w:line="360" w:lineRule="auto"/>
        <w:ind w:left="810" w:hanging="720"/>
        <w:jc w:val="left"/>
        <w:rPr>
          <w:sz w:val="18"/>
          <w:szCs w:val="18"/>
        </w:rPr>
      </w:pPr>
      <w:r w:rsidRPr="46824A7A">
        <w:rPr>
          <w:sz w:val="18"/>
          <w:szCs w:val="18"/>
        </w:rPr>
        <w:t>Collier, K. J., Parkyn, S. M., &amp; Rabeni, C. F. (1997). Koura: A keystone species. Water and Atmosphere, 5(1), 18–20.</w:t>
      </w:r>
    </w:p>
    <w:p w14:paraId="45732C01" w14:textId="77777777" w:rsidR="00C61739" w:rsidRPr="00F51F17" w:rsidRDefault="00C61739" w:rsidP="009B6367">
      <w:pPr>
        <w:spacing w:line="360" w:lineRule="auto"/>
        <w:ind w:left="810" w:hanging="720"/>
        <w:jc w:val="left"/>
        <w:rPr>
          <w:sz w:val="18"/>
          <w:szCs w:val="18"/>
        </w:rPr>
      </w:pPr>
      <w:r w:rsidRPr="46824A7A">
        <w:rPr>
          <w:sz w:val="18"/>
          <w:szCs w:val="18"/>
        </w:rPr>
        <w:t xml:space="preserve">Creed, R. P., &amp; Reed, J. M. (2004). Ecosystem engineering by crayfish in a headwater stream community. </w:t>
      </w:r>
      <w:r w:rsidRPr="46824A7A">
        <w:rPr>
          <w:i/>
          <w:iCs/>
          <w:sz w:val="18"/>
          <w:szCs w:val="18"/>
        </w:rPr>
        <w:t>The North American Benthological Society</w:t>
      </w:r>
      <w:r w:rsidRPr="46824A7A">
        <w:rPr>
          <w:sz w:val="18"/>
          <w:szCs w:val="18"/>
        </w:rPr>
        <w:t>, 23(2), 224–236. https://doi.org/10.1899/0887-3593(2004)023%253C0224:EEBCIA%253E2.0.CO;2</w:t>
      </w:r>
    </w:p>
    <w:p w14:paraId="6E6C0AE3" w14:textId="77777777" w:rsidR="00C61739" w:rsidRPr="00F51F17" w:rsidRDefault="00C61739" w:rsidP="009B6367">
      <w:pPr>
        <w:spacing w:line="360" w:lineRule="auto"/>
        <w:ind w:left="810" w:hanging="720"/>
        <w:jc w:val="left"/>
        <w:rPr>
          <w:sz w:val="18"/>
          <w:szCs w:val="18"/>
        </w:rPr>
      </w:pPr>
      <w:bookmarkStart w:id="319" w:name="_Int_sKNHLq5d"/>
      <w:r w:rsidRPr="46824A7A">
        <w:rPr>
          <w:sz w:val="18"/>
          <w:szCs w:val="18"/>
        </w:rPr>
        <w:t>Danilović, M., Maguire, I., &amp; Füreder, L. (2022). Overlooked keystone species in conservation plans of fluvial ecosystems in Southeast Europe: A review of native freshwater crayfish species.</w:t>
      </w:r>
      <w:bookmarkEnd w:id="319"/>
      <w:r w:rsidRPr="46824A7A">
        <w:rPr>
          <w:sz w:val="18"/>
          <w:szCs w:val="18"/>
        </w:rPr>
        <w:t xml:space="preserve"> </w:t>
      </w:r>
      <w:r w:rsidRPr="46824A7A">
        <w:rPr>
          <w:i/>
          <w:iCs/>
          <w:sz w:val="18"/>
          <w:szCs w:val="18"/>
        </w:rPr>
        <w:t>Knowledge &amp; Management of Aquatic Ecosystems</w:t>
      </w:r>
      <w:r w:rsidRPr="46824A7A">
        <w:rPr>
          <w:sz w:val="18"/>
          <w:szCs w:val="18"/>
        </w:rPr>
        <w:t>, 423, 21. https://doi.org/10.1051/kmae/2022016</w:t>
      </w:r>
    </w:p>
    <w:p w14:paraId="41EA8F37"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Dedual, M. (2002). </w:t>
      </w:r>
      <w:bookmarkStart w:id="320" w:name="_Int_cxUJtc3E"/>
      <w:r w:rsidRPr="46824A7A">
        <w:rPr>
          <w:sz w:val="18"/>
          <w:szCs w:val="18"/>
        </w:rPr>
        <w:t>Vertical distribution and movements of brown bullhead (</w:t>
      </w:r>
      <w:r w:rsidRPr="46824A7A">
        <w:rPr>
          <w:i/>
          <w:iCs/>
          <w:sz w:val="18"/>
          <w:szCs w:val="18"/>
        </w:rPr>
        <w:t>Ameiurus nebulosus</w:t>
      </w:r>
      <w:r w:rsidRPr="46824A7A">
        <w:rPr>
          <w:sz w:val="18"/>
          <w:szCs w:val="18"/>
        </w:rPr>
        <w:t xml:space="preserve"> Lesueur 1819) in Motuoapa Bay, southern Lake Taupo, New Zealand.</w:t>
      </w:r>
      <w:bookmarkEnd w:id="320"/>
      <w:r w:rsidRPr="46824A7A">
        <w:rPr>
          <w:sz w:val="18"/>
          <w:szCs w:val="18"/>
        </w:rPr>
        <w:t xml:space="preserve"> In E. B. Thorstad, I. A. Fleming, &amp; T. F. Næsje (Eds.), Aquatic Telemetry (pp. 129–135). Springer Netherlands. https://doi.org/10.1007/978-94-017-0771-8_15</w:t>
      </w:r>
    </w:p>
    <w:p w14:paraId="5E85086C" w14:textId="77777777" w:rsidR="00C61739" w:rsidRPr="00F51F17" w:rsidRDefault="00C61739" w:rsidP="009B6367">
      <w:pPr>
        <w:spacing w:line="360" w:lineRule="auto"/>
        <w:ind w:left="810" w:hanging="720"/>
        <w:jc w:val="left"/>
        <w:rPr>
          <w:sz w:val="18"/>
          <w:szCs w:val="18"/>
        </w:rPr>
      </w:pPr>
      <w:r w:rsidRPr="46824A7A">
        <w:rPr>
          <w:sz w:val="18"/>
          <w:szCs w:val="18"/>
        </w:rPr>
        <w:t xml:space="preserve">Devcich, A. A. (1979). </w:t>
      </w:r>
      <w:bookmarkStart w:id="321" w:name="_Int_4jmxGcwc"/>
      <w:r w:rsidRPr="46824A7A">
        <w:rPr>
          <w:sz w:val="18"/>
          <w:szCs w:val="18"/>
        </w:rPr>
        <w:t xml:space="preserve">An ecological study of </w:t>
      </w:r>
      <w:r w:rsidRPr="46824A7A">
        <w:rPr>
          <w:i/>
          <w:iCs/>
          <w:sz w:val="18"/>
          <w:szCs w:val="18"/>
        </w:rPr>
        <w:t>Paranephrops planifrons</w:t>
      </w:r>
      <w:r w:rsidRPr="46824A7A">
        <w:rPr>
          <w:sz w:val="18"/>
          <w:szCs w:val="18"/>
        </w:rPr>
        <w:t xml:space="preserve"> White (Decapoda: </w:t>
      </w:r>
      <w:r w:rsidRPr="46824A7A">
        <w:rPr>
          <w:i/>
          <w:iCs/>
          <w:sz w:val="18"/>
          <w:szCs w:val="18"/>
        </w:rPr>
        <w:t>Parastacidae</w:t>
      </w:r>
      <w:r w:rsidRPr="46824A7A">
        <w:rPr>
          <w:sz w:val="18"/>
          <w:szCs w:val="18"/>
        </w:rPr>
        <w:t>) in Lake Rotoiti, North Island.</w:t>
      </w:r>
      <w:bookmarkEnd w:id="321"/>
      <w:r w:rsidRPr="46824A7A">
        <w:rPr>
          <w:sz w:val="18"/>
          <w:szCs w:val="18"/>
        </w:rPr>
        <w:t xml:space="preserve"> University of Waikato.</w:t>
      </w:r>
    </w:p>
    <w:p w14:paraId="30A0F01A" w14:textId="096E1C3D" w:rsidR="00C61739" w:rsidRPr="003F1989" w:rsidRDefault="00C61739" w:rsidP="009B6367">
      <w:pPr>
        <w:spacing w:line="360" w:lineRule="auto"/>
        <w:ind w:left="810" w:hanging="720"/>
        <w:jc w:val="left"/>
        <w:rPr>
          <w:sz w:val="18"/>
          <w:szCs w:val="18"/>
        </w:rPr>
      </w:pPr>
      <w:r w:rsidRPr="003F1989">
        <w:rPr>
          <w:sz w:val="18"/>
          <w:szCs w:val="18"/>
        </w:rPr>
        <w:t xml:space="preserve">Dumelle, M., Kincaid, T., Olsen, A. R., &amp; Weber, M. (2023). spsurvey: Spatial Sampling Design and Analysis in R. </w:t>
      </w:r>
      <w:r w:rsidRPr="003F1989">
        <w:rPr>
          <w:i/>
          <w:iCs/>
          <w:sz w:val="18"/>
          <w:szCs w:val="18"/>
        </w:rPr>
        <w:t>Journal of Statistical Software</w:t>
      </w:r>
      <w:r w:rsidRPr="003F1989">
        <w:rPr>
          <w:sz w:val="18"/>
          <w:szCs w:val="18"/>
        </w:rPr>
        <w:t xml:space="preserve">, 105(3). </w:t>
      </w:r>
      <w:hyperlink r:id="rId18" w:history="1">
        <w:r w:rsidR="003F1989" w:rsidRPr="008203BA">
          <w:rPr>
            <w:rStyle w:val="Hyperlink"/>
            <w:color w:val="auto"/>
            <w:sz w:val="18"/>
            <w:szCs w:val="18"/>
            <w:u w:val="none"/>
          </w:rPr>
          <w:t>https://doi.org/10.18637/jss.v105.i03</w:t>
        </w:r>
      </w:hyperlink>
    </w:p>
    <w:p w14:paraId="0E61CC20" w14:textId="7C67789F" w:rsidR="003F1989" w:rsidRPr="003F1989" w:rsidRDefault="003F1989" w:rsidP="009B6367">
      <w:pPr>
        <w:spacing w:line="360" w:lineRule="auto"/>
        <w:ind w:left="810" w:hanging="720"/>
        <w:jc w:val="left"/>
        <w:rPr>
          <w:sz w:val="18"/>
          <w:szCs w:val="18"/>
        </w:rPr>
      </w:pPr>
      <w:r w:rsidRPr="003F1989">
        <w:rPr>
          <w:sz w:val="18"/>
          <w:szCs w:val="18"/>
        </w:rPr>
        <w:t xml:space="preserve">Fielding, A. H., &amp; Bell, J. F. (1997). A review of methods for the assessment of prediction errors in conservation presence/absence models. </w:t>
      </w:r>
      <w:r w:rsidRPr="003F1989">
        <w:rPr>
          <w:i/>
          <w:iCs/>
          <w:sz w:val="18"/>
          <w:szCs w:val="18"/>
        </w:rPr>
        <w:t>Environmental Conservation</w:t>
      </w:r>
      <w:r w:rsidRPr="003F1989">
        <w:rPr>
          <w:sz w:val="18"/>
          <w:szCs w:val="18"/>
        </w:rPr>
        <w:t xml:space="preserve">, </w:t>
      </w:r>
      <w:r w:rsidRPr="003F1989">
        <w:rPr>
          <w:i/>
          <w:iCs/>
          <w:sz w:val="18"/>
          <w:szCs w:val="18"/>
        </w:rPr>
        <w:t>24</w:t>
      </w:r>
      <w:r w:rsidRPr="003F1989">
        <w:rPr>
          <w:sz w:val="18"/>
          <w:szCs w:val="18"/>
        </w:rPr>
        <w:t xml:space="preserve">(1), 38–49. </w:t>
      </w:r>
      <w:hyperlink r:id="rId19" w:history="1">
        <w:r w:rsidRPr="008203BA">
          <w:rPr>
            <w:rStyle w:val="Hyperlink"/>
            <w:color w:val="auto"/>
            <w:sz w:val="18"/>
            <w:szCs w:val="18"/>
            <w:u w:val="none"/>
          </w:rPr>
          <w:t>https://doi.org/10.1017/S0376892997000088</w:t>
        </w:r>
      </w:hyperlink>
    </w:p>
    <w:p w14:paraId="2927D942" w14:textId="4503B08B" w:rsidR="00C61739" w:rsidRPr="00843615" w:rsidRDefault="00C61739" w:rsidP="009B6367">
      <w:pPr>
        <w:spacing w:line="360" w:lineRule="auto"/>
        <w:ind w:left="810" w:hanging="720"/>
        <w:jc w:val="left"/>
        <w:rPr>
          <w:sz w:val="18"/>
          <w:szCs w:val="18"/>
        </w:rPr>
      </w:pPr>
      <w:bookmarkStart w:id="322" w:name="_Int_9PLvn9q8"/>
      <w:r w:rsidRPr="46824A7A">
        <w:rPr>
          <w:sz w:val="18"/>
          <w:szCs w:val="18"/>
        </w:rPr>
        <w:t xml:space="preserve">Ford, T., &amp; Beitinger, T. L. (2005). Temperature tolerance in the goldfish, </w:t>
      </w:r>
      <w:r w:rsidRPr="46824A7A">
        <w:rPr>
          <w:i/>
          <w:iCs/>
          <w:sz w:val="18"/>
          <w:szCs w:val="18"/>
        </w:rPr>
        <w:t>Carassius auratus</w:t>
      </w:r>
      <w:r w:rsidRPr="46824A7A">
        <w:rPr>
          <w:sz w:val="18"/>
          <w:szCs w:val="18"/>
        </w:rPr>
        <w:t xml:space="preserve">. </w:t>
      </w:r>
      <w:r w:rsidRPr="46824A7A">
        <w:rPr>
          <w:i/>
          <w:iCs/>
          <w:sz w:val="18"/>
          <w:szCs w:val="18"/>
        </w:rPr>
        <w:t>Journal of Thermal Biology</w:t>
      </w:r>
      <w:r w:rsidRPr="46824A7A">
        <w:rPr>
          <w:sz w:val="18"/>
          <w:szCs w:val="18"/>
        </w:rPr>
        <w:t>, 30(2), 147–152.</w:t>
      </w:r>
      <w:bookmarkEnd w:id="322"/>
      <w:r w:rsidRPr="46824A7A">
        <w:rPr>
          <w:sz w:val="18"/>
          <w:szCs w:val="18"/>
        </w:rPr>
        <w:t xml:space="preserve"> </w:t>
      </w:r>
      <w:hyperlink r:id="rId20">
        <w:r w:rsidR="00CD2D7E" w:rsidRPr="46824A7A">
          <w:rPr>
            <w:rStyle w:val="Hyperlink"/>
            <w:color w:val="auto"/>
            <w:sz w:val="18"/>
            <w:szCs w:val="18"/>
            <w:u w:val="none"/>
          </w:rPr>
          <w:t>https://doi.org/10.1016/j.jtherbio.2004.09.004</w:t>
        </w:r>
      </w:hyperlink>
    </w:p>
    <w:p w14:paraId="67584B77" w14:textId="4DC81F46" w:rsidR="00CD2D7E" w:rsidRPr="00F51F17" w:rsidRDefault="00843615" w:rsidP="009B6367">
      <w:pPr>
        <w:spacing w:line="360" w:lineRule="auto"/>
        <w:ind w:left="810" w:hanging="720"/>
        <w:jc w:val="left"/>
        <w:rPr>
          <w:sz w:val="18"/>
          <w:szCs w:val="18"/>
        </w:rPr>
      </w:pPr>
      <w:r w:rsidRPr="46824A7A">
        <w:rPr>
          <w:sz w:val="18"/>
          <w:szCs w:val="18"/>
        </w:rPr>
        <w:t>Francis, L. B. (2019). Evaluating the effects of invasive brown bullhead catfish (</w:t>
      </w:r>
      <w:r w:rsidRPr="46824A7A">
        <w:rPr>
          <w:i/>
          <w:iCs/>
          <w:sz w:val="18"/>
          <w:szCs w:val="18"/>
        </w:rPr>
        <w:t>Ameiurus nebulosus</w:t>
      </w:r>
      <w:r w:rsidRPr="46824A7A">
        <w:rPr>
          <w:sz w:val="18"/>
          <w:szCs w:val="18"/>
        </w:rPr>
        <w:t xml:space="preserve">) on kōura (freshwater crayfish, </w:t>
      </w:r>
      <w:r w:rsidRPr="46824A7A">
        <w:rPr>
          <w:i/>
          <w:iCs/>
          <w:sz w:val="18"/>
          <w:szCs w:val="18"/>
        </w:rPr>
        <w:t>Paranephrops planifrons</w:t>
      </w:r>
      <w:r w:rsidRPr="46824A7A">
        <w:rPr>
          <w:sz w:val="18"/>
          <w:szCs w:val="18"/>
        </w:rPr>
        <w:t>) in Lake Rotoiti [Thesis, The University of Waikato]. https://researchcommons.waikato.ac.nz/handle/10289/12746</w:t>
      </w:r>
    </w:p>
    <w:p w14:paraId="78C67B36" w14:textId="77777777" w:rsidR="00C61739" w:rsidRPr="00F51F17" w:rsidRDefault="00C61739" w:rsidP="009B6367">
      <w:pPr>
        <w:spacing w:line="360" w:lineRule="auto"/>
        <w:ind w:left="810" w:hanging="720"/>
        <w:jc w:val="left"/>
        <w:rPr>
          <w:sz w:val="18"/>
          <w:szCs w:val="18"/>
        </w:rPr>
      </w:pPr>
      <w:r w:rsidRPr="46824A7A">
        <w:rPr>
          <w:sz w:val="18"/>
          <w:szCs w:val="18"/>
        </w:rPr>
        <w:t xml:space="preserve">Froese, R. (2006). </w:t>
      </w:r>
      <w:bookmarkStart w:id="323" w:name="_Int_PnEs04cc"/>
      <w:r w:rsidRPr="46824A7A">
        <w:rPr>
          <w:sz w:val="18"/>
          <w:szCs w:val="18"/>
        </w:rPr>
        <w:t>Cube law, condition factor and weight–length relationships: History, meta-analysis and recommendations.</w:t>
      </w:r>
      <w:bookmarkEnd w:id="323"/>
      <w:r w:rsidRPr="46824A7A">
        <w:rPr>
          <w:sz w:val="18"/>
          <w:szCs w:val="18"/>
        </w:rPr>
        <w:t xml:space="preserve"> </w:t>
      </w:r>
      <w:r w:rsidRPr="46824A7A">
        <w:rPr>
          <w:i/>
          <w:iCs/>
          <w:sz w:val="18"/>
          <w:szCs w:val="18"/>
        </w:rPr>
        <w:t>Journal of Applied Ichthyology</w:t>
      </w:r>
      <w:r w:rsidRPr="46824A7A">
        <w:rPr>
          <w:sz w:val="18"/>
          <w:szCs w:val="18"/>
        </w:rPr>
        <w:t>, 22(4), 241–253. https://doi.org/10.1111/j.1439-0426.2006.00805.x</w:t>
      </w:r>
    </w:p>
    <w:p w14:paraId="7171B655" w14:textId="77777777" w:rsidR="00C61739" w:rsidRPr="00F51F17" w:rsidRDefault="00C61739" w:rsidP="009B6367">
      <w:pPr>
        <w:spacing w:line="360" w:lineRule="auto"/>
        <w:ind w:left="810" w:hanging="720"/>
        <w:jc w:val="left"/>
        <w:rPr>
          <w:sz w:val="18"/>
          <w:szCs w:val="18"/>
        </w:rPr>
      </w:pPr>
      <w:bookmarkStart w:id="324" w:name="_Int_MmczO7Wb"/>
      <w:r w:rsidRPr="46824A7A">
        <w:rPr>
          <w:sz w:val="18"/>
          <w:szCs w:val="18"/>
        </w:rPr>
        <w:t>Fry, F. E. J., &amp; Hart, J. S. (1948). Cruising Speed of Goldfish in Relation to Water Temperature.</w:t>
      </w:r>
      <w:bookmarkEnd w:id="324"/>
      <w:r w:rsidRPr="46824A7A">
        <w:rPr>
          <w:sz w:val="18"/>
          <w:szCs w:val="18"/>
        </w:rPr>
        <w:t xml:space="preserve"> </w:t>
      </w:r>
      <w:r w:rsidRPr="46824A7A">
        <w:rPr>
          <w:i/>
          <w:iCs/>
          <w:sz w:val="18"/>
          <w:szCs w:val="18"/>
        </w:rPr>
        <w:t>Journal of the Fisheries Research Board of Canada</w:t>
      </w:r>
      <w:r w:rsidRPr="46824A7A">
        <w:rPr>
          <w:sz w:val="18"/>
          <w:szCs w:val="18"/>
        </w:rPr>
        <w:t>, 7b(4), 169–175. https://doi.org/10.1139/f47-018</w:t>
      </w:r>
    </w:p>
    <w:p w14:paraId="326CD47D" w14:textId="77777777" w:rsidR="00C61739" w:rsidRPr="00F51F17" w:rsidRDefault="00C61739" w:rsidP="009B6367">
      <w:pPr>
        <w:spacing w:line="360" w:lineRule="auto"/>
        <w:ind w:left="810" w:hanging="720"/>
        <w:jc w:val="left"/>
        <w:rPr>
          <w:sz w:val="18"/>
          <w:szCs w:val="18"/>
        </w:rPr>
      </w:pPr>
      <w:r w:rsidRPr="46824A7A">
        <w:rPr>
          <w:sz w:val="18"/>
          <w:szCs w:val="18"/>
        </w:rPr>
        <w:t>Grayling, S. (2020). Bay of Plenty Regional Pest Management Plan 2011-2016 Annual Report for 2019/2020. Bay of Plenty Regional Council. p. 41 https://atlas.boprc.govt.nz/api/v1/edms/document/A3651696/content</w:t>
      </w:r>
    </w:p>
    <w:p w14:paraId="142091C2" w14:textId="77777777" w:rsidR="00C61739" w:rsidRPr="00F51F17" w:rsidRDefault="00C61739" w:rsidP="009B6367">
      <w:pPr>
        <w:spacing w:line="360" w:lineRule="auto"/>
        <w:ind w:left="810" w:hanging="720"/>
        <w:jc w:val="left"/>
        <w:rPr>
          <w:sz w:val="18"/>
          <w:szCs w:val="18"/>
        </w:rPr>
      </w:pPr>
      <w:r w:rsidRPr="46824A7A">
        <w:rPr>
          <w:sz w:val="18"/>
          <w:szCs w:val="18"/>
        </w:rPr>
        <w:t xml:space="preserve">Greenaway, P. (1985). Calcium balance and moulting in the Crustacea. </w:t>
      </w:r>
      <w:r w:rsidRPr="46824A7A">
        <w:rPr>
          <w:i/>
          <w:iCs/>
          <w:sz w:val="18"/>
          <w:szCs w:val="18"/>
        </w:rPr>
        <w:t>Biological Reviews</w:t>
      </w:r>
      <w:r w:rsidRPr="46824A7A">
        <w:rPr>
          <w:sz w:val="18"/>
          <w:szCs w:val="18"/>
        </w:rPr>
        <w:t>, 60, 425–454.</w:t>
      </w:r>
    </w:p>
    <w:p w14:paraId="40848ADB" w14:textId="2C9DE7E5" w:rsidR="00C61739" w:rsidRPr="00F51F17" w:rsidRDefault="00C61739" w:rsidP="009B6367">
      <w:pPr>
        <w:spacing w:line="360" w:lineRule="auto"/>
        <w:ind w:left="810" w:hanging="720"/>
        <w:jc w:val="left"/>
        <w:rPr>
          <w:sz w:val="18"/>
          <w:szCs w:val="18"/>
        </w:rPr>
      </w:pPr>
      <w:r w:rsidRPr="46824A7A">
        <w:rPr>
          <w:sz w:val="18"/>
          <w:szCs w:val="18"/>
        </w:rPr>
        <w:t xml:space="preserve">Hamilton, D., McBride, C., &amp; Uraoka, T. (2005). </w:t>
      </w:r>
      <w:bookmarkStart w:id="325" w:name="_Int_XHNaSX2g"/>
      <w:r w:rsidRPr="46824A7A">
        <w:rPr>
          <w:sz w:val="18"/>
          <w:szCs w:val="18"/>
        </w:rPr>
        <w:t xml:space="preserve">Lake Rotoiti fieldwork and </w:t>
      </w:r>
      <w:r w:rsidR="00824177" w:rsidRPr="46824A7A">
        <w:rPr>
          <w:sz w:val="18"/>
          <w:szCs w:val="18"/>
        </w:rPr>
        <w:t>modelling</w:t>
      </w:r>
      <w:r w:rsidRPr="46824A7A">
        <w:rPr>
          <w:sz w:val="18"/>
          <w:szCs w:val="18"/>
        </w:rPr>
        <w:t xml:space="preserve"> to support considerations of Ohau channel diversion from Lake Rotoiti.</w:t>
      </w:r>
      <w:bookmarkEnd w:id="325"/>
      <w:r w:rsidRPr="46824A7A">
        <w:rPr>
          <w:sz w:val="18"/>
          <w:szCs w:val="18"/>
        </w:rPr>
        <w:t xml:space="preserve"> NIWA &amp; University of Waikato. p. 110</w:t>
      </w:r>
    </w:p>
    <w:p w14:paraId="37CFC30F" w14:textId="77777777" w:rsidR="00C61739" w:rsidRPr="00F51F17" w:rsidRDefault="00C61739" w:rsidP="009B6367">
      <w:pPr>
        <w:spacing w:line="360" w:lineRule="auto"/>
        <w:ind w:left="810" w:hanging="720"/>
        <w:jc w:val="left"/>
        <w:rPr>
          <w:sz w:val="18"/>
          <w:szCs w:val="18"/>
        </w:rPr>
      </w:pPr>
      <w:r w:rsidRPr="46824A7A">
        <w:rPr>
          <w:sz w:val="18"/>
          <w:szCs w:val="18"/>
        </w:rPr>
        <w:t xml:space="preserve">Hammond, K. S., Hollows, J. W., Townsend, C. R., &amp; Lokman, P. M. (2006). </w:t>
      </w:r>
      <w:bookmarkStart w:id="326" w:name="_Int_7g7VVxsQ"/>
      <w:r w:rsidRPr="46824A7A">
        <w:rPr>
          <w:sz w:val="18"/>
          <w:szCs w:val="18"/>
        </w:rPr>
        <w:t xml:space="preserve">Effects of temperature and water calcium concentration on growth, survival and moulting of freshwater crayfish, </w:t>
      </w:r>
      <w:r w:rsidRPr="46824A7A">
        <w:rPr>
          <w:i/>
          <w:iCs/>
          <w:sz w:val="18"/>
          <w:szCs w:val="18"/>
        </w:rPr>
        <w:t>Paranephrops zealandicus.</w:t>
      </w:r>
      <w:bookmarkEnd w:id="326"/>
      <w:r w:rsidRPr="46824A7A">
        <w:rPr>
          <w:i/>
          <w:iCs/>
          <w:sz w:val="18"/>
          <w:szCs w:val="18"/>
        </w:rPr>
        <w:t xml:space="preserve"> Aquaculture</w:t>
      </w:r>
      <w:r w:rsidRPr="46824A7A">
        <w:rPr>
          <w:sz w:val="18"/>
          <w:szCs w:val="18"/>
        </w:rPr>
        <w:t>, 251(2–4), 271–279. https://doi.org/10.1016/j.aquaculture.2005.05.032</w:t>
      </w:r>
    </w:p>
    <w:p w14:paraId="387AE593" w14:textId="77777777" w:rsidR="00C61739" w:rsidRDefault="00C61739" w:rsidP="009B6367">
      <w:pPr>
        <w:spacing w:line="360" w:lineRule="auto"/>
        <w:ind w:left="810" w:hanging="720"/>
        <w:jc w:val="left"/>
        <w:rPr>
          <w:sz w:val="18"/>
          <w:szCs w:val="18"/>
        </w:rPr>
      </w:pPr>
      <w:bookmarkStart w:id="327" w:name="_Int_7dmYwi9i"/>
      <w:r w:rsidRPr="46824A7A">
        <w:rPr>
          <w:sz w:val="18"/>
          <w:szCs w:val="18"/>
        </w:rPr>
        <w:t>Harding, J. S., Clapcott, J. E., Quinn, J. M., Hayes, J. W., Joy, M. K., Storey, R. G., Greig, H. S., Hay, J., James, T., Beech, M. A., Ozane, R., Meredith, A. S., &amp; Boothroyd, I. K. G. (2009).</w:t>
      </w:r>
      <w:bookmarkEnd w:id="327"/>
      <w:r w:rsidRPr="46824A7A">
        <w:rPr>
          <w:sz w:val="18"/>
          <w:szCs w:val="18"/>
        </w:rPr>
        <w:t xml:space="preserve"> </w:t>
      </w:r>
      <w:bookmarkStart w:id="328" w:name="_Int_UOdtaxM8"/>
      <w:r w:rsidRPr="46824A7A">
        <w:rPr>
          <w:sz w:val="18"/>
          <w:szCs w:val="18"/>
        </w:rPr>
        <w:t>Stream Habitat Assessment Protocols for wadeable rivers and streams of New Zealand.</w:t>
      </w:r>
      <w:bookmarkEnd w:id="328"/>
      <w:r w:rsidRPr="46824A7A">
        <w:rPr>
          <w:sz w:val="18"/>
          <w:szCs w:val="18"/>
        </w:rPr>
        <w:t xml:space="preserve"> School of Biological Sciences, University of Canterbury.</w:t>
      </w:r>
    </w:p>
    <w:p w14:paraId="2A791228" w14:textId="7186E3A3" w:rsidR="00957064" w:rsidRPr="00957064" w:rsidRDefault="00957064" w:rsidP="00957064">
      <w:pPr>
        <w:spacing w:line="360" w:lineRule="auto"/>
        <w:ind w:left="810" w:hanging="720"/>
        <w:jc w:val="left"/>
        <w:rPr>
          <w:sz w:val="18"/>
          <w:szCs w:val="18"/>
        </w:rPr>
      </w:pPr>
      <w:r w:rsidRPr="00957064">
        <w:rPr>
          <w:sz w:val="18"/>
          <w:szCs w:val="18"/>
        </w:rPr>
        <w:t xml:space="preserve">Haschenburger, J. K., &amp; Roest, P. (2009). Substrate indices as indicators of interstitial pore space in gravel-bed channels. </w:t>
      </w:r>
      <w:r w:rsidRPr="00957064">
        <w:rPr>
          <w:i/>
          <w:iCs/>
          <w:sz w:val="18"/>
          <w:szCs w:val="18"/>
        </w:rPr>
        <w:t>River Research and Applications</w:t>
      </w:r>
      <w:r w:rsidRPr="00957064">
        <w:rPr>
          <w:sz w:val="18"/>
          <w:szCs w:val="18"/>
        </w:rPr>
        <w:t xml:space="preserve">, </w:t>
      </w:r>
      <w:r w:rsidRPr="00957064">
        <w:rPr>
          <w:i/>
          <w:iCs/>
          <w:sz w:val="18"/>
          <w:szCs w:val="18"/>
        </w:rPr>
        <w:t>25</w:t>
      </w:r>
      <w:r w:rsidRPr="00957064">
        <w:rPr>
          <w:sz w:val="18"/>
          <w:szCs w:val="18"/>
        </w:rPr>
        <w:t xml:space="preserve">(1), 98–105. </w:t>
      </w:r>
      <w:hyperlink r:id="rId21" w:history="1">
        <w:r w:rsidRPr="008203BA">
          <w:rPr>
            <w:rStyle w:val="Hyperlink"/>
            <w:color w:val="auto"/>
            <w:sz w:val="18"/>
            <w:szCs w:val="18"/>
            <w:u w:val="none"/>
          </w:rPr>
          <w:t>https://doi.org/10.1002/rra.1168</w:t>
        </w:r>
      </w:hyperlink>
    </w:p>
    <w:p w14:paraId="5DC60B0C" w14:textId="77777777" w:rsidR="00C61739" w:rsidRPr="00F51F17" w:rsidRDefault="00C61739" w:rsidP="009B6367">
      <w:pPr>
        <w:spacing w:line="360" w:lineRule="auto"/>
        <w:ind w:left="810" w:hanging="720"/>
        <w:jc w:val="left"/>
        <w:rPr>
          <w:sz w:val="18"/>
          <w:szCs w:val="18"/>
        </w:rPr>
      </w:pPr>
      <w:r w:rsidRPr="46824A7A">
        <w:rPr>
          <w:sz w:val="18"/>
          <w:szCs w:val="18"/>
        </w:rPr>
        <w:t xml:space="preserve">Hessen, D. O., Skurdal, J., &amp; Braathen, J. E. (2004). </w:t>
      </w:r>
      <w:bookmarkStart w:id="329" w:name="_Int_0wVf3kf7"/>
      <w:r w:rsidRPr="46824A7A">
        <w:rPr>
          <w:sz w:val="18"/>
          <w:szCs w:val="18"/>
        </w:rPr>
        <w:t>Plant Exclusion of a Herbivore; Crayfish Population Decline caused by an Invading Waterweed.</w:t>
      </w:r>
      <w:bookmarkEnd w:id="329"/>
      <w:r w:rsidRPr="46824A7A">
        <w:rPr>
          <w:sz w:val="18"/>
          <w:szCs w:val="18"/>
        </w:rPr>
        <w:t xml:space="preserve"> </w:t>
      </w:r>
      <w:r w:rsidRPr="46824A7A">
        <w:rPr>
          <w:i/>
          <w:iCs/>
          <w:sz w:val="18"/>
          <w:szCs w:val="18"/>
        </w:rPr>
        <w:t>Biological Invasions</w:t>
      </w:r>
      <w:r w:rsidRPr="46824A7A">
        <w:rPr>
          <w:sz w:val="18"/>
          <w:szCs w:val="18"/>
        </w:rPr>
        <w:t>, 6(2), 133–140. https://doi.org/10.1023/B:BINV.0000022131.40783.f0</w:t>
      </w:r>
    </w:p>
    <w:p w14:paraId="29AAF00D" w14:textId="7B5351F6" w:rsidR="00C61739" w:rsidRPr="00F51F17" w:rsidRDefault="00C61739" w:rsidP="009B6367">
      <w:pPr>
        <w:spacing w:line="360" w:lineRule="auto"/>
        <w:ind w:left="810" w:hanging="720"/>
        <w:jc w:val="left"/>
        <w:rPr>
          <w:sz w:val="18"/>
          <w:szCs w:val="18"/>
        </w:rPr>
      </w:pPr>
      <w:r w:rsidRPr="46824A7A">
        <w:rPr>
          <w:sz w:val="18"/>
          <w:szCs w:val="18"/>
        </w:rPr>
        <w:t xml:space="preserve">Hiroa, T. R. (1921). </w:t>
      </w:r>
      <w:bookmarkStart w:id="330" w:name="_Int_YNVhnzr4"/>
      <w:r w:rsidR="001403F2" w:rsidRPr="46824A7A">
        <w:rPr>
          <w:sz w:val="18"/>
          <w:szCs w:val="18"/>
        </w:rPr>
        <w:t>Māori</w:t>
      </w:r>
      <w:r w:rsidRPr="46824A7A">
        <w:rPr>
          <w:sz w:val="18"/>
          <w:szCs w:val="18"/>
        </w:rPr>
        <w:t xml:space="preserve"> Food-supplies of Lake Rotorua, with Methods of obtaining them, and Usages and Customs appertaining thereto.</w:t>
      </w:r>
      <w:bookmarkEnd w:id="330"/>
      <w:r w:rsidRPr="46824A7A">
        <w:rPr>
          <w:sz w:val="18"/>
          <w:szCs w:val="18"/>
        </w:rPr>
        <w:t xml:space="preserve"> </w:t>
      </w:r>
      <w:r w:rsidRPr="46824A7A">
        <w:rPr>
          <w:i/>
          <w:iCs/>
          <w:sz w:val="18"/>
          <w:szCs w:val="18"/>
        </w:rPr>
        <w:t>Transactions and Proceedings of the Royal Society of New Zealand</w:t>
      </w:r>
      <w:r w:rsidRPr="46824A7A">
        <w:rPr>
          <w:sz w:val="18"/>
          <w:szCs w:val="18"/>
        </w:rPr>
        <w:t xml:space="preserve"> 1868-1961, 53, 433–451.</w:t>
      </w:r>
    </w:p>
    <w:p w14:paraId="1DC7F359" w14:textId="77777777" w:rsidR="00C61739" w:rsidRPr="00F51F17" w:rsidRDefault="00C61739" w:rsidP="009B6367">
      <w:pPr>
        <w:spacing w:line="360" w:lineRule="auto"/>
        <w:ind w:left="810" w:hanging="720"/>
        <w:jc w:val="left"/>
        <w:rPr>
          <w:sz w:val="18"/>
          <w:szCs w:val="18"/>
        </w:rPr>
      </w:pPr>
      <w:r w:rsidRPr="46824A7A">
        <w:rPr>
          <w:sz w:val="18"/>
          <w:szCs w:val="18"/>
        </w:rPr>
        <w:t xml:space="preserve">Hopkins, C. L. (1970). </w:t>
      </w:r>
      <w:bookmarkStart w:id="331" w:name="_Int_z4hH45JW"/>
      <w:r w:rsidRPr="46824A7A">
        <w:rPr>
          <w:sz w:val="18"/>
          <w:szCs w:val="18"/>
        </w:rPr>
        <w:t xml:space="preserve">Systematics of the New Zealand freshwater crayfish </w:t>
      </w:r>
      <w:r w:rsidRPr="46824A7A">
        <w:rPr>
          <w:i/>
          <w:iCs/>
          <w:sz w:val="18"/>
          <w:szCs w:val="18"/>
        </w:rPr>
        <w:t>Paranephrops</w:t>
      </w:r>
      <w:r w:rsidRPr="46824A7A">
        <w:rPr>
          <w:sz w:val="18"/>
          <w:szCs w:val="18"/>
        </w:rPr>
        <w:t xml:space="preserve"> (Crustacea: Decapoda: </w:t>
      </w:r>
      <w:r w:rsidRPr="46824A7A">
        <w:rPr>
          <w:i/>
          <w:iCs/>
          <w:sz w:val="18"/>
          <w:szCs w:val="18"/>
        </w:rPr>
        <w:t>Parastacidae</w:t>
      </w:r>
      <w:r w:rsidRPr="46824A7A">
        <w:rPr>
          <w:sz w:val="18"/>
          <w:szCs w:val="18"/>
        </w:rPr>
        <w:t>).</w:t>
      </w:r>
      <w:bookmarkEnd w:id="331"/>
      <w:r w:rsidRPr="46824A7A">
        <w:rPr>
          <w:sz w:val="18"/>
          <w:szCs w:val="18"/>
        </w:rPr>
        <w:t xml:space="preserve"> </w:t>
      </w:r>
      <w:r w:rsidRPr="46824A7A">
        <w:rPr>
          <w:i/>
          <w:iCs/>
          <w:sz w:val="18"/>
          <w:szCs w:val="18"/>
        </w:rPr>
        <w:t>New Zealand Journal of Marine and Freshwater Research</w:t>
      </w:r>
      <w:r w:rsidRPr="46824A7A">
        <w:rPr>
          <w:sz w:val="18"/>
          <w:szCs w:val="18"/>
        </w:rPr>
        <w:t>, 4(3), 278–291. https://doi.org/10.1080/00288330.1970.9515347</w:t>
      </w:r>
    </w:p>
    <w:p w14:paraId="1ACF61E5"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Jane, S. F., Hansen, G. J. A., Kraemer, B. M., Leavitt, P. R., Mincer, J. L., North, R. L., Pilla, R. M., Stetler, J. T., Williamson, C. E., Woolway, R. I., Arvola, L., Chandra, S., DeGasperi, C. L., Diemer, L., Dunalska, J., Erina, O., Flaim, G., Grossart, H.-P., Hambright, K. D., … Rose, K. C. (2021). Widespread deoxygenation of temperate lakes. </w:t>
      </w:r>
      <w:r w:rsidRPr="46824A7A">
        <w:rPr>
          <w:i/>
          <w:iCs/>
          <w:sz w:val="18"/>
          <w:szCs w:val="18"/>
        </w:rPr>
        <w:t>Nature</w:t>
      </w:r>
      <w:r w:rsidRPr="46824A7A">
        <w:rPr>
          <w:sz w:val="18"/>
          <w:szCs w:val="18"/>
        </w:rPr>
        <w:t>, 594(7861), 66–70. https://doi.org/10.1038/s41586-021-03550-y</w:t>
      </w:r>
    </w:p>
    <w:p w14:paraId="20EB4963" w14:textId="77777777" w:rsidR="00C61739" w:rsidRPr="00F51F17" w:rsidRDefault="00C61739" w:rsidP="009B6367">
      <w:pPr>
        <w:spacing w:line="360" w:lineRule="auto"/>
        <w:ind w:left="810" w:hanging="720"/>
        <w:jc w:val="left"/>
        <w:rPr>
          <w:sz w:val="18"/>
          <w:szCs w:val="18"/>
        </w:rPr>
      </w:pPr>
      <w:r w:rsidRPr="46824A7A">
        <w:rPr>
          <w:sz w:val="18"/>
          <w:szCs w:val="18"/>
        </w:rPr>
        <w:t>Johnsen, S. I., &amp; Taugbøl, T. (2008). Add Stones, Get Crayfish – Is it that Simple? Freshwater Crayfish, 16(1), 47–50.</w:t>
      </w:r>
    </w:p>
    <w:p w14:paraId="7D6B2178" w14:textId="77777777" w:rsidR="00C61739" w:rsidRPr="00F51F17" w:rsidRDefault="00C61739" w:rsidP="009B6367">
      <w:pPr>
        <w:spacing w:line="360" w:lineRule="auto"/>
        <w:ind w:left="810" w:hanging="720"/>
        <w:jc w:val="left"/>
        <w:rPr>
          <w:sz w:val="18"/>
          <w:szCs w:val="18"/>
        </w:rPr>
      </w:pPr>
      <w:r w:rsidRPr="46824A7A">
        <w:rPr>
          <w:sz w:val="18"/>
          <w:szCs w:val="18"/>
        </w:rPr>
        <w:t xml:space="preserve">Jowett, I. G., &amp; Richardson, J. (1990). </w:t>
      </w:r>
      <w:bookmarkStart w:id="332" w:name="_Int_aznHVA18"/>
      <w:r w:rsidRPr="46824A7A">
        <w:rPr>
          <w:sz w:val="18"/>
          <w:szCs w:val="18"/>
        </w:rPr>
        <w:t xml:space="preserve">Microhabitat preferences of benthic invertebrates in a New Zealand river and the development of in‐stream flow‐habitat models for </w:t>
      </w:r>
      <w:r w:rsidRPr="46824A7A">
        <w:rPr>
          <w:i/>
          <w:iCs/>
          <w:sz w:val="18"/>
          <w:szCs w:val="18"/>
        </w:rPr>
        <w:t>Deleatidium spp</w:t>
      </w:r>
      <w:r w:rsidRPr="46824A7A">
        <w:rPr>
          <w:sz w:val="18"/>
          <w:szCs w:val="18"/>
        </w:rPr>
        <w:t>. New Zealand Journal of Marine and Freshwater Research, 24(1), 19–30.</w:t>
      </w:r>
      <w:bookmarkEnd w:id="332"/>
      <w:r w:rsidRPr="46824A7A">
        <w:rPr>
          <w:sz w:val="18"/>
          <w:szCs w:val="18"/>
        </w:rPr>
        <w:t xml:space="preserve"> https://doi.org/10.1080/00288330.1990.9516399</w:t>
      </w:r>
    </w:p>
    <w:p w14:paraId="11EFF5E1" w14:textId="77777777" w:rsidR="00C61739" w:rsidRPr="00F51F17" w:rsidRDefault="00C61739" w:rsidP="009B6367">
      <w:pPr>
        <w:spacing w:line="360" w:lineRule="auto"/>
        <w:ind w:left="810" w:hanging="720"/>
        <w:jc w:val="left"/>
        <w:rPr>
          <w:sz w:val="18"/>
          <w:szCs w:val="18"/>
        </w:rPr>
      </w:pPr>
      <w:r w:rsidRPr="46824A7A">
        <w:rPr>
          <w:sz w:val="18"/>
          <w:szCs w:val="18"/>
        </w:rPr>
        <w:t>Jowett, I. G., Parkyn, S. M., &amp; Richardson, J. (2008). Habitat characteristics of crayfish (</w:t>
      </w:r>
      <w:r w:rsidRPr="46824A7A">
        <w:rPr>
          <w:i/>
          <w:iCs/>
          <w:sz w:val="18"/>
          <w:szCs w:val="18"/>
        </w:rPr>
        <w:t>Paranephrops planifrons</w:t>
      </w:r>
      <w:r w:rsidRPr="46824A7A">
        <w:rPr>
          <w:sz w:val="18"/>
          <w:szCs w:val="18"/>
        </w:rPr>
        <w:t xml:space="preserve">) in New Zealand streams using generalised additive models (GAMs). </w:t>
      </w:r>
      <w:r w:rsidRPr="46824A7A">
        <w:rPr>
          <w:i/>
          <w:iCs/>
          <w:sz w:val="18"/>
          <w:szCs w:val="18"/>
        </w:rPr>
        <w:t>Hydrobiologia</w:t>
      </w:r>
      <w:r w:rsidRPr="46824A7A">
        <w:rPr>
          <w:sz w:val="18"/>
          <w:szCs w:val="18"/>
        </w:rPr>
        <w:t>, 596(1), 353–365. https://doi.org/10.1007/s10750-007-9108-z</w:t>
      </w:r>
    </w:p>
    <w:p w14:paraId="3DB860D3" w14:textId="49040E82" w:rsidR="00C61739" w:rsidRPr="00F51F17" w:rsidRDefault="00C61739" w:rsidP="009B6367">
      <w:pPr>
        <w:spacing w:line="360" w:lineRule="auto"/>
        <w:ind w:left="810" w:hanging="720"/>
        <w:jc w:val="left"/>
        <w:rPr>
          <w:sz w:val="18"/>
          <w:szCs w:val="18"/>
        </w:rPr>
      </w:pPr>
      <w:r w:rsidRPr="46824A7A">
        <w:rPr>
          <w:sz w:val="18"/>
          <w:szCs w:val="18"/>
        </w:rPr>
        <w:t xml:space="preserve">Kusabs, I. A., &amp; Quinn, J. M. (2009). </w:t>
      </w:r>
      <w:bookmarkStart w:id="333" w:name="_Int_m0hLZJKG"/>
      <w:r w:rsidRPr="46824A7A">
        <w:rPr>
          <w:sz w:val="18"/>
          <w:szCs w:val="18"/>
        </w:rPr>
        <w:t xml:space="preserve">Use of a traditional </w:t>
      </w:r>
      <w:r w:rsidR="001403F2" w:rsidRPr="46824A7A">
        <w:rPr>
          <w:sz w:val="18"/>
          <w:szCs w:val="18"/>
        </w:rPr>
        <w:t>Māori</w:t>
      </w:r>
      <w:r w:rsidRPr="46824A7A">
        <w:rPr>
          <w:sz w:val="18"/>
          <w:szCs w:val="18"/>
        </w:rPr>
        <w:t xml:space="preserve"> harvesting method, the tau kōura, for monitoring kōura (freshwater crayfish, </w:t>
      </w:r>
      <w:r w:rsidRPr="46824A7A">
        <w:rPr>
          <w:i/>
          <w:iCs/>
          <w:sz w:val="18"/>
          <w:szCs w:val="18"/>
        </w:rPr>
        <w:t>Paranephrops planifrons</w:t>
      </w:r>
      <w:r w:rsidRPr="46824A7A">
        <w:rPr>
          <w:sz w:val="18"/>
          <w:szCs w:val="18"/>
        </w:rPr>
        <w:t>) in Lake Rotoiti, North Island, New Zealand.</w:t>
      </w:r>
      <w:bookmarkEnd w:id="333"/>
      <w:r w:rsidRPr="46824A7A">
        <w:rPr>
          <w:sz w:val="18"/>
          <w:szCs w:val="18"/>
        </w:rPr>
        <w:t xml:space="preserve"> </w:t>
      </w:r>
      <w:r w:rsidRPr="46824A7A">
        <w:rPr>
          <w:i/>
          <w:iCs/>
          <w:sz w:val="18"/>
          <w:szCs w:val="18"/>
        </w:rPr>
        <w:t>New Zealand Journal of Marine and Freshwater Research</w:t>
      </w:r>
      <w:r w:rsidRPr="46824A7A">
        <w:rPr>
          <w:sz w:val="18"/>
          <w:szCs w:val="18"/>
        </w:rPr>
        <w:t>, 43(3), 713–722. https://doi.org/10.1080/00288330909510036</w:t>
      </w:r>
    </w:p>
    <w:p w14:paraId="65675F4F" w14:textId="77777777" w:rsidR="00C61739" w:rsidRPr="00F51F17" w:rsidRDefault="00C61739" w:rsidP="009B6367">
      <w:pPr>
        <w:spacing w:line="360" w:lineRule="auto"/>
        <w:ind w:left="810" w:hanging="720"/>
        <w:jc w:val="left"/>
        <w:rPr>
          <w:sz w:val="18"/>
          <w:szCs w:val="18"/>
        </w:rPr>
      </w:pPr>
      <w:r w:rsidRPr="46824A7A">
        <w:rPr>
          <w:sz w:val="18"/>
          <w:szCs w:val="18"/>
        </w:rPr>
        <w:t xml:space="preserve">Kusabs, I. A., Hicks, B. J., Quinn, J. M., &amp; Hamilton, D. P. (2015a). </w:t>
      </w:r>
      <w:bookmarkStart w:id="334" w:name="_Int_AqC8guwu"/>
      <w:r w:rsidRPr="46824A7A">
        <w:rPr>
          <w:sz w:val="18"/>
          <w:szCs w:val="18"/>
        </w:rPr>
        <w:t xml:space="preserve">Sustainable management of freshwater crayfish (kōura, </w:t>
      </w:r>
      <w:r w:rsidRPr="46824A7A">
        <w:rPr>
          <w:i/>
          <w:iCs/>
          <w:sz w:val="18"/>
          <w:szCs w:val="18"/>
        </w:rPr>
        <w:t>Paranephrops planifrons</w:t>
      </w:r>
      <w:r w:rsidRPr="46824A7A">
        <w:rPr>
          <w:sz w:val="18"/>
          <w:szCs w:val="18"/>
        </w:rPr>
        <w:t>) in Te Arawa (Rotorua) lakes, North Island, New Zealand.</w:t>
      </w:r>
      <w:bookmarkEnd w:id="334"/>
      <w:r w:rsidRPr="46824A7A">
        <w:rPr>
          <w:sz w:val="18"/>
          <w:szCs w:val="18"/>
        </w:rPr>
        <w:t xml:space="preserve"> </w:t>
      </w:r>
      <w:r w:rsidRPr="46824A7A">
        <w:rPr>
          <w:i/>
          <w:iCs/>
          <w:sz w:val="18"/>
          <w:szCs w:val="18"/>
        </w:rPr>
        <w:t>Fisheries Research</w:t>
      </w:r>
      <w:r w:rsidRPr="46824A7A">
        <w:rPr>
          <w:sz w:val="18"/>
          <w:szCs w:val="18"/>
        </w:rPr>
        <w:t>, 168, 35–46. https://doi.org/10.1016/j.fishres.2015.03.015</w:t>
      </w:r>
    </w:p>
    <w:p w14:paraId="49C03FAD" w14:textId="3C269D90" w:rsidR="00C61739" w:rsidRDefault="00C61739" w:rsidP="009B6367">
      <w:pPr>
        <w:spacing w:line="360" w:lineRule="auto"/>
        <w:ind w:left="810" w:hanging="720"/>
        <w:jc w:val="left"/>
        <w:rPr>
          <w:sz w:val="18"/>
          <w:szCs w:val="18"/>
        </w:rPr>
      </w:pPr>
      <w:r w:rsidRPr="46824A7A">
        <w:rPr>
          <w:sz w:val="18"/>
          <w:szCs w:val="18"/>
        </w:rPr>
        <w:t xml:space="preserve">Kusabs, I. A., Quinn, J. M., &amp; Hamilton, D. P. (2015b). </w:t>
      </w:r>
      <w:bookmarkStart w:id="335" w:name="_Int_SgWbqDvz"/>
      <w:r w:rsidRPr="46824A7A">
        <w:rPr>
          <w:sz w:val="18"/>
          <w:szCs w:val="18"/>
        </w:rPr>
        <w:t xml:space="preserve">Effects of benthic substrate, nutrient enrichment and predatory fish on freshwater crayfish (kōura, </w:t>
      </w:r>
      <w:r w:rsidRPr="46824A7A">
        <w:rPr>
          <w:i/>
          <w:iCs/>
          <w:sz w:val="18"/>
          <w:szCs w:val="18"/>
        </w:rPr>
        <w:t>Paranephrops planifrons</w:t>
      </w:r>
      <w:r w:rsidRPr="46824A7A">
        <w:rPr>
          <w:sz w:val="18"/>
          <w:szCs w:val="18"/>
        </w:rPr>
        <w:t>) population characteristics in seven Te Arawa (Rotorua) lakes, North Island, New Zealand.</w:t>
      </w:r>
      <w:bookmarkEnd w:id="335"/>
      <w:r w:rsidRPr="46824A7A">
        <w:rPr>
          <w:sz w:val="18"/>
          <w:szCs w:val="18"/>
        </w:rPr>
        <w:t xml:space="preserve"> </w:t>
      </w:r>
      <w:r w:rsidRPr="46824A7A">
        <w:rPr>
          <w:i/>
          <w:iCs/>
          <w:sz w:val="18"/>
          <w:szCs w:val="18"/>
        </w:rPr>
        <w:t>Marine and Freshwater Research</w:t>
      </w:r>
      <w:r w:rsidRPr="46824A7A">
        <w:rPr>
          <w:sz w:val="18"/>
          <w:szCs w:val="18"/>
        </w:rPr>
        <w:t xml:space="preserve">, 66(7), 631. </w:t>
      </w:r>
      <w:hyperlink r:id="rId22" w:history="1">
        <w:r w:rsidR="006B64EC" w:rsidRPr="004F67E6">
          <w:rPr>
            <w:rStyle w:val="Hyperlink"/>
            <w:color w:val="auto"/>
            <w:sz w:val="18"/>
            <w:szCs w:val="18"/>
            <w:u w:val="none"/>
          </w:rPr>
          <w:t>https://doi.org/10.1071/MF14148</w:t>
        </w:r>
      </w:hyperlink>
    </w:p>
    <w:p w14:paraId="483D69EC" w14:textId="176F4D06" w:rsidR="006B64EC" w:rsidRPr="006B64EC" w:rsidRDefault="006B64EC" w:rsidP="009B6367">
      <w:pPr>
        <w:spacing w:line="360" w:lineRule="auto"/>
        <w:ind w:left="810" w:hanging="720"/>
        <w:jc w:val="left"/>
        <w:rPr>
          <w:i/>
          <w:iCs/>
          <w:sz w:val="18"/>
          <w:szCs w:val="18"/>
        </w:rPr>
      </w:pPr>
      <w:commentRangeStart w:id="336"/>
      <w:r w:rsidRPr="006B64EC">
        <w:rPr>
          <w:sz w:val="18"/>
          <w:szCs w:val="18"/>
        </w:rPr>
        <w:t>Kusabs, I.</w:t>
      </w:r>
      <w:r w:rsidR="00437105">
        <w:rPr>
          <w:sz w:val="18"/>
          <w:szCs w:val="18"/>
        </w:rPr>
        <w:t xml:space="preserve"> </w:t>
      </w:r>
      <w:r w:rsidRPr="006B64EC">
        <w:rPr>
          <w:sz w:val="18"/>
          <w:szCs w:val="18"/>
        </w:rPr>
        <w:t>A., Duggan, I.</w:t>
      </w:r>
      <w:r w:rsidR="00437105">
        <w:rPr>
          <w:sz w:val="18"/>
          <w:szCs w:val="18"/>
        </w:rPr>
        <w:t xml:space="preserve"> </w:t>
      </w:r>
      <w:r w:rsidRPr="006B64EC">
        <w:rPr>
          <w:sz w:val="18"/>
          <w:szCs w:val="18"/>
        </w:rPr>
        <w:t>C., Scholes, P., Bruere, A.</w:t>
      </w:r>
      <w:r w:rsidR="005F08A6">
        <w:rPr>
          <w:sz w:val="18"/>
          <w:szCs w:val="18"/>
        </w:rPr>
        <w:t>,</w:t>
      </w:r>
      <w:r w:rsidRPr="006B64EC">
        <w:rPr>
          <w:sz w:val="18"/>
          <w:szCs w:val="18"/>
        </w:rPr>
        <w:t xml:space="preserve"> Te Kurapa, T.</w:t>
      </w:r>
      <w:r w:rsidR="00437105">
        <w:rPr>
          <w:sz w:val="18"/>
          <w:szCs w:val="18"/>
        </w:rPr>
        <w:t xml:space="preserve"> </w:t>
      </w:r>
      <w:r w:rsidRPr="006B64EC">
        <w:rPr>
          <w:sz w:val="18"/>
          <w:szCs w:val="18"/>
        </w:rPr>
        <w:t>W., Grant, T., Burdon, F.</w:t>
      </w:r>
      <w:r w:rsidR="00437105">
        <w:rPr>
          <w:sz w:val="18"/>
          <w:szCs w:val="18"/>
        </w:rPr>
        <w:t xml:space="preserve"> </w:t>
      </w:r>
      <w:r w:rsidRPr="006B64EC">
        <w:rPr>
          <w:sz w:val="18"/>
          <w:szCs w:val="18"/>
        </w:rPr>
        <w:t>J. (</w:t>
      </w:r>
      <w:r w:rsidR="001E3920">
        <w:rPr>
          <w:sz w:val="18"/>
          <w:szCs w:val="18"/>
        </w:rPr>
        <w:t>in</w:t>
      </w:r>
      <w:r w:rsidR="001E3920" w:rsidRPr="006B64EC">
        <w:rPr>
          <w:sz w:val="18"/>
          <w:szCs w:val="18"/>
        </w:rPr>
        <w:t xml:space="preserve"> </w:t>
      </w:r>
      <w:r w:rsidRPr="006B64EC">
        <w:rPr>
          <w:sz w:val="18"/>
          <w:szCs w:val="18"/>
        </w:rPr>
        <w:t>revi</w:t>
      </w:r>
      <w:r w:rsidR="001E3920">
        <w:rPr>
          <w:sz w:val="18"/>
          <w:szCs w:val="18"/>
        </w:rPr>
        <w:t>sion</w:t>
      </w:r>
      <w:r w:rsidRPr="006B64EC">
        <w:rPr>
          <w:sz w:val="18"/>
          <w:szCs w:val="18"/>
        </w:rPr>
        <w:t>)</w:t>
      </w:r>
      <w:r w:rsidR="00521DFC">
        <w:rPr>
          <w:sz w:val="18"/>
          <w:szCs w:val="18"/>
        </w:rPr>
        <w:t>.</w:t>
      </w:r>
      <w:r w:rsidRPr="006B64EC">
        <w:rPr>
          <w:sz w:val="18"/>
          <w:szCs w:val="18"/>
        </w:rPr>
        <w:t xml:space="preserve"> Invasive catfish linked to the decline of freshwater crayfish in two Aotearoa New Zealand lakes. </w:t>
      </w:r>
      <w:r w:rsidRPr="006B64EC">
        <w:rPr>
          <w:i/>
          <w:iCs/>
          <w:sz w:val="18"/>
          <w:szCs w:val="18"/>
        </w:rPr>
        <w:t>Biological Invasions</w:t>
      </w:r>
      <w:commentRangeEnd w:id="336"/>
      <w:r w:rsidR="006F0513" w:rsidRPr="006B64EC">
        <w:rPr>
          <w:rStyle w:val="CommentReference"/>
          <w:i/>
          <w:iCs/>
          <w:sz w:val="18"/>
          <w:szCs w:val="18"/>
        </w:rPr>
        <w:commentReference w:id="336"/>
      </w:r>
    </w:p>
    <w:p w14:paraId="693B65F1" w14:textId="77777777" w:rsidR="0094740F" w:rsidRDefault="0094740F" w:rsidP="009B6367">
      <w:pPr>
        <w:spacing w:line="360" w:lineRule="auto"/>
        <w:ind w:left="810" w:hanging="720"/>
        <w:jc w:val="left"/>
        <w:rPr>
          <w:sz w:val="18"/>
          <w:szCs w:val="18"/>
        </w:rPr>
      </w:pPr>
      <w:r w:rsidRPr="46824A7A">
        <w:rPr>
          <w:sz w:val="18"/>
          <w:szCs w:val="18"/>
        </w:rPr>
        <w:t xml:space="preserve">Kutner, M. H., Nachtsheim, C. J., Neter, J., &amp; Li, W. (2005). </w:t>
      </w:r>
      <w:r w:rsidRPr="46824A7A">
        <w:rPr>
          <w:i/>
          <w:iCs/>
          <w:sz w:val="18"/>
          <w:szCs w:val="18"/>
        </w:rPr>
        <w:t>Applied linear statistical models</w:t>
      </w:r>
      <w:r w:rsidRPr="46824A7A">
        <w:rPr>
          <w:sz w:val="18"/>
          <w:szCs w:val="18"/>
        </w:rPr>
        <w:t xml:space="preserve"> (5. ed). McGraw-Hill Irwin.</w:t>
      </w:r>
    </w:p>
    <w:p w14:paraId="1033D799" w14:textId="196AE3D2" w:rsidR="00C27661" w:rsidRPr="0094740F" w:rsidRDefault="00C27661" w:rsidP="009B6367">
      <w:pPr>
        <w:spacing w:line="360" w:lineRule="auto"/>
        <w:ind w:left="810" w:hanging="720"/>
        <w:jc w:val="left"/>
        <w:rPr>
          <w:sz w:val="18"/>
          <w:szCs w:val="18"/>
        </w:rPr>
      </w:pPr>
      <w:r w:rsidRPr="46824A7A">
        <w:rPr>
          <w:sz w:val="18"/>
          <w:szCs w:val="18"/>
        </w:rPr>
        <w:t>Land, Air, Water Aotearoa (LAWA). (2025). Lakes data for the Bay of Plenty region. Retrieved 9 January 2026, from https://www.lawa.org.nz/explore-data/bay-of-plenty-region/lakes</w:t>
      </w:r>
    </w:p>
    <w:p w14:paraId="783ACE37" w14:textId="3427C19F" w:rsidR="00C61739" w:rsidRPr="001D4605" w:rsidRDefault="00C61739" w:rsidP="009B6367">
      <w:pPr>
        <w:spacing w:line="360" w:lineRule="auto"/>
        <w:ind w:left="810" w:hanging="720"/>
        <w:jc w:val="left"/>
      </w:pPr>
      <w:r w:rsidRPr="001D4605">
        <w:rPr>
          <w:sz w:val="18"/>
          <w:szCs w:val="18"/>
        </w:rPr>
        <w:t xml:space="preserve">Lee, F., Kusabs, I. A. K., Perry, G. L. W., &amp; MacNeil, C. (2025). Identifying refugia from the synergistic threats of climate change and invasive species. </w:t>
      </w:r>
      <w:r w:rsidRPr="001D4605">
        <w:rPr>
          <w:i/>
          <w:iCs/>
          <w:sz w:val="18"/>
          <w:szCs w:val="18"/>
        </w:rPr>
        <w:t>Web Ecology</w:t>
      </w:r>
      <w:r w:rsidRPr="001D4605">
        <w:rPr>
          <w:sz w:val="18"/>
          <w:szCs w:val="18"/>
        </w:rPr>
        <w:t xml:space="preserve">, 25(2), 221–239. </w:t>
      </w:r>
      <w:hyperlink r:id="rId23" w:history="1">
        <w:r w:rsidR="003E170D" w:rsidRPr="001D4605">
          <w:rPr>
            <w:rStyle w:val="Hyperlink"/>
            <w:color w:val="auto"/>
            <w:sz w:val="18"/>
            <w:szCs w:val="18"/>
            <w:u w:val="none"/>
          </w:rPr>
          <w:t>https://doi.org/10.5194/we-25-221-2025</w:t>
        </w:r>
      </w:hyperlink>
    </w:p>
    <w:p w14:paraId="1AC610B9" w14:textId="4390F471" w:rsidR="001D4605" w:rsidRPr="001D4605" w:rsidRDefault="001D4605" w:rsidP="009B6367">
      <w:pPr>
        <w:spacing w:line="360" w:lineRule="auto"/>
        <w:ind w:left="810" w:hanging="720"/>
        <w:jc w:val="left"/>
        <w:rPr>
          <w:sz w:val="18"/>
          <w:szCs w:val="18"/>
        </w:rPr>
      </w:pPr>
      <w:r w:rsidRPr="001D4605">
        <w:rPr>
          <w:sz w:val="18"/>
          <w:szCs w:val="18"/>
        </w:rPr>
        <w:t xml:space="preserve">Levin, S. A. (1992). The Problem of Pattern and Scale in Ecology: The Robert H. MacArthur Award Lecture. </w:t>
      </w:r>
      <w:r w:rsidRPr="001D4605">
        <w:rPr>
          <w:i/>
          <w:iCs/>
          <w:sz w:val="18"/>
          <w:szCs w:val="18"/>
        </w:rPr>
        <w:t>Ecology</w:t>
      </w:r>
      <w:r w:rsidRPr="001D4605">
        <w:rPr>
          <w:sz w:val="18"/>
          <w:szCs w:val="18"/>
        </w:rPr>
        <w:t xml:space="preserve">, </w:t>
      </w:r>
      <w:r w:rsidRPr="001D4605">
        <w:rPr>
          <w:i/>
          <w:iCs/>
          <w:sz w:val="18"/>
          <w:szCs w:val="18"/>
        </w:rPr>
        <w:t>73</w:t>
      </w:r>
      <w:r w:rsidRPr="001D4605">
        <w:rPr>
          <w:sz w:val="18"/>
          <w:szCs w:val="18"/>
        </w:rPr>
        <w:t xml:space="preserve">(6), 1943–1967. </w:t>
      </w:r>
      <w:hyperlink r:id="rId24" w:history="1">
        <w:r w:rsidRPr="008203BA">
          <w:rPr>
            <w:rStyle w:val="Hyperlink"/>
            <w:color w:val="auto"/>
            <w:sz w:val="18"/>
            <w:szCs w:val="18"/>
            <w:u w:val="none"/>
          </w:rPr>
          <w:t>https://doi.org/10.2307/1941447</w:t>
        </w:r>
      </w:hyperlink>
    </w:p>
    <w:p w14:paraId="5F508577" w14:textId="6A8F6229" w:rsidR="003E170D" w:rsidRPr="00166F71" w:rsidRDefault="003E170D" w:rsidP="009B6367">
      <w:pPr>
        <w:spacing w:line="360" w:lineRule="auto"/>
        <w:ind w:left="810" w:hanging="720"/>
        <w:jc w:val="left"/>
      </w:pPr>
      <w:r w:rsidRPr="00166F71">
        <w:rPr>
          <w:sz w:val="18"/>
          <w:szCs w:val="18"/>
        </w:rPr>
        <w:t xml:space="preserve">Lishawa, S. C., Schrank, A. J., Lawrence, B. A., Monks, A. M., &amp; Albert, D. A. (2023). Aquatic connectivity treatments increase fish and macroinvertebrate use of Typha-invaded Great Lakes coastal wetlands. </w:t>
      </w:r>
      <w:r w:rsidRPr="00166F71">
        <w:rPr>
          <w:i/>
          <w:iCs/>
          <w:sz w:val="18"/>
          <w:szCs w:val="18"/>
        </w:rPr>
        <w:t>Freshwater Biology</w:t>
      </w:r>
      <w:r w:rsidRPr="00166F71">
        <w:rPr>
          <w:sz w:val="18"/>
          <w:szCs w:val="18"/>
        </w:rPr>
        <w:t xml:space="preserve">, </w:t>
      </w:r>
      <w:r w:rsidRPr="00166F71">
        <w:rPr>
          <w:i/>
          <w:iCs/>
          <w:sz w:val="18"/>
          <w:szCs w:val="18"/>
        </w:rPr>
        <w:t>68</w:t>
      </w:r>
      <w:r w:rsidRPr="00166F71">
        <w:rPr>
          <w:sz w:val="18"/>
          <w:szCs w:val="18"/>
        </w:rPr>
        <w:t xml:space="preserve">(8), 1462–1477. </w:t>
      </w:r>
      <w:hyperlink r:id="rId25" w:history="1">
        <w:r w:rsidRPr="00166F71">
          <w:rPr>
            <w:rStyle w:val="Hyperlink"/>
            <w:color w:val="auto"/>
            <w:sz w:val="18"/>
            <w:szCs w:val="18"/>
            <w:u w:val="none"/>
          </w:rPr>
          <w:t>https://doi.org/10.1111/fwb.14141</w:t>
        </w:r>
      </w:hyperlink>
    </w:p>
    <w:p w14:paraId="4AD2DA45" w14:textId="2B2FEECB" w:rsidR="00166F71" w:rsidRPr="00166F71" w:rsidRDefault="00166F71" w:rsidP="00166F71">
      <w:pPr>
        <w:spacing w:line="360" w:lineRule="auto"/>
        <w:ind w:left="810" w:hanging="720"/>
        <w:jc w:val="left"/>
        <w:rPr>
          <w:sz w:val="18"/>
          <w:szCs w:val="18"/>
        </w:rPr>
      </w:pPr>
      <w:r w:rsidRPr="00166F71">
        <w:rPr>
          <w:sz w:val="18"/>
          <w:szCs w:val="18"/>
        </w:rPr>
        <w:t xml:space="preserve">Meerhoff, M., &amp; de los Ángeles González-Sagrario, M. (2022). Habitat complexity in shallow lakes and ponds: Importance, threats, and potential for restoration. </w:t>
      </w:r>
      <w:r w:rsidRPr="00166F71">
        <w:rPr>
          <w:i/>
          <w:iCs/>
          <w:sz w:val="18"/>
          <w:szCs w:val="18"/>
        </w:rPr>
        <w:t>Hydrobiologia</w:t>
      </w:r>
      <w:r w:rsidRPr="00166F71">
        <w:rPr>
          <w:sz w:val="18"/>
          <w:szCs w:val="18"/>
        </w:rPr>
        <w:t xml:space="preserve">, </w:t>
      </w:r>
      <w:r w:rsidRPr="00166F71">
        <w:rPr>
          <w:i/>
          <w:iCs/>
          <w:sz w:val="18"/>
          <w:szCs w:val="18"/>
        </w:rPr>
        <w:t>849</w:t>
      </w:r>
      <w:r w:rsidRPr="00166F71">
        <w:rPr>
          <w:sz w:val="18"/>
          <w:szCs w:val="18"/>
        </w:rPr>
        <w:t xml:space="preserve">(17), 3737–3760. </w:t>
      </w:r>
      <w:hyperlink r:id="rId26" w:history="1">
        <w:r w:rsidRPr="008203BA">
          <w:rPr>
            <w:rStyle w:val="Hyperlink"/>
            <w:color w:val="auto"/>
            <w:sz w:val="18"/>
            <w:szCs w:val="18"/>
            <w:u w:val="none"/>
          </w:rPr>
          <w:t>https://doi.org/10.1007/s10750-021-04771-y</w:t>
        </w:r>
      </w:hyperlink>
    </w:p>
    <w:p w14:paraId="2E9DD9B1" w14:textId="4C06FAF9" w:rsidR="00C61739" w:rsidRDefault="00C61739" w:rsidP="009B6367">
      <w:pPr>
        <w:spacing w:line="360" w:lineRule="auto"/>
        <w:ind w:left="810" w:hanging="720"/>
        <w:jc w:val="left"/>
      </w:pPr>
      <w:r w:rsidRPr="46824A7A">
        <w:rPr>
          <w:sz w:val="18"/>
          <w:szCs w:val="18"/>
        </w:rPr>
        <w:t xml:space="preserve">Momot, W. T. (1995). Redefining the role of crayfish in aquatic ecosystems. </w:t>
      </w:r>
      <w:r w:rsidRPr="46824A7A">
        <w:rPr>
          <w:i/>
          <w:iCs/>
          <w:sz w:val="18"/>
          <w:szCs w:val="18"/>
        </w:rPr>
        <w:t>Reviews in Fisheries Science</w:t>
      </w:r>
      <w:r w:rsidRPr="46824A7A">
        <w:rPr>
          <w:sz w:val="18"/>
          <w:szCs w:val="18"/>
        </w:rPr>
        <w:t xml:space="preserve">, 3(1), 33–63. </w:t>
      </w:r>
      <w:hyperlink r:id="rId27">
        <w:r w:rsidR="00F1022E" w:rsidRPr="46824A7A">
          <w:rPr>
            <w:rStyle w:val="Hyperlink"/>
            <w:color w:val="auto"/>
            <w:sz w:val="18"/>
            <w:szCs w:val="18"/>
            <w:u w:val="none"/>
          </w:rPr>
          <w:t>https://doi.org/10.1080/10641269509388566</w:t>
        </w:r>
      </w:hyperlink>
    </w:p>
    <w:p w14:paraId="1DF91DA8" w14:textId="1F86B68C" w:rsidR="009E54E6" w:rsidRPr="00F51F17" w:rsidRDefault="009E54E6" w:rsidP="009E54E6">
      <w:pPr>
        <w:spacing w:line="360" w:lineRule="auto"/>
        <w:ind w:left="810" w:hanging="720"/>
        <w:jc w:val="left"/>
        <w:rPr>
          <w:sz w:val="18"/>
          <w:szCs w:val="18"/>
        </w:rPr>
      </w:pPr>
      <w:r w:rsidRPr="009E54E6">
        <w:rPr>
          <w:sz w:val="18"/>
          <w:szCs w:val="18"/>
        </w:rPr>
        <w:t xml:space="preserve">Nyström, P., Stenroth, P., Holmqvist, N., Berglund, O., Larsson, P., &amp; Granéli, W. (2006). Crayfish in lakes and streams: Individual and population responses to predation, productivity and substratum availability. </w:t>
      </w:r>
      <w:r w:rsidRPr="009E54E6">
        <w:rPr>
          <w:i/>
          <w:iCs/>
          <w:sz w:val="18"/>
          <w:szCs w:val="18"/>
        </w:rPr>
        <w:t>Freshwater Biology</w:t>
      </w:r>
      <w:r w:rsidRPr="009E54E6">
        <w:rPr>
          <w:sz w:val="18"/>
          <w:szCs w:val="18"/>
        </w:rPr>
        <w:t xml:space="preserve">, </w:t>
      </w:r>
      <w:r w:rsidRPr="009E54E6">
        <w:rPr>
          <w:i/>
          <w:iCs/>
          <w:sz w:val="18"/>
          <w:szCs w:val="18"/>
        </w:rPr>
        <w:t>51</w:t>
      </w:r>
      <w:r w:rsidRPr="009E54E6">
        <w:rPr>
          <w:sz w:val="18"/>
          <w:szCs w:val="18"/>
        </w:rPr>
        <w:t xml:space="preserve">(11), 2096–2113. </w:t>
      </w:r>
      <w:hyperlink r:id="rId28" w:history="1">
        <w:r w:rsidRPr="008203BA">
          <w:rPr>
            <w:rStyle w:val="Hyperlink"/>
            <w:color w:val="auto"/>
            <w:sz w:val="18"/>
            <w:szCs w:val="18"/>
            <w:u w:val="none"/>
          </w:rPr>
          <w:t>https://doi.org/10.1111/j.1365-2427.2006.01641.x</w:t>
        </w:r>
      </w:hyperlink>
    </w:p>
    <w:p w14:paraId="599C6512"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Olsson, K., Stenroth, P., Nyström, P., Holmqvist, N., McIntosh, A. R., &amp; Winterbourn, M. J. (2006). </w:t>
      </w:r>
      <w:bookmarkStart w:id="337" w:name="_Int_D2MSB3Iv"/>
      <w:r w:rsidRPr="46824A7A">
        <w:rPr>
          <w:sz w:val="18"/>
          <w:szCs w:val="18"/>
        </w:rPr>
        <w:t>Does natural acidity mediate interactions between introduced brown trout, native fish, crayfish and other invertebrates in West Coast New Zealand streams?</w:t>
      </w:r>
      <w:bookmarkEnd w:id="337"/>
      <w:r w:rsidRPr="46824A7A">
        <w:rPr>
          <w:sz w:val="18"/>
          <w:szCs w:val="18"/>
        </w:rPr>
        <w:t xml:space="preserve"> </w:t>
      </w:r>
      <w:r w:rsidRPr="46824A7A">
        <w:rPr>
          <w:i/>
          <w:iCs/>
          <w:sz w:val="18"/>
          <w:szCs w:val="18"/>
        </w:rPr>
        <w:t>Biological Conservation</w:t>
      </w:r>
      <w:r w:rsidRPr="46824A7A">
        <w:rPr>
          <w:sz w:val="18"/>
          <w:szCs w:val="18"/>
        </w:rPr>
        <w:t>, 130(2), 255–267. https://doi.org/10.1016/j.biocon.2005.12.019</w:t>
      </w:r>
    </w:p>
    <w:p w14:paraId="1321CDA5" w14:textId="77777777" w:rsidR="004C4F15" w:rsidRPr="00F51F17" w:rsidRDefault="004C4F15" w:rsidP="004C4F15">
      <w:pPr>
        <w:spacing w:line="360" w:lineRule="auto"/>
        <w:ind w:left="810" w:hanging="720"/>
        <w:jc w:val="left"/>
        <w:rPr>
          <w:sz w:val="18"/>
          <w:szCs w:val="18"/>
        </w:rPr>
      </w:pPr>
      <w:r w:rsidRPr="46824A7A">
        <w:rPr>
          <w:sz w:val="18"/>
          <w:szCs w:val="18"/>
        </w:rPr>
        <w:t xml:space="preserve">Parkyn, S. M., Collier, K. J., &amp; Hicks, B. J. (2001). New Zealand stream crayfish: Functional omnivores but trophic predators? </w:t>
      </w:r>
      <w:r w:rsidRPr="46824A7A">
        <w:rPr>
          <w:i/>
          <w:iCs/>
          <w:sz w:val="18"/>
          <w:szCs w:val="18"/>
        </w:rPr>
        <w:t>Freshwater Biology</w:t>
      </w:r>
      <w:r w:rsidRPr="46824A7A">
        <w:rPr>
          <w:sz w:val="18"/>
          <w:szCs w:val="18"/>
        </w:rPr>
        <w:t>, 46(5), 641–652. https://doi.org/10.1046/j.1365-2427.2001.00702.x</w:t>
      </w:r>
    </w:p>
    <w:p w14:paraId="5FDE3F79" w14:textId="77777777" w:rsidR="00C61739" w:rsidRPr="00F51F17" w:rsidRDefault="00C61739" w:rsidP="009B6367">
      <w:pPr>
        <w:spacing w:line="360" w:lineRule="auto"/>
        <w:ind w:left="810" w:hanging="720"/>
        <w:jc w:val="left"/>
        <w:rPr>
          <w:sz w:val="18"/>
          <w:szCs w:val="18"/>
        </w:rPr>
      </w:pPr>
      <w:r w:rsidRPr="46824A7A">
        <w:rPr>
          <w:sz w:val="18"/>
          <w:szCs w:val="18"/>
        </w:rPr>
        <w:t>Parkyn, S. M., &amp; Collier, K. J. (2002). Differentiating the effects of diet and temperature on juvenile crayfish (</w:t>
      </w:r>
      <w:r w:rsidRPr="46824A7A">
        <w:rPr>
          <w:i/>
          <w:iCs/>
          <w:sz w:val="18"/>
          <w:szCs w:val="18"/>
        </w:rPr>
        <w:t>Paranephrops planifrons</w:t>
      </w:r>
      <w:r w:rsidRPr="46824A7A">
        <w:rPr>
          <w:sz w:val="18"/>
          <w:szCs w:val="18"/>
        </w:rPr>
        <w:t xml:space="preserve">) growth: Leaf detritus versus invertebrate food sources at two diurnally varying temperatures. </w:t>
      </w:r>
      <w:r w:rsidRPr="46824A7A">
        <w:rPr>
          <w:i/>
          <w:iCs/>
          <w:sz w:val="18"/>
          <w:szCs w:val="18"/>
        </w:rPr>
        <w:t>Freshwater Crayfish</w:t>
      </w:r>
      <w:r w:rsidRPr="46824A7A">
        <w:rPr>
          <w:sz w:val="18"/>
          <w:szCs w:val="18"/>
        </w:rPr>
        <w:t>, 13, 371–382.</w:t>
      </w:r>
    </w:p>
    <w:p w14:paraId="6C360049"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&amp; Collier, K. J. (2004). Interaction of Press and Pulse Disturbance on Crayfish Populations: Flood Impacts in Pasture and Forest Streams. </w:t>
      </w:r>
      <w:r w:rsidRPr="46824A7A">
        <w:rPr>
          <w:i/>
          <w:iCs/>
          <w:sz w:val="18"/>
          <w:szCs w:val="18"/>
        </w:rPr>
        <w:t>Hydrobiologia</w:t>
      </w:r>
      <w:r w:rsidRPr="46824A7A">
        <w:rPr>
          <w:sz w:val="18"/>
          <w:szCs w:val="18"/>
        </w:rPr>
        <w:t>, 527(1), 113–124. https://doi.org/10.1023/B:HYDR.0000043189.91134.94</w:t>
      </w:r>
    </w:p>
    <w:p w14:paraId="05949EF3"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Meleason, M. A., &amp; Davies‐Colley, R. J. (2009). </w:t>
      </w:r>
      <w:bookmarkStart w:id="338" w:name="_Int_2Mu3bJJd"/>
      <w:r w:rsidRPr="46824A7A">
        <w:rPr>
          <w:sz w:val="18"/>
          <w:szCs w:val="18"/>
        </w:rPr>
        <w:t>Wood enhances crayfish (</w:t>
      </w:r>
      <w:r w:rsidRPr="46824A7A">
        <w:rPr>
          <w:i/>
          <w:iCs/>
          <w:sz w:val="18"/>
          <w:szCs w:val="18"/>
        </w:rPr>
        <w:t>Paranephrops planifrons</w:t>
      </w:r>
      <w:r w:rsidRPr="46824A7A">
        <w:rPr>
          <w:sz w:val="18"/>
          <w:szCs w:val="18"/>
        </w:rPr>
        <w:t>) habitat in a forested stream.</w:t>
      </w:r>
      <w:bookmarkEnd w:id="338"/>
      <w:r w:rsidRPr="46824A7A">
        <w:rPr>
          <w:sz w:val="18"/>
          <w:szCs w:val="18"/>
        </w:rPr>
        <w:t xml:space="preserve"> </w:t>
      </w:r>
      <w:r w:rsidRPr="46824A7A">
        <w:rPr>
          <w:i/>
          <w:iCs/>
          <w:sz w:val="18"/>
          <w:szCs w:val="18"/>
        </w:rPr>
        <w:t>New Zealand Journal of Marine and Freshwater Research</w:t>
      </w:r>
      <w:r w:rsidRPr="46824A7A">
        <w:rPr>
          <w:sz w:val="18"/>
          <w:szCs w:val="18"/>
        </w:rPr>
        <w:t>, 43(3), 689–700. https://doi.org/10.1080/00288330909510034</w:t>
      </w:r>
    </w:p>
    <w:p w14:paraId="2058F653" w14:textId="77777777" w:rsidR="00D904E1" w:rsidRPr="00F51F17" w:rsidRDefault="00D904E1" w:rsidP="00D904E1">
      <w:pPr>
        <w:spacing w:line="360" w:lineRule="auto"/>
        <w:ind w:left="810" w:hanging="720"/>
        <w:jc w:val="left"/>
        <w:rPr>
          <w:sz w:val="18"/>
          <w:szCs w:val="18"/>
        </w:rPr>
      </w:pPr>
      <w:r w:rsidRPr="008C1700">
        <w:rPr>
          <w:sz w:val="18"/>
          <w:szCs w:val="18"/>
        </w:rPr>
        <w:t xml:space="preserve">Quinn, J. M., &amp; Hickey, C. W. (1990). Magnitude of effects of substrate particle size, recent flooding, and catchment development on benthic invertebrates in 88 New Zealand rivers. </w:t>
      </w:r>
      <w:r w:rsidRPr="008C1700">
        <w:rPr>
          <w:i/>
          <w:iCs/>
          <w:sz w:val="18"/>
          <w:szCs w:val="18"/>
        </w:rPr>
        <w:t>New Zealand Journal of Marine and Freshwater Research</w:t>
      </w:r>
      <w:r w:rsidRPr="008C1700">
        <w:rPr>
          <w:sz w:val="18"/>
          <w:szCs w:val="18"/>
        </w:rPr>
        <w:t xml:space="preserve">, </w:t>
      </w:r>
      <w:r w:rsidRPr="008C1700">
        <w:rPr>
          <w:i/>
          <w:iCs/>
          <w:sz w:val="18"/>
          <w:szCs w:val="18"/>
        </w:rPr>
        <w:t>24</w:t>
      </w:r>
      <w:r w:rsidRPr="008C1700">
        <w:rPr>
          <w:sz w:val="18"/>
          <w:szCs w:val="18"/>
        </w:rPr>
        <w:t xml:space="preserve">(3), 411–427. </w:t>
      </w:r>
      <w:hyperlink r:id="rId29" w:history="1">
        <w:r w:rsidRPr="00957469">
          <w:rPr>
            <w:rStyle w:val="Hyperlink"/>
            <w:color w:val="auto"/>
            <w:sz w:val="18"/>
            <w:szCs w:val="18"/>
            <w:u w:val="none"/>
          </w:rPr>
          <w:t>https://doi.org/10.1080/00288330.1990.9516433</w:t>
        </w:r>
      </w:hyperlink>
    </w:p>
    <w:p w14:paraId="454036C8" w14:textId="7DB0C779" w:rsidR="00C61739" w:rsidRPr="00F51F17" w:rsidRDefault="00C61739" w:rsidP="009B6367">
      <w:pPr>
        <w:spacing w:line="360" w:lineRule="auto"/>
        <w:ind w:left="810" w:hanging="720"/>
        <w:jc w:val="left"/>
        <w:rPr>
          <w:sz w:val="18"/>
          <w:szCs w:val="18"/>
        </w:rPr>
      </w:pPr>
      <w:r w:rsidRPr="46824A7A">
        <w:rPr>
          <w:sz w:val="18"/>
          <w:szCs w:val="18"/>
        </w:rPr>
        <w:t xml:space="preserve">Quinn, G. P., &amp; Keough, M. J. (2002). Experimental Design and Data Analysis for Biologists. Cambridge University Press.R Core Team (2025). </w:t>
      </w:r>
      <w:r w:rsidR="004D5B82">
        <w:rPr>
          <w:sz w:val="18"/>
          <w:szCs w:val="18"/>
        </w:rPr>
        <w:t>_</w:t>
      </w:r>
      <w:r w:rsidRPr="46824A7A">
        <w:rPr>
          <w:sz w:val="18"/>
          <w:szCs w:val="18"/>
        </w:rPr>
        <w:t xml:space="preserve">R: A Language and Environment for Statistical Computing. R Foundation for Statistical Computing, Vienna, Austria. </w:t>
      </w:r>
      <w:r w:rsidR="004D5B82">
        <w:rPr>
          <w:sz w:val="18"/>
          <w:szCs w:val="18"/>
        </w:rPr>
        <w:t>&lt;</w:t>
      </w:r>
      <w:r w:rsidRPr="46824A7A">
        <w:rPr>
          <w:sz w:val="18"/>
          <w:szCs w:val="18"/>
        </w:rPr>
        <w:t>https://www.R-project.org/</w:t>
      </w:r>
      <w:r w:rsidR="004D5B82">
        <w:rPr>
          <w:sz w:val="18"/>
          <w:szCs w:val="18"/>
        </w:rPr>
        <w:t>&gt;</w:t>
      </w:r>
    </w:p>
    <w:p w14:paraId="66844569" w14:textId="6E32B71E" w:rsidR="00C61739" w:rsidRPr="003743FF" w:rsidRDefault="00C61739" w:rsidP="009B6367">
      <w:pPr>
        <w:spacing w:line="360" w:lineRule="auto"/>
        <w:ind w:left="810" w:hanging="720"/>
        <w:jc w:val="left"/>
        <w:rPr>
          <w:sz w:val="18"/>
          <w:szCs w:val="18"/>
        </w:rPr>
      </w:pPr>
      <w:r w:rsidRPr="46824A7A">
        <w:rPr>
          <w:sz w:val="18"/>
          <w:szCs w:val="18"/>
        </w:rPr>
        <w:t xml:space="preserve">Richman, N. I., Böhm, M., Adams, S. B., Alvarez, F., Bergey, E. A., Bunn, J. J. S., Burnham, Q., Cordeiro, J., Coughran, J., Crandall, K. A., Dawkins, K. L., DiStefano, R. J., Doran, N. E., Edsman, L., Eversole, A. G., Füreder, L., Furse, J. M., Gherardi, F., Hamr, P., … Collen, B. (2015). </w:t>
      </w:r>
      <w:bookmarkStart w:id="339" w:name="_Int_IuMPugpq"/>
      <w:r w:rsidRPr="46824A7A">
        <w:rPr>
          <w:sz w:val="18"/>
          <w:szCs w:val="18"/>
        </w:rPr>
        <w:t xml:space="preserve">Multiple drivers of decline in the global status of freshwater crayfish (Decapoda: </w:t>
      </w:r>
      <w:r w:rsidRPr="46824A7A">
        <w:rPr>
          <w:i/>
          <w:iCs/>
          <w:sz w:val="18"/>
          <w:szCs w:val="18"/>
        </w:rPr>
        <w:t>Astacidea</w:t>
      </w:r>
      <w:r w:rsidRPr="46824A7A">
        <w:rPr>
          <w:sz w:val="18"/>
          <w:szCs w:val="18"/>
        </w:rPr>
        <w:t>).</w:t>
      </w:r>
      <w:bookmarkEnd w:id="339"/>
      <w:r w:rsidRPr="46824A7A">
        <w:rPr>
          <w:sz w:val="18"/>
          <w:szCs w:val="18"/>
        </w:rPr>
        <w:t xml:space="preserve"> </w:t>
      </w:r>
      <w:bookmarkStart w:id="340" w:name="_Int_JLxiY2Df"/>
      <w:r w:rsidRPr="46824A7A">
        <w:rPr>
          <w:i/>
          <w:iCs/>
          <w:sz w:val="18"/>
          <w:szCs w:val="18"/>
        </w:rPr>
        <w:t>Philosophical Transactions of the Royal Society B: Biological Sciences</w:t>
      </w:r>
      <w:r w:rsidRPr="46824A7A">
        <w:rPr>
          <w:sz w:val="18"/>
          <w:szCs w:val="18"/>
        </w:rPr>
        <w:t>, 370(1662), 20140060.</w:t>
      </w:r>
      <w:bookmarkEnd w:id="340"/>
      <w:r w:rsidRPr="46824A7A">
        <w:rPr>
          <w:sz w:val="18"/>
          <w:szCs w:val="18"/>
        </w:rPr>
        <w:t xml:space="preserve"> </w:t>
      </w:r>
      <w:hyperlink r:id="rId30" w:history="1">
        <w:r w:rsidR="003743FF" w:rsidRPr="003743FF">
          <w:rPr>
            <w:rStyle w:val="Hyperlink"/>
            <w:color w:val="auto"/>
            <w:sz w:val="18"/>
            <w:szCs w:val="18"/>
            <w:u w:val="none"/>
          </w:rPr>
          <w:t>https://doi.org/10.1098/rstb.2014.0060</w:t>
        </w:r>
      </w:hyperlink>
    </w:p>
    <w:p w14:paraId="6E981363" w14:textId="0F77137E" w:rsidR="003743FF" w:rsidRPr="003743FF" w:rsidRDefault="003743FF" w:rsidP="003743FF">
      <w:pPr>
        <w:spacing w:line="360" w:lineRule="auto"/>
        <w:ind w:left="810" w:hanging="720"/>
        <w:jc w:val="left"/>
        <w:rPr>
          <w:sz w:val="18"/>
          <w:szCs w:val="18"/>
        </w:rPr>
      </w:pPr>
      <w:r w:rsidRPr="003743FF">
        <w:rPr>
          <w:sz w:val="18"/>
          <w:szCs w:val="18"/>
        </w:rPr>
        <w:t>Rosewarne, P., Piper, A., Wright, R., &amp; Dunn, A. (2013). Do low-head riverine structures hinder the spread of invasive crayfish? Case study of signal crayfish (</w:t>
      </w:r>
      <w:r w:rsidRPr="003743FF">
        <w:rPr>
          <w:i/>
          <w:iCs/>
          <w:sz w:val="18"/>
          <w:szCs w:val="18"/>
        </w:rPr>
        <w:t>Pacifastacus leniusculus</w:t>
      </w:r>
      <w:r w:rsidRPr="003743FF">
        <w:rPr>
          <w:sz w:val="18"/>
          <w:szCs w:val="18"/>
        </w:rPr>
        <w:t xml:space="preserve">) movements at a flow gauging weir. </w:t>
      </w:r>
      <w:r w:rsidRPr="003743FF">
        <w:rPr>
          <w:i/>
          <w:iCs/>
          <w:sz w:val="18"/>
          <w:szCs w:val="18"/>
        </w:rPr>
        <w:t>Management of Biological Invasions</w:t>
      </w:r>
      <w:r w:rsidRPr="003743FF">
        <w:rPr>
          <w:sz w:val="18"/>
          <w:szCs w:val="18"/>
        </w:rPr>
        <w:t xml:space="preserve">, </w:t>
      </w:r>
      <w:r w:rsidRPr="003743FF">
        <w:rPr>
          <w:i/>
          <w:iCs/>
          <w:sz w:val="18"/>
          <w:szCs w:val="18"/>
        </w:rPr>
        <w:t>4</w:t>
      </w:r>
      <w:r w:rsidRPr="003743FF">
        <w:rPr>
          <w:sz w:val="18"/>
          <w:szCs w:val="18"/>
        </w:rPr>
        <w:t xml:space="preserve">(4), 273–282. </w:t>
      </w:r>
      <w:hyperlink r:id="rId31" w:history="1">
        <w:r w:rsidRPr="003743FF">
          <w:rPr>
            <w:rStyle w:val="Hyperlink"/>
            <w:color w:val="auto"/>
            <w:sz w:val="18"/>
            <w:szCs w:val="18"/>
            <w:u w:val="none"/>
          </w:rPr>
          <w:t>https://doi.org/10.3391/mbi.2013.4.4.02</w:t>
        </w:r>
      </w:hyperlink>
    </w:p>
    <w:p w14:paraId="546C4CF9" w14:textId="78DC572D" w:rsidR="00C61739" w:rsidRPr="00E27293" w:rsidRDefault="00C61739" w:rsidP="009B6367">
      <w:pPr>
        <w:spacing w:line="360" w:lineRule="auto"/>
        <w:ind w:left="810" w:hanging="720"/>
        <w:jc w:val="left"/>
        <w:rPr>
          <w:sz w:val="18"/>
          <w:szCs w:val="18"/>
        </w:rPr>
      </w:pPr>
      <w:r w:rsidRPr="46824A7A">
        <w:rPr>
          <w:sz w:val="18"/>
          <w:szCs w:val="18"/>
        </w:rPr>
        <w:t xml:space="preserve">Rowe, D. K. (1993). </w:t>
      </w:r>
      <w:bookmarkStart w:id="341" w:name="_Int_rJX6Amkd"/>
      <w:r w:rsidRPr="46824A7A">
        <w:rPr>
          <w:sz w:val="18"/>
          <w:szCs w:val="18"/>
        </w:rPr>
        <w:t>Identification of fish responsible for five layers of echoes recorded by high‐frequency (200 kHz) echosounding in Lake Rotoiti, North Island, New Zealand.</w:t>
      </w:r>
      <w:bookmarkEnd w:id="341"/>
      <w:r w:rsidRPr="46824A7A">
        <w:rPr>
          <w:sz w:val="18"/>
          <w:szCs w:val="18"/>
        </w:rPr>
        <w:t xml:space="preserve"> </w:t>
      </w:r>
      <w:r w:rsidRPr="46824A7A">
        <w:rPr>
          <w:i/>
          <w:iCs/>
          <w:sz w:val="18"/>
          <w:szCs w:val="18"/>
        </w:rPr>
        <w:t>New Zealand Journal of Marine and Freshwater Research</w:t>
      </w:r>
      <w:r w:rsidRPr="46824A7A">
        <w:rPr>
          <w:sz w:val="18"/>
          <w:szCs w:val="18"/>
        </w:rPr>
        <w:t xml:space="preserve">, 27(1), 87–100. </w:t>
      </w:r>
      <w:hyperlink r:id="rId32">
        <w:r w:rsidR="003676CD" w:rsidRPr="46824A7A">
          <w:rPr>
            <w:rStyle w:val="Hyperlink"/>
            <w:color w:val="auto"/>
            <w:sz w:val="18"/>
            <w:szCs w:val="18"/>
            <w:u w:val="none"/>
          </w:rPr>
          <w:t>https://doi.org/10.1080/00288330.1993.9516548</w:t>
        </w:r>
      </w:hyperlink>
    </w:p>
    <w:p w14:paraId="47308081" w14:textId="0775D724" w:rsidR="003676CD" w:rsidRDefault="003676CD" w:rsidP="009B6367">
      <w:pPr>
        <w:spacing w:line="360" w:lineRule="auto"/>
        <w:ind w:left="810" w:hanging="720"/>
        <w:jc w:val="left"/>
      </w:pPr>
      <w:r w:rsidRPr="46824A7A">
        <w:rPr>
          <w:sz w:val="18"/>
          <w:szCs w:val="18"/>
        </w:rPr>
        <w:t xml:space="preserve">Schoen, E. R., Beauchamp, D. A., Buettner, A. R., &amp; Overman, N. C. (2015). Temperature and depth mediate resource competition and apparent competition between </w:t>
      </w:r>
      <w:r w:rsidRPr="46824A7A">
        <w:rPr>
          <w:i/>
          <w:iCs/>
          <w:sz w:val="18"/>
          <w:szCs w:val="18"/>
        </w:rPr>
        <w:t>Mysis diluviana</w:t>
      </w:r>
      <w:r w:rsidRPr="46824A7A">
        <w:rPr>
          <w:sz w:val="18"/>
          <w:szCs w:val="18"/>
        </w:rPr>
        <w:t xml:space="preserve"> and kokanee. </w:t>
      </w:r>
      <w:r w:rsidRPr="46824A7A">
        <w:rPr>
          <w:i/>
          <w:iCs/>
          <w:sz w:val="18"/>
          <w:szCs w:val="18"/>
        </w:rPr>
        <w:t>Ecological Applications</w:t>
      </w:r>
      <w:r w:rsidRPr="46824A7A">
        <w:rPr>
          <w:sz w:val="18"/>
          <w:szCs w:val="18"/>
        </w:rPr>
        <w:t xml:space="preserve">, </w:t>
      </w:r>
      <w:r w:rsidRPr="46824A7A">
        <w:rPr>
          <w:i/>
          <w:iCs/>
          <w:sz w:val="18"/>
          <w:szCs w:val="18"/>
        </w:rPr>
        <w:t>25</w:t>
      </w:r>
      <w:r w:rsidRPr="46824A7A">
        <w:rPr>
          <w:sz w:val="18"/>
          <w:szCs w:val="18"/>
        </w:rPr>
        <w:t xml:space="preserve">(7), 1962–1975. </w:t>
      </w:r>
      <w:hyperlink r:id="rId33">
        <w:r w:rsidRPr="46824A7A">
          <w:rPr>
            <w:rStyle w:val="Hyperlink"/>
            <w:color w:val="auto"/>
            <w:sz w:val="18"/>
            <w:szCs w:val="18"/>
            <w:u w:val="none"/>
          </w:rPr>
          <w:t>https://doi.org/10.1890/14-1822.1</w:t>
        </w:r>
      </w:hyperlink>
    </w:p>
    <w:p w14:paraId="4F61794D" w14:textId="174DCAC9" w:rsidR="00CA2B30" w:rsidRPr="00E27293" w:rsidRDefault="00754805" w:rsidP="009B6367">
      <w:pPr>
        <w:spacing w:line="360" w:lineRule="auto"/>
        <w:ind w:left="810" w:hanging="720"/>
        <w:jc w:val="left"/>
        <w:rPr>
          <w:sz w:val="18"/>
          <w:szCs w:val="18"/>
        </w:rPr>
      </w:pPr>
      <w:r w:rsidRPr="00754805">
        <w:rPr>
          <w:sz w:val="18"/>
          <w:szCs w:val="18"/>
        </w:rPr>
        <w:t xml:space="preserve">Schrank, A. J., &amp; Lishawa, S. C. (2019). Invasive cattail reduces fish diversity and abundance in the emergent marsh of a Great Lakes coastal wetland. </w:t>
      </w:r>
      <w:r w:rsidRPr="00754805">
        <w:rPr>
          <w:i/>
          <w:iCs/>
          <w:sz w:val="18"/>
          <w:szCs w:val="18"/>
        </w:rPr>
        <w:t>Journal of Great Lakes Research</w:t>
      </w:r>
      <w:r w:rsidRPr="00754805">
        <w:rPr>
          <w:sz w:val="18"/>
          <w:szCs w:val="18"/>
        </w:rPr>
        <w:t xml:space="preserve">, </w:t>
      </w:r>
      <w:r w:rsidRPr="00754805">
        <w:rPr>
          <w:i/>
          <w:iCs/>
          <w:sz w:val="18"/>
          <w:szCs w:val="18"/>
        </w:rPr>
        <w:t>45</w:t>
      </w:r>
      <w:r w:rsidRPr="00754805">
        <w:rPr>
          <w:sz w:val="18"/>
          <w:szCs w:val="18"/>
        </w:rPr>
        <w:t xml:space="preserve">(6), 1251–1259. </w:t>
      </w:r>
      <w:hyperlink r:id="rId34" w:history="1">
        <w:r w:rsidRPr="00754805">
          <w:rPr>
            <w:rStyle w:val="Hyperlink"/>
            <w:color w:val="auto"/>
            <w:sz w:val="18"/>
            <w:szCs w:val="18"/>
            <w:u w:val="none"/>
          </w:rPr>
          <w:t>https://doi.org/10.1016/j.jglr.2019.09.013</w:t>
        </w:r>
      </w:hyperlink>
    </w:p>
    <w:p w14:paraId="62A80123" w14:textId="77777777" w:rsidR="00C61739" w:rsidRDefault="00C61739" w:rsidP="009B6367">
      <w:pPr>
        <w:spacing w:line="360" w:lineRule="auto"/>
        <w:ind w:left="810" w:hanging="720"/>
        <w:jc w:val="left"/>
        <w:rPr>
          <w:sz w:val="18"/>
          <w:szCs w:val="18"/>
        </w:rPr>
      </w:pPr>
      <w:r w:rsidRPr="46824A7A">
        <w:rPr>
          <w:sz w:val="18"/>
          <w:szCs w:val="18"/>
        </w:rPr>
        <w:t xml:space="preserve">Shave, Cathy. R., Townsend, C. R., &amp; Crowl, T. A. (1994). </w:t>
      </w:r>
      <w:bookmarkStart w:id="342" w:name="_Int_ntsQPcvK"/>
      <w:r w:rsidRPr="46824A7A">
        <w:rPr>
          <w:sz w:val="18"/>
          <w:szCs w:val="18"/>
        </w:rPr>
        <w:t>Anti-predator behaviours of a freshwater crayfish (</w:t>
      </w:r>
      <w:r w:rsidRPr="46824A7A">
        <w:rPr>
          <w:i/>
          <w:iCs/>
          <w:sz w:val="18"/>
          <w:szCs w:val="18"/>
        </w:rPr>
        <w:t>Paranephrops zealandicus</w:t>
      </w:r>
      <w:r w:rsidRPr="46824A7A">
        <w:rPr>
          <w:sz w:val="18"/>
          <w:szCs w:val="18"/>
        </w:rPr>
        <w:t>) to a native and an introduced predator.</w:t>
      </w:r>
      <w:bookmarkEnd w:id="342"/>
      <w:r w:rsidRPr="46824A7A">
        <w:rPr>
          <w:sz w:val="18"/>
          <w:szCs w:val="18"/>
        </w:rPr>
        <w:t xml:space="preserve"> </w:t>
      </w:r>
      <w:r w:rsidRPr="46824A7A">
        <w:rPr>
          <w:i/>
          <w:iCs/>
          <w:sz w:val="18"/>
          <w:szCs w:val="18"/>
        </w:rPr>
        <w:t>New Zealand Journal of Ecology</w:t>
      </w:r>
      <w:r w:rsidRPr="46824A7A">
        <w:rPr>
          <w:sz w:val="18"/>
          <w:szCs w:val="18"/>
        </w:rPr>
        <w:t>, 18(1), 1–10.</w:t>
      </w:r>
    </w:p>
    <w:p w14:paraId="08691E63" w14:textId="77777777" w:rsidR="001736E8" w:rsidRPr="001736E8" w:rsidRDefault="001736E8" w:rsidP="009B6367">
      <w:pPr>
        <w:spacing w:line="360" w:lineRule="auto"/>
        <w:ind w:left="810" w:hanging="720"/>
        <w:jc w:val="left"/>
        <w:rPr>
          <w:sz w:val="18"/>
          <w:szCs w:val="18"/>
          <w:lang w:val="en-NZ"/>
        </w:rPr>
      </w:pPr>
      <w:r w:rsidRPr="001736E8">
        <w:rPr>
          <w:sz w:val="18"/>
          <w:szCs w:val="18"/>
        </w:rPr>
        <w:t xml:space="preserve">Shono, H. (2008). Application of the Tweedie distribution to zero-catch data in CPUE analysis. </w:t>
      </w:r>
      <w:r w:rsidRPr="001736E8">
        <w:rPr>
          <w:i/>
          <w:iCs/>
          <w:sz w:val="18"/>
          <w:szCs w:val="18"/>
        </w:rPr>
        <w:t>Fisheries Research</w:t>
      </w:r>
      <w:r w:rsidRPr="001736E8">
        <w:rPr>
          <w:sz w:val="18"/>
          <w:szCs w:val="18"/>
        </w:rPr>
        <w:t xml:space="preserve">, </w:t>
      </w:r>
      <w:r w:rsidRPr="001736E8">
        <w:rPr>
          <w:i/>
          <w:iCs/>
          <w:sz w:val="18"/>
          <w:szCs w:val="18"/>
        </w:rPr>
        <w:t>93</w:t>
      </w:r>
      <w:r w:rsidRPr="001736E8">
        <w:rPr>
          <w:sz w:val="18"/>
          <w:szCs w:val="18"/>
        </w:rPr>
        <w:t xml:space="preserve">(1–2), 154–162. </w:t>
      </w:r>
      <w:hyperlink r:id="rId35" w:history="1">
        <w:r w:rsidRPr="00D02076">
          <w:rPr>
            <w:rStyle w:val="Hyperlink"/>
            <w:color w:val="auto"/>
            <w:sz w:val="18"/>
            <w:szCs w:val="18"/>
            <w:u w:val="none"/>
          </w:rPr>
          <w:t>https://doi.org/10.1016/j.fishres.2008.03.006</w:t>
        </w:r>
      </w:hyperlink>
    </w:p>
    <w:p w14:paraId="77B30B51" w14:textId="65C9C3CB" w:rsidR="005B3AD4" w:rsidRPr="005B3AD4" w:rsidRDefault="005B3AD4" w:rsidP="009B6367">
      <w:pPr>
        <w:spacing w:line="360" w:lineRule="auto"/>
        <w:ind w:left="810" w:hanging="720"/>
        <w:jc w:val="left"/>
        <w:rPr>
          <w:sz w:val="18"/>
          <w:szCs w:val="18"/>
          <w:lang w:val="en-NZ"/>
        </w:rPr>
      </w:pPr>
      <w:r w:rsidRPr="46824A7A">
        <w:rPr>
          <w:sz w:val="18"/>
          <w:szCs w:val="18"/>
          <w:lang w:val="en-NZ"/>
        </w:rPr>
        <w:lastRenderedPageBreak/>
        <w:t xml:space="preserve">Smith, G. R. T., Learner, M. A., Slater, F. M., &amp; Foster, J. (1996). Habitat features important for the conservation of the native crayfish </w:t>
      </w:r>
      <w:r w:rsidRPr="46824A7A">
        <w:rPr>
          <w:i/>
          <w:iCs/>
          <w:sz w:val="18"/>
          <w:szCs w:val="18"/>
          <w:lang w:val="en-NZ"/>
        </w:rPr>
        <w:t>Austropotamobius pallipes</w:t>
      </w:r>
      <w:r w:rsidRPr="46824A7A">
        <w:rPr>
          <w:sz w:val="18"/>
          <w:szCs w:val="18"/>
          <w:lang w:val="en-NZ"/>
        </w:rPr>
        <w:t xml:space="preserve"> in Britain. </w:t>
      </w:r>
      <w:r w:rsidRPr="46824A7A">
        <w:rPr>
          <w:i/>
          <w:iCs/>
          <w:sz w:val="18"/>
          <w:szCs w:val="18"/>
          <w:lang w:val="en-NZ"/>
        </w:rPr>
        <w:t>Biological Conservation</w:t>
      </w:r>
      <w:r w:rsidRPr="46824A7A">
        <w:rPr>
          <w:sz w:val="18"/>
          <w:szCs w:val="18"/>
          <w:lang w:val="en-NZ"/>
        </w:rPr>
        <w:t xml:space="preserve">, </w:t>
      </w:r>
      <w:r w:rsidRPr="46824A7A">
        <w:rPr>
          <w:i/>
          <w:iCs/>
          <w:sz w:val="18"/>
          <w:szCs w:val="18"/>
          <w:lang w:val="en-NZ"/>
        </w:rPr>
        <w:t>75</w:t>
      </w:r>
      <w:r w:rsidRPr="46824A7A">
        <w:rPr>
          <w:sz w:val="18"/>
          <w:szCs w:val="18"/>
          <w:lang w:val="en-NZ"/>
        </w:rPr>
        <w:t xml:space="preserve">(3), 239–246. </w:t>
      </w:r>
      <w:hyperlink r:id="rId36">
        <w:r w:rsidRPr="46824A7A">
          <w:rPr>
            <w:rStyle w:val="Hyperlink"/>
            <w:color w:val="auto"/>
            <w:sz w:val="18"/>
            <w:szCs w:val="18"/>
            <w:u w:val="none"/>
            <w:lang w:val="en-NZ"/>
          </w:rPr>
          <w:t>https://doi.org/10.1016/0006-3207(95)00073-9</w:t>
        </w:r>
      </w:hyperlink>
    </w:p>
    <w:p w14:paraId="62408DAE" w14:textId="77777777" w:rsidR="00C61739" w:rsidRPr="00F51F17" w:rsidRDefault="00C61739" w:rsidP="009B6367">
      <w:pPr>
        <w:spacing w:line="360" w:lineRule="auto"/>
        <w:ind w:left="810" w:hanging="720"/>
        <w:jc w:val="left"/>
        <w:rPr>
          <w:sz w:val="18"/>
          <w:szCs w:val="18"/>
        </w:rPr>
      </w:pPr>
      <w:r w:rsidRPr="46824A7A">
        <w:rPr>
          <w:sz w:val="18"/>
          <w:szCs w:val="18"/>
        </w:rPr>
        <w:t xml:space="preserve">Statzner, B., Peltret, O., &amp; Tomanova, S. (2003). Crayfish as geomorphic agents and ecosystem engineers: Effect of a biomass gradient on baseflow and flood‐induced transport of gravel and sand in experimental streams. </w:t>
      </w:r>
      <w:r w:rsidRPr="46824A7A">
        <w:rPr>
          <w:i/>
          <w:iCs/>
          <w:sz w:val="18"/>
          <w:szCs w:val="18"/>
        </w:rPr>
        <w:t>Freshwater Biology</w:t>
      </w:r>
      <w:r w:rsidRPr="46824A7A">
        <w:rPr>
          <w:sz w:val="18"/>
          <w:szCs w:val="18"/>
        </w:rPr>
        <w:t>, 48(1), 147–163. https://doi.org/10.1046/j.1365-2427.2003.00984.x</w:t>
      </w:r>
    </w:p>
    <w:p w14:paraId="6188309D" w14:textId="77777777" w:rsidR="00C61739" w:rsidRPr="00F51F17" w:rsidRDefault="00C61739" w:rsidP="009B6367">
      <w:pPr>
        <w:spacing w:line="360" w:lineRule="auto"/>
        <w:ind w:left="810" w:hanging="720"/>
        <w:jc w:val="left"/>
        <w:rPr>
          <w:sz w:val="18"/>
          <w:szCs w:val="18"/>
        </w:rPr>
      </w:pPr>
      <w:r w:rsidRPr="46824A7A">
        <w:rPr>
          <w:sz w:val="18"/>
          <w:szCs w:val="18"/>
        </w:rPr>
        <w:t xml:space="preserve">Stevens, D. L., &amp; Olsen, A. R. (2004). Spatially Balanced Sampling of Natural Resources. </w:t>
      </w:r>
      <w:r w:rsidRPr="46824A7A">
        <w:rPr>
          <w:i/>
          <w:iCs/>
          <w:sz w:val="18"/>
          <w:szCs w:val="18"/>
        </w:rPr>
        <w:t>Journal of the American Statistical Association</w:t>
      </w:r>
      <w:r w:rsidRPr="46824A7A">
        <w:rPr>
          <w:sz w:val="18"/>
          <w:szCs w:val="18"/>
        </w:rPr>
        <w:t>, 99(465), 262–278. https://doi.org/10.1198/016214504000000250</w:t>
      </w:r>
    </w:p>
    <w:p w14:paraId="40BDE029" w14:textId="77777777" w:rsidR="00C61739" w:rsidRPr="00F51F17" w:rsidRDefault="00C61739" w:rsidP="009B6367">
      <w:pPr>
        <w:spacing w:line="360" w:lineRule="auto"/>
        <w:ind w:left="810" w:hanging="720"/>
        <w:jc w:val="left"/>
        <w:rPr>
          <w:sz w:val="18"/>
          <w:szCs w:val="18"/>
        </w:rPr>
      </w:pPr>
      <w:r w:rsidRPr="46824A7A">
        <w:rPr>
          <w:sz w:val="18"/>
          <w:szCs w:val="18"/>
        </w:rPr>
        <w:t xml:space="preserve">Strayer, D. L., &amp; Findlay, S. E. G. (2010). Ecology of freshwater shore zones. </w:t>
      </w:r>
      <w:r w:rsidRPr="46824A7A">
        <w:rPr>
          <w:i/>
          <w:iCs/>
          <w:sz w:val="18"/>
          <w:szCs w:val="18"/>
        </w:rPr>
        <w:t>Aquatic Sciences</w:t>
      </w:r>
      <w:r w:rsidRPr="46824A7A">
        <w:rPr>
          <w:sz w:val="18"/>
          <w:szCs w:val="18"/>
        </w:rPr>
        <w:t>, 72(2), 127–163. https://doi.org/10.1007/s00027-010-0128-9</w:t>
      </w:r>
    </w:p>
    <w:p w14:paraId="4F4D58AA" w14:textId="77777777" w:rsidR="00C61739" w:rsidRPr="00F51F17" w:rsidRDefault="00C61739" w:rsidP="009B6367">
      <w:pPr>
        <w:spacing w:line="360" w:lineRule="auto"/>
        <w:ind w:left="810" w:hanging="720"/>
        <w:jc w:val="left"/>
        <w:rPr>
          <w:sz w:val="18"/>
          <w:szCs w:val="18"/>
        </w:rPr>
      </w:pPr>
      <w:r w:rsidRPr="46824A7A">
        <w:rPr>
          <w:sz w:val="18"/>
          <w:szCs w:val="18"/>
        </w:rPr>
        <w:t xml:space="preserve">Taylor, C. A., DiStefano, R. J., Larson, E. R., &amp; Stoeckel, J. (2019). </w:t>
      </w:r>
      <w:bookmarkStart w:id="343" w:name="_Int_gMiZn63W"/>
      <w:r w:rsidRPr="46824A7A">
        <w:rPr>
          <w:sz w:val="18"/>
          <w:szCs w:val="18"/>
        </w:rPr>
        <w:t xml:space="preserve">Towards a cohesive strategy for the conservation of the United States’ diverse and highly endemic crayfish fauna. </w:t>
      </w:r>
      <w:r w:rsidRPr="46824A7A">
        <w:rPr>
          <w:i/>
          <w:iCs/>
          <w:sz w:val="18"/>
          <w:szCs w:val="18"/>
        </w:rPr>
        <w:t>Hydrobiologia</w:t>
      </w:r>
      <w:r w:rsidRPr="46824A7A">
        <w:rPr>
          <w:sz w:val="18"/>
          <w:szCs w:val="18"/>
        </w:rPr>
        <w:t>, 846(1), 39–58.</w:t>
      </w:r>
      <w:bookmarkEnd w:id="343"/>
      <w:r w:rsidRPr="46824A7A">
        <w:rPr>
          <w:sz w:val="18"/>
          <w:szCs w:val="18"/>
        </w:rPr>
        <w:t xml:space="preserve"> https://doi.org/10.1007/s10750-019-04066-3</w:t>
      </w:r>
    </w:p>
    <w:p w14:paraId="654F4E71"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(2000). </w:t>
      </w:r>
      <w:bookmarkStart w:id="344" w:name="_Int_7nott8bv"/>
      <w:r w:rsidRPr="46824A7A">
        <w:rPr>
          <w:sz w:val="18"/>
          <w:szCs w:val="18"/>
        </w:rPr>
        <w:t>Distribution of the New Zealand crayfish (</w:t>
      </w:r>
      <w:r w:rsidRPr="46824A7A">
        <w:rPr>
          <w:i/>
          <w:iCs/>
          <w:sz w:val="18"/>
          <w:szCs w:val="18"/>
        </w:rPr>
        <w:t>Paranephrops zealandicus</w:t>
      </w:r>
      <w:r w:rsidRPr="46824A7A">
        <w:rPr>
          <w:sz w:val="18"/>
          <w:szCs w:val="18"/>
        </w:rPr>
        <w:t>) in relation to stream physico‐chemistry, predatory fish, and invertebrate prey.</w:t>
      </w:r>
      <w:bookmarkEnd w:id="344"/>
      <w:r w:rsidRPr="46824A7A">
        <w:rPr>
          <w:sz w:val="18"/>
          <w:szCs w:val="18"/>
        </w:rPr>
        <w:t xml:space="preserve"> </w:t>
      </w:r>
      <w:r w:rsidRPr="46824A7A">
        <w:rPr>
          <w:i/>
          <w:iCs/>
          <w:sz w:val="18"/>
          <w:szCs w:val="18"/>
        </w:rPr>
        <w:t>New Zealand Journal of Marine and Freshwater Research</w:t>
      </w:r>
      <w:r w:rsidRPr="46824A7A">
        <w:rPr>
          <w:sz w:val="18"/>
          <w:szCs w:val="18"/>
        </w:rPr>
        <w:t>, 34(3), 557–567. https://doi.org/10.1080/00288330.2000.9516957</w:t>
      </w:r>
    </w:p>
    <w:p w14:paraId="2E813957"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(2004). </w:t>
      </w:r>
      <w:bookmarkStart w:id="345" w:name="_Int_03jp1Aeh"/>
      <w:r w:rsidRPr="46824A7A">
        <w:rPr>
          <w:sz w:val="18"/>
          <w:szCs w:val="18"/>
        </w:rPr>
        <w:t>Roles of crayfish: Consequences of predation and bioturbation for stream invertebrates.</w:t>
      </w:r>
      <w:bookmarkEnd w:id="345"/>
      <w:r w:rsidRPr="46824A7A">
        <w:rPr>
          <w:sz w:val="18"/>
          <w:szCs w:val="18"/>
        </w:rPr>
        <w:t xml:space="preserve"> </w:t>
      </w:r>
      <w:r w:rsidRPr="46824A7A">
        <w:rPr>
          <w:i/>
          <w:iCs/>
          <w:sz w:val="18"/>
          <w:szCs w:val="18"/>
        </w:rPr>
        <w:t>Ecology</w:t>
      </w:r>
      <w:r w:rsidRPr="46824A7A">
        <w:rPr>
          <w:sz w:val="18"/>
          <w:szCs w:val="18"/>
        </w:rPr>
        <w:t>, 85(3), 807–822. https://doi.org/10.1890/02-0618</w:t>
      </w:r>
    </w:p>
    <w:p w14:paraId="2E8194D9" w14:textId="77777777" w:rsidR="00C61739" w:rsidRPr="00F51F17" w:rsidRDefault="00C61739" w:rsidP="009B6367">
      <w:pPr>
        <w:spacing w:line="360" w:lineRule="auto"/>
        <w:ind w:left="810" w:hanging="720"/>
        <w:jc w:val="left"/>
        <w:rPr>
          <w:sz w:val="18"/>
          <w:szCs w:val="18"/>
        </w:rPr>
      </w:pPr>
      <w:bookmarkStart w:id="346" w:name="_Int_soyLvIva"/>
      <w:r w:rsidRPr="46824A7A">
        <w:rPr>
          <w:sz w:val="18"/>
          <w:szCs w:val="18"/>
        </w:rPr>
        <w:t>Vedia, I., Galicia, D., Baquero, E., Oscoz, J., &amp; Miranda, R. (2017). Environmental factors influencing the distribution and abundance of the introduced signal crayfish in the north of Iberian Peninsula.</w:t>
      </w:r>
      <w:bookmarkEnd w:id="346"/>
      <w:r w:rsidRPr="46824A7A">
        <w:rPr>
          <w:sz w:val="18"/>
          <w:szCs w:val="18"/>
        </w:rPr>
        <w:t xml:space="preserve"> </w:t>
      </w:r>
      <w:r w:rsidRPr="46824A7A">
        <w:rPr>
          <w:i/>
          <w:iCs/>
          <w:sz w:val="18"/>
          <w:szCs w:val="18"/>
        </w:rPr>
        <w:t>Marine and Freshwater Research</w:t>
      </w:r>
      <w:r w:rsidRPr="46824A7A">
        <w:rPr>
          <w:sz w:val="18"/>
          <w:szCs w:val="18"/>
        </w:rPr>
        <w:t>, 68(5), 900–908. https://doi.org/10.1071/MF16020</w:t>
      </w:r>
    </w:p>
    <w:p w14:paraId="3C38254B" w14:textId="77777777" w:rsidR="00C61739" w:rsidRPr="00F51F17" w:rsidRDefault="00C61739" w:rsidP="009B6367">
      <w:pPr>
        <w:spacing w:line="360" w:lineRule="auto"/>
        <w:ind w:left="810" w:hanging="720"/>
        <w:jc w:val="left"/>
        <w:rPr>
          <w:sz w:val="18"/>
          <w:szCs w:val="18"/>
        </w:rPr>
      </w:pPr>
      <w:r w:rsidRPr="46824A7A">
        <w:rPr>
          <w:sz w:val="18"/>
          <w:szCs w:val="18"/>
        </w:rPr>
        <w:t xml:space="preserve">Vincent, W. F., Gibbs, M. M., &amp; Dryden, S. J. (1984). </w:t>
      </w:r>
      <w:bookmarkStart w:id="347" w:name="_Int_3386iD1L"/>
      <w:r w:rsidRPr="46824A7A">
        <w:rPr>
          <w:sz w:val="18"/>
          <w:szCs w:val="18"/>
        </w:rPr>
        <w:t>Accelerated eutrophication in a New Zealand lake: Lake Rotoiti, central North Island.</w:t>
      </w:r>
      <w:bookmarkEnd w:id="347"/>
      <w:r w:rsidRPr="46824A7A">
        <w:rPr>
          <w:sz w:val="18"/>
          <w:szCs w:val="18"/>
        </w:rPr>
        <w:t xml:space="preserve"> </w:t>
      </w:r>
      <w:r w:rsidRPr="46824A7A">
        <w:rPr>
          <w:i/>
          <w:iCs/>
          <w:sz w:val="18"/>
          <w:szCs w:val="18"/>
        </w:rPr>
        <w:t>New Zealand Journal of Marine and Freshwater Research</w:t>
      </w:r>
      <w:r w:rsidRPr="46824A7A">
        <w:rPr>
          <w:sz w:val="18"/>
          <w:szCs w:val="18"/>
        </w:rPr>
        <w:t>, 18(4), 431–440. https://doi.org/10.1080/00288330.1984.9516064</w:t>
      </w:r>
    </w:p>
    <w:p w14:paraId="6DA42FA0" w14:textId="422B0BCE" w:rsidR="009C1A80" w:rsidRDefault="009A06BC" w:rsidP="009B6367">
      <w:pPr>
        <w:spacing w:line="360" w:lineRule="auto"/>
        <w:ind w:left="810" w:hanging="720"/>
        <w:jc w:val="left"/>
        <w:rPr>
          <w:sz w:val="18"/>
          <w:szCs w:val="18"/>
        </w:rPr>
      </w:pPr>
      <w:r w:rsidRPr="46824A7A">
        <w:rPr>
          <w:sz w:val="18"/>
          <w:szCs w:val="18"/>
        </w:rPr>
        <w:t xml:space="preserve">von Westernhagen, N., Hamilton, D. P., &amp; Pilditch, C. A. (2010). Temporal and spatial variations in phytoplankton productivity in surface waters of a warm-temperate, monomictic lake in New Zealand. </w:t>
      </w:r>
      <w:r w:rsidRPr="46824A7A">
        <w:rPr>
          <w:i/>
          <w:iCs/>
          <w:sz w:val="18"/>
          <w:szCs w:val="18"/>
        </w:rPr>
        <w:t>Hydrobiologia</w:t>
      </w:r>
      <w:r w:rsidRPr="46824A7A">
        <w:rPr>
          <w:sz w:val="18"/>
          <w:szCs w:val="18"/>
        </w:rPr>
        <w:t xml:space="preserve">, 652(1), 57–70. </w:t>
      </w:r>
      <w:hyperlink r:id="rId37">
        <w:r w:rsidR="009C1A80" w:rsidRPr="46824A7A">
          <w:rPr>
            <w:rStyle w:val="Hyperlink"/>
            <w:color w:val="auto"/>
            <w:sz w:val="18"/>
            <w:szCs w:val="18"/>
            <w:u w:val="none"/>
          </w:rPr>
          <w:t>https://doi.org/10.1007/s10750-010-0318-4</w:t>
        </w:r>
      </w:hyperlink>
    </w:p>
    <w:p w14:paraId="50FB8DA1" w14:textId="63592318" w:rsidR="00C61739" w:rsidRDefault="00C61739" w:rsidP="009B6367">
      <w:pPr>
        <w:spacing w:line="360" w:lineRule="auto"/>
        <w:ind w:left="810" w:hanging="720"/>
        <w:jc w:val="left"/>
        <w:rPr>
          <w:sz w:val="18"/>
          <w:szCs w:val="18"/>
        </w:rPr>
      </w:pPr>
      <w:r w:rsidRPr="46824A7A">
        <w:rPr>
          <w:sz w:val="18"/>
          <w:szCs w:val="18"/>
        </w:rPr>
        <w:t>Wetzel, R. G. (2001). Limnology: Lake and River Ecosystems. Gulf Professional Publishing.</w:t>
      </w:r>
    </w:p>
    <w:p w14:paraId="2A58E63A" w14:textId="523905D1" w:rsidR="00286ED1" w:rsidRPr="00C4198C" w:rsidRDefault="00286ED1" w:rsidP="009B6367">
      <w:pPr>
        <w:spacing w:line="360" w:lineRule="auto"/>
        <w:ind w:left="810" w:hanging="720"/>
        <w:jc w:val="left"/>
        <w:rPr>
          <w:sz w:val="18"/>
          <w:szCs w:val="18"/>
        </w:rPr>
      </w:pPr>
      <w:r w:rsidRPr="00C4198C">
        <w:rPr>
          <w:sz w:val="18"/>
          <w:szCs w:val="18"/>
        </w:rPr>
        <w:t xml:space="preserve">White, J., &amp; Irvine, K. (2003). The use of littoral mesohabitats and their macroinvertebrate assemblages in the ecological assessment of lakes. </w:t>
      </w:r>
      <w:r w:rsidRPr="00C4198C">
        <w:rPr>
          <w:i/>
          <w:iCs/>
          <w:sz w:val="18"/>
          <w:szCs w:val="18"/>
        </w:rPr>
        <w:t>Aquatic Conservation: Marine and Freshwater Ecosystems</w:t>
      </w:r>
      <w:r w:rsidRPr="00C4198C">
        <w:rPr>
          <w:sz w:val="18"/>
          <w:szCs w:val="18"/>
        </w:rPr>
        <w:t xml:space="preserve">, </w:t>
      </w:r>
      <w:r w:rsidRPr="00C4198C">
        <w:rPr>
          <w:i/>
          <w:iCs/>
          <w:sz w:val="18"/>
          <w:szCs w:val="18"/>
        </w:rPr>
        <w:t>13</w:t>
      </w:r>
      <w:r w:rsidRPr="00C4198C">
        <w:rPr>
          <w:sz w:val="18"/>
          <w:szCs w:val="18"/>
        </w:rPr>
        <w:t xml:space="preserve">(4), 331–351. </w:t>
      </w:r>
      <w:hyperlink r:id="rId38" w:history="1">
        <w:r w:rsidRPr="00D02076">
          <w:rPr>
            <w:rStyle w:val="Hyperlink"/>
            <w:color w:val="auto"/>
            <w:sz w:val="18"/>
            <w:szCs w:val="18"/>
            <w:u w:val="none"/>
          </w:rPr>
          <w:t>https://doi.org/10.1002/aqc.586</w:t>
        </w:r>
      </w:hyperlink>
    </w:p>
    <w:p w14:paraId="758F400E" w14:textId="77777777" w:rsidR="00C61739" w:rsidRPr="00F51F17" w:rsidRDefault="00C61739" w:rsidP="009B6367">
      <w:pPr>
        <w:spacing w:line="360" w:lineRule="auto"/>
        <w:ind w:left="810" w:hanging="720"/>
        <w:jc w:val="left"/>
        <w:rPr>
          <w:sz w:val="18"/>
          <w:szCs w:val="18"/>
        </w:rPr>
      </w:pPr>
      <w:r w:rsidRPr="46824A7A">
        <w:rPr>
          <w:sz w:val="18"/>
          <w:szCs w:val="18"/>
        </w:rPr>
        <w:t xml:space="preserve">Wood, S. N. (2004). </w:t>
      </w:r>
      <w:bookmarkStart w:id="348" w:name="_Int_oomhmmwu"/>
      <w:r w:rsidRPr="46824A7A">
        <w:rPr>
          <w:sz w:val="18"/>
          <w:szCs w:val="18"/>
        </w:rPr>
        <w:t>Stable and Efficient Multiple Smoothing Parameter Estimation for Generalized Additive Models.</w:t>
      </w:r>
      <w:bookmarkEnd w:id="348"/>
      <w:r w:rsidRPr="46824A7A">
        <w:rPr>
          <w:sz w:val="18"/>
          <w:szCs w:val="18"/>
        </w:rPr>
        <w:t xml:space="preserve"> </w:t>
      </w:r>
      <w:bookmarkStart w:id="349" w:name="_Int_TIGLzrOi"/>
      <w:r w:rsidRPr="46824A7A">
        <w:rPr>
          <w:i/>
          <w:iCs/>
          <w:sz w:val="18"/>
          <w:szCs w:val="18"/>
        </w:rPr>
        <w:t>Journal of the American Statistical Association</w:t>
      </w:r>
      <w:r w:rsidRPr="46824A7A">
        <w:rPr>
          <w:sz w:val="18"/>
          <w:szCs w:val="18"/>
        </w:rPr>
        <w:t>, 99(467), 673–686.</w:t>
      </w:r>
      <w:bookmarkEnd w:id="349"/>
      <w:r w:rsidRPr="46824A7A">
        <w:rPr>
          <w:sz w:val="18"/>
          <w:szCs w:val="18"/>
        </w:rPr>
        <w:t xml:space="preserve"> https://doi.org/10.1198/016214504000000980</w:t>
      </w:r>
    </w:p>
    <w:p w14:paraId="1399430A" w14:textId="77777777" w:rsidR="00C61739" w:rsidRPr="00F51F17" w:rsidRDefault="00C61739" w:rsidP="009B6367">
      <w:pPr>
        <w:spacing w:line="360" w:lineRule="auto"/>
        <w:ind w:left="810" w:hanging="720"/>
        <w:jc w:val="left"/>
        <w:rPr>
          <w:sz w:val="18"/>
          <w:szCs w:val="18"/>
        </w:rPr>
      </w:pPr>
      <w:r w:rsidRPr="46824A7A">
        <w:rPr>
          <w:sz w:val="18"/>
          <w:szCs w:val="18"/>
        </w:rPr>
        <w:t>Wood, S. N. (2017). Generalized Additive Models: An Introduction with R, Second Edition (2nd ed.). Chapman and Hall/CRC. https://doi.org/10.1201/9781315370279</w:t>
      </w:r>
    </w:p>
    <w:p w14:paraId="08AB0B89" w14:textId="5B5F2468" w:rsidR="007F255D" w:rsidRPr="00F51F17" w:rsidRDefault="007F255D" w:rsidP="009B6367">
      <w:pPr>
        <w:spacing w:line="360" w:lineRule="auto"/>
        <w:ind w:left="810" w:hanging="720"/>
        <w:jc w:val="left"/>
        <w:rPr>
          <w:sz w:val="18"/>
          <w:szCs w:val="18"/>
          <w:lang w:val="en-NZ"/>
        </w:rPr>
      </w:pPr>
      <w:r w:rsidRPr="46824A7A">
        <w:rPr>
          <w:sz w:val="18"/>
          <w:szCs w:val="18"/>
          <w:lang w:val="en-NZ"/>
        </w:rP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 </w:t>
      </w:r>
      <w:r w:rsidRPr="46824A7A">
        <w:rPr>
          <w:i/>
          <w:iCs/>
          <w:sz w:val="18"/>
          <w:szCs w:val="18"/>
          <w:lang w:val="en-NZ"/>
        </w:rPr>
        <w:t>Nature Communications</w:t>
      </w:r>
      <w:r w:rsidRPr="46824A7A">
        <w:rPr>
          <w:sz w:val="18"/>
          <w:szCs w:val="18"/>
          <w:lang w:val="en-NZ"/>
        </w:rPr>
        <w:t xml:space="preserve">, </w:t>
      </w:r>
      <w:r w:rsidRPr="46824A7A">
        <w:rPr>
          <w:i/>
          <w:iCs/>
          <w:sz w:val="18"/>
          <w:szCs w:val="18"/>
          <w:lang w:val="en-NZ"/>
        </w:rPr>
        <w:t>12</w:t>
      </w:r>
      <w:r w:rsidRPr="46824A7A">
        <w:rPr>
          <w:sz w:val="18"/>
          <w:szCs w:val="18"/>
          <w:lang w:val="en-NZ"/>
        </w:rPr>
        <w:t xml:space="preserve">(1), 2318. </w:t>
      </w:r>
      <w:hyperlink r:id="rId39">
        <w:r w:rsidRPr="46824A7A">
          <w:rPr>
            <w:rStyle w:val="Hyperlink"/>
            <w:color w:val="auto"/>
            <w:sz w:val="18"/>
            <w:szCs w:val="18"/>
            <w:u w:val="none"/>
            <w:lang w:val="en-NZ"/>
          </w:rPr>
          <w:t>https://doi.org/10.1038/s41467-021-22657-4</w:t>
        </w:r>
      </w:hyperlink>
    </w:p>
    <w:p w14:paraId="79AD841C" w14:textId="77777777" w:rsidR="00C61739" w:rsidRPr="00F51F17" w:rsidRDefault="00C61739" w:rsidP="009B6367">
      <w:pPr>
        <w:spacing w:line="360" w:lineRule="auto"/>
        <w:ind w:left="810" w:hanging="720"/>
        <w:jc w:val="left"/>
        <w:rPr>
          <w:sz w:val="18"/>
          <w:szCs w:val="18"/>
        </w:rPr>
      </w:pPr>
      <w:r w:rsidRPr="46824A7A">
        <w:rPr>
          <w:sz w:val="18"/>
          <w:szCs w:val="18"/>
        </w:rPr>
        <w:t xml:space="preserve">Zhang, Y., Shen, J., He, L., Feng, J., Chi, L., &amp; Wang, X. (2024). Challenge to Lake Ecosystems: Changes in Thermal Structure Triggered by Climate Change. </w:t>
      </w:r>
      <w:r w:rsidRPr="46824A7A">
        <w:rPr>
          <w:i/>
          <w:iCs/>
          <w:sz w:val="18"/>
          <w:szCs w:val="18"/>
        </w:rPr>
        <w:t>Water</w:t>
      </w:r>
      <w:r w:rsidRPr="46824A7A">
        <w:rPr>
          <w:sz w:val="18"/>
          <w:szCs w:val="18"/>
        </w:rPr>
        <w:t>, 16(6), 888. https://doi.org/10.3390/w16060888</w:t>
      </w:r>
    </w:p>
    <w:p w14:paraId="7588F266" w14:textId="10B23031" w:rsidR="00E42B34" w:rsidRPr="00F51F17" w:rsidRDefault="00C61739" w:rsidP="009B6367">
      <w:pPr>
        <w:spacing w:line="360" w:lineRule="auto"/>
        <w:ind w:left="810" w:hanging="720"/>
        <w:jc w:val="left"/>
        <w:rPr>
          <w:sz w:val="18"/>
          <w:szCs w:val="18"/>
        </w:rPr>
      </w:pPr>
      <w:bookmarkStart w:id="350" w:name="_Int_zjJOtydd"/>
      <w:r w:rsidRPr="46824A7A">
        <w:rPr>
          <w:sz w:val="18"/>
          <w:szCs w:val="18"/>
        </w:rPr>
        <w:lastRenderedPageBreak/>
        <w:t>Zuur, A. F., Ieno, E. N., Walker, N., Saveliev, A. A., &amp; Smith, G. M. (2009).</w:t>
      </w:r>
      <w:bookmarkEnd w:id="350"/>
      <w:r w:rsidRPr="46824A7A">
        <w:rPr>
          <w:sz w:val="18"/>
          <w:szCs w:val="18"/>
        </w:rPr>
        <w:t xml:space="preserve"> Mixed effects models and extensions in ecology with R. Springer. </w:t>
      </w:r>
      <w:hyperlink r:id="rId40">
        <w:r w:rsidRPr="46824A7A">
          <w:rPr>
            <w:rStyle w:val="Hyperlink"/>
            <w:color w:val="auto"/>
            <w:sz w:val="18"/>
            <w:szCs w:val="18"/>
            <w:u w:val="none"/>
          </w:rPr>
          <w:t>https://doi.org/10.1007/978-0-387-87458-6</w:t>
        </w:r>
      </w:hyperlink>
    </w:p>
    <w:p w14:paraId="0746D511" w14:textId="367C7CF1" w:rsidR="197A77DE" w:rsidRDefault="197A77DE" w:rsidP="00DA25D9">
      <w:pPr>
        <w:spacing w:line="360" w:lineRule="auto"/>
        <w:jc w:val="left"/>
        <w:rPr>
          <w:sz w:val="18"/>
          <w:szCs w:val="18"/>
        </w:rPr>
      </w:pPr>
    </w:p>
    <w:p w14:paraId="2AD01BBA" w14:textId="77777777" w:rsidR="006976F9" w:rsidRDefault="5FD21780" w:rsidP="00DA25D9">
      <w:pPr>
        <w:spacing w:line="360" w:lineRule="auto"/>
        <w:jc w:val="left"/>
        <w:rPr>
          <w:b/>
          <w:bCs/>
          <w:sz w:val="28"/>
          <w:szCs w:val="28"/>
        </w:rPr>
      </w:pPr>
      <w:r w:rsidRPr="46824A7A">
        <w:rPr>
          <w:b/>
          <w:bCs/>
          <w:sz w:val="28"/>
          <w:szCs w:val="28"/>
        </w:rPr>
        <w:t>Tables</w:t>
      </w:r>
    </w:p>
    <w:p w14:paraId="3FB4D633" w14:textId="78EF4D87" w:rsidR="00B53727" w:rsidRPr="00232A56" w:rsidRDefault="365FA545" w:rsidP="00DA25D9">
      <w:pPr>
        <w:spacing w:line="360" w:lineRule="auto"/>
        <w:jc w:val="left"/>
        <w:rPr>
          <w:i/>
          <w:iCs/>
          <w:sz w:val="18"/>
          <w:szCs w:val="18"/>
        </w:rPr>
      </w:pPr>
      <w:r w:rsidRPr="46824A7A">
        <w:rPr>
          <w:i/>
          <w:iCs/>
          <w:sz w:val="18"/>
          <w:szCs w:val="18"/>
        </w:rPr>
        <w:t xml:space="preserve">Table </w:t>
      </w:r>
      <w:r w:rsidRPr="46824A7A">
        <w:rPr>
          <w:i/>
          <w:iCs/>
          <w:sz w:val="18"/>
          <w:szCs w:val="18"/>
        </w:rPr>
        <w:fldChar w:fldCharType="begin"/>
      </w:r>
      <w:r w:rsidRPr="46824A7A">
        <w:rPr>
          <w:i/>
          <w:iCs/>
          <w:sz w:val="18"/>
          <w:szCs w:val="18"/>
        </w:rPr>
        <w:instrText xml:space="preserve"> SEQ Table \* ARABIC </w:instrText>
      </w:r>
      <w:r w:rsidRPr="46824A7A">
        <w:rPr>
          <w:i/>
          <w:iCs/>
          <w:sz w:val="18"/>
          <w:szCs w:val="18"/>
        </w:rPr>
        <w:fldChar w:fldCharType="separate"/>
      </w:r>
      <w:r w:rsidR="003305B3" w:rsidRPr="46824A7A">
        <w:rPr>
          <w:i/>
          <w:iCs/>
          <w:noProof/>
          <w:sz w:val="18"/>
          <w:szCs w:val="18"/>
        </w:rPr>
        <w:t>1</w:t>
      </w:r>
      <w:r w:rsidRPr="46824A7A">
        <w:rPr>
          <w:i/>
          <w:iCs/>
          <w:sz w:val="18"/>
          <w:szCs w:val="18"/>
        </w:rPr>
        <w:fldChar w:fldCharType="end"/>
      </w:r>
      <w:r w:rsidR="0069334C">
        <w:t xml:space="preserve"> </w:t>
      </w:r>
      <w:r w:rsidR="0069334C" w:rsidRPr="46824A7A">
        <w:rPr>
          <w:i/>
          <w:iCs/>
          <w:sz w:val="18"/>
          <w:szCs w:val="18"/>
        </w:rPr>
        <w:t xml:space="preserve">Physical, morphometric, and trophic characteristics of the five Rotorua Te Arawa lakes </w:t>
      </w:r>
      <w:r w:rsidR="1EEF889D" w:rsidRPr="46824A7A">
        <w:rPr>
          <w:i/>
          <w:iCs/>
          <w:sz w:val="18"/>
          <w:szCs w:val="18"/>
        </w:rPr>
        <w:t>surveyed</w:t>
      </w:r>
      <w:r w:rsidR="0069334C" w:rsidRPr="46824A7A">
        <w:rPr>
          <w:i/>
          <w:iCs/>
          <w:sz w:val="18"/>
          <w:szCs w:val="18"/>
        </w:rPr>
        <w:t xml:space="preserve">, including sampling dates and number of littoral sites </w:t>
      </w:r>
      <w:r w:rsidR="71072866" w:rsidRPr="46824A7A">
        <w:rPr>
          <w:i/>
          <w:iCs/>
          <w:sz w:val="18"/>
          <w:szCs w:val="18"/>
        </w:rPr>
        <w:t>sampled</w:t>
      </w:r>
      <w:r w:rsidR="0069334C" w:rsidRPr="46824A7A">
        <w:rPr>
          <w:i/>
          <w:iCs/>
          <w:sz w:val="18"/>
          <w:szCs w:val="18"/>
        </w:rPr>
        <w:t xml:space="preserve"> per lake. Lake </w:t>
      </w:r>
      <w:r w:rsidR="6C214BF1" w:rsidRPr="46824A7A">
        <w:rPr>
          <w:i/>
          <w:iCs/>
          <w:sz w:val="18"/>
          <w:szCs w:val="18"/>
        </w:rPr>
        <w:t>surface area</w:t>
      </w:r>
      <w:r w:rsidR="0069334C" w:rsidRPr="46824A7A">
        <w:rPr>
          <w:i/>
          <w:iCs/>
          <w:sz w:val="18"/>
          <w:szCs w:val="18"/>
        </w:rPr>
        <w:t>, perimeter</w:t>
      </w:r>
      <w:r w:rsidR="14EB698E" w:rsidRPr="46824A7A">
        <w:rPr>
          <w:i/>
          <w:iCs/>
          <w:sz w:val="18"/>
          <w:szCs w:val="18"/>
        </w:rPr>
        <w:t xml:space="preserve"> length</w:t>
      </w:r>
      <w:r w:rsidR="0069334C" w:rsidRPr="46824A7A">
        <w:rPr>
          <w:i/>
          <w:iCs/>
          <w:sz w:val="18"/>
          <w:szCs w:val="18"/>
        </w:rPr>
        <w:t xml:space="preserve">, catchment area, depth, elevation, mixing regime, and trophic </w:t>
      </w:r>
      <w:r w:rsidR="0040391F" w:rsidRPr="46824A7A">
        <w:rPr>
          <w:i/>
          <w:iCs/>
          <w:sz w:val="18"/>
          <w:szCs w:val="18"/>
        </w:rPr>
        <w:t>state</w:t>
      </w:r>
      <w:r w:rsidR="0009357E" w:rsidRPr="46824A7A">
        <w:rPr>
          <w:i/>
          <w:iCs/>
          <w:sz w:val="18"/>
          <w:szCs w:val="18"/>
        </w:rPr>
        <w:t xml:space="preserve"> for 2024</w:t>
      </w:r>
      <w:r w:rsidR="00F1562B" w:rsidRPr="46824A7A">
        <w:rPr>
          <w:i/>
          <w:iCs/>
          <w:sz w:val="18"/>
          <w:szCs w:val="18"/>
        </w:rPr>
        <w:t>,</w:t>
      </w:r>
      <w:r w:rsidR="0069334C" w:rsidRPr="46824A7A">
        <w:rPr>
          <w:i/>
          <w:iCs/>
          <w:sz w:val="18"/>
          <w:szCs w:val="18"/>
        </w:rPr>
        <w:t xml:space="preserve"> values are derived from the Land, Air, Water Aotearoa (LAWA) database</w:t>
      </w:r>
      <w:r w:rsidR="00E63D5A" w:rsidRPr="46824A7A">
        <w:rPr>
          <w:i/>
          <w:iCs/>
          <w:sz w:val="18"/>
          <w:szCs w:val="18"/>
        </w:rPr>
        <w:t xml:space="preserve"> (</w:t>
      </w:r>
      <w:r w:rsidR="00D0026E" w:rsidRPr="46824A7A">
        <w:rPr>
          <w:i/>
          <w:iCs/>
          <w:sz w:val="18"/>
          <w:szCs w:val="18"/>
        </w:rPr>
        <w:t>LAWA, 2025</w:t>
      </w:r>
      <w:r w:rsidR="00E63D5A" w:rsidRPr="46824A7A">
        <w:rPr>
          <w:i/>
          <w:iCs/>
          <w:sz w:val="18"/>
          <w:szCs w:val="18"/>
        </w:rPr>
        <w:t>)</w:t>
      </w:r>
      <w:r w:rsidR="0069334C" w:rsidRPr="46824A7A">
        <w:rPr>
          <w:i/>
          <w:iCs/>
          <w:sz w:val="18"/>
          <w:szCs w:val="18"/>
        </w:rPr>
        <w:t>.</w:t>
      </w:r>
      <w:ins w:id="351" w:author="Raven, Olivier (Student)" w:date="2026-06-09T11:39:00Z" w16du:dateUtc="2026-06-08T23:39:00Z">
        <w:r w:rsidR="00B32182">
          <w:rPr>
            <w:i/>
            <w:iCs/>
            <w:sz w:val="18"/>
            <w:szCs w:val="18"/>
          </w:rPr>
          <w:t xml:space="preserve"> </w:t>
        </w:r>
      </w:ins>
      <w:ins w:id="352" w:author="Raven, Olivier (Student)" w:date="2026-06-09T11:39:00Z">
        <w:r w:rsidR="00B32182" w:rsidRPr="00B32182">
          <w:rPr>
            <w:i/>
            <w:iCs/>
            <w:sz w:val="18"/>
            <w:szCs w:val="18"/>
          </w:rPr>
          <w:t>Shoreline composition percentages are calculated from useable shoreline only, excluding geothermal and cliff sections.</w:t>
        </w:r>
      </w:ins>
    </w:p>
    <w:tbl>
      <w:tblPr>
        <w:tblStyle w:val="TableGrid"/>
        <w:tblpPr w:leftFromText="180" w:rightFromText="180" w:vertAnchor="text" w:tblpY="31"/>
        <w:tblW w:w="90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Change w:id="353" w:author="Raven, Olivier (Student)" w:date="2026-06-09T11:31:00Z" w16du:dateUtc="2026-06-08T23:31:00Z">
          <w:tblPr>
            <w:tblStyle w:val="TableGrid"/>
            <w:tblpPr w:leftFromText="180" w:rightFromText="180" w:vertAnchor="text" w:tblpY="31"/>
            <w:tblW w:w="90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PrChange>
      </w:tblPr>
      <w:tblGrid>
        <w:gridCol w:w="614"/>
        <w:gridCol w:w="761"/>
        <w:gridCol w:w="563"/>
        <w:gridCol w:w="681"/>
        <w:gridCol w:w="723"/>
        <w:gridCol w:w="493"/>
        <w:gridCol w:w="693"/>
        <w:gridCol w:w="649"/>
        <w:gridCol w:w="683"/>
        <w:gridCol w:w="800"/>
        <w:gridCol w:w="550"/>
        <w:gridCol w:w="500"/>
        <w:gridCol w:w="493"/>
        <w:gridCol w:w="823"/>
        <w:tblGridChange w:id="354">
          <w:tblGrid>
            <w:gridCol w:w="614"/>
            <w:gridCol w:w="151"/>
            <w:gridCol w:w="610"/>
            <w:gridCol w:w="357"/>
            <w:gridCol w:w="206"/>
            <w:gridCol w:w="489"/>
            <w:gridCol w:w="192"/>
            <w:gridCol w:w="665"/>
            <w:gridCol w:w="58"/>
            <w:gridCol w:w="493"/>
            <w:gridCol w:w="363"/>
            <w:gridCol w:w="330"/>
            <w:gridCol w:w="268"/>
            <w:gridCol w:w="381"/>
            <w:gridCol w:w="492"/>
            <w:gridCol w:w="191"/>
            <w:gridCol w:w="621"/>
            <w:gridCol w:w="179"/>
            <w:gridCol w:w="550"/>
            <w:gridCol w:w="130"/>
            <w:gridCol w:w="370"/>
            <w:gridCol w:w="493"/>
            <w:gridCol w:w="157"/>
            <w:gridCol w:w="222"/>
            <w:gridCol w:w="222"/>
            <w:gridCol w:w="222"/>
            <w:gridCol w:w="236"/>
          </w:tblGrid>
        </w:tblGridChange>
      </w:tblGrid>
      <w:tr w:rsidR="0045062C" w:rsidRPr="00232A56" w14:paraId="7C82AF98" w14:textId="0C5D5B40" w:rsidTr="0045062C">
        <w:trPr>
          <w:trHeight w:val="600"/>
          <w:trPrChange w:id="355" w:author="Raven, Olivier (Student)" w:date="2026-06-09T11:31:00Z" w16du:dateUtc="2026-06-08T23:31:00Z">
            <w:trPr>
              <w:trHeight w:val="600"/>
            </w:trPr>
          </w:trPrChange>
        </w:trPr>
        <w:tc>
          <w:tcPr>
            <w:tcW w:w="745" w:type="dxa"/>
            <w:hideMark/>
            <w:tcPrChange w:id="356" w:author="Raven, Olivier (Student)" w:date="2026-06-09T11:31:00Z" w16du:dateUtc="2026-06-08T23:31:00Z">
              <w:tcPr>
                <w:tcW w:w="765" w:type="dxa"/>
                <w:gridSpan w:val="2"/>
                <w:hideMark/>
              </w:tcPr>
            </w:tcPrChange>
          </w:tcPr>
          <w:p w14:paraId="736D4F5D" w14:textId="77777777" w:rsidR="0045062C" w:rsidRPr="0028213F" w:rsidRDefault="0045062C" w:rsidP="00DA25D9">
            <w:pPr>
              <w:spacing w:line="360" w:lineRule="auto"/>
              <w:jc w:val="left"/>
              <w:rPr>
                <w:b/>
                <w:bCs/>
                <w:sz w:val="16"/>
                <w:szCs w:val="16"/>
              </w:rPr>
            </w:pPr>
            <w:r w:rsidRPr="0C2CC136">
              <w:rPr>
                <w:b/>
                <w:bCs/>
                <w:sz w:val="16"/>
                <w:szCs w:val="16"/>
              </w:rPr>
              <w:t>Lake name</w:t>
            </w:r>
          </w:p>
        </w:tc>
        <w:tc>
          <w:tcPr>
            <w:tcW w:w="940" w:type="dxa"/>
            <w:vAlign w:val="center"/>
            <w:hideMark/>
            <w:tcPrChange w:id="357" w:author="Raven, Olivier (Student)" w:date="2026-06-09T11:31:00Z" w16du:dateUtc="2026-06-08T23:31:00Z">
              <w:tcPr>
                <w:tcW w:w="967" w:type="dxa"/>
                <w:gridSpan w:val="2"/>
                <w:vAlign w:val="center"/>
                <w:hideMark/>
              </w:tcPr>
            </w:tcPrChange>
          </w:tcPr>
          <w:p w14:paraId="438A9B32" w14:textId="74C955D0" w:rsidR="0045062C" w:rsidRPr="0028213F" w:rsidRDefault="0045062C" w:rsidP="00DA25D9">
            <w:pPr>
              <w:spacing w:line="360" w:lineRule="auto"/>
              <w:jc w:val="left"/>
              <w:rPr>
                <w:b/>
                <w:bCs/>
                <w:sz w:val="16"/>
                <w:szCs w:val="16"/>
              </w:rPr>
            </w:pPr>
            <w:r w:rsidRPr="00EE151B">
              <w:rPr>
                <w:b/>
                <w:bCs/>
                <w:sz w:val="16"/>
                <w:szCs w:val="16"/>
              </w:rPr>
              <w:t>Sampling date (number of sites)</w:t>
            </w:r>
          </w:p>
        </w:tc>
        <w:tc>
          <w:tcPr>
            <w:tcW w:w="678" w:type="dxa"/>
            <w:hideMark/>
            <w:tcPrChange w:id="358" w:author="Raven, Olivier (Student)" w:date="2026-06-09T11:31:00Z" w16du:dateUtc="2026-06-08T23:31:00Z">
              <w:tcPr>
                <w:tcW w:w="695" w:type="dxa"/>
                <w:gridSpan w:val="2"/>
                <w:hideMark/>
              </w:tcPr>
            </w:tcPrChange>
          </w:tcPr>
          <w:p w14:paraId="3770A31C" w14:textId="1215BB2C" w:rsidR="0045062C" w:rsidRPr="0028213F" w:rsidRDefault="0045062C" w:rsidP="00DA25D9">
            <w:pPr>
              <w:spacing w:line="360" w:lineRule="auto"/>
              <w:jc w:val="left"/>
              <w:rPr>
                <w:b/>
                <w:bCs/>
                <w:sz w:val="16"/>
                <w:szCs w:val="16"/>
              </w:rPr>
            </w:pPr>
            <w:r w:rsidRPr="2BB9512E">
              <w:rPr>
                <w:b/>
                <w:bCs/>
                <w:sz w:val="16"/>
                <w:szCs w:val="16"/>
              </w:rPr>
              <w:t xml:space="preserve">Surface </w:t>
            </w:r>
            <w:r w:rsidRPr="7BA050F6">
              <w:rPr>
                <w:b/>
                <w:bCs/>
                <w:sz w:val="16"/>
                <w:szCs w:val="16"/>
              </w:rPr>
              <w:t>area</w:t>
            </w:r>
            <w:r>
              <w:br/>
            </w:r>
            <w:r w:rsidRPr="2BB9512E">
              <w:rPr>
                <w:b/>
                <w:bCs/>
                <w:sz w:val="16"/>
                <w:szCs w:val="16"/>
              </w:rPr>
              <w:t>(km</w:t>
            </w:r>
            <w:r w:rsidRPr="2BB9512E">
              <w:rPr>
                <w:b/>
                <w:bCs/>
                <w:sz w:val="16"/>
                <w:szCs w:val="16"/>
                <w:vertAlign w:val="superscript"/>
              </w:rPr>
              <w:t>2</w:t>
            </w:r>
            <w:r w:rsidRPr="2BB9512E">
              <w:rPr>
                <w:b/>
                <w:bCs/>
                <w:sz w:val="16"/>
                <w:szCs w:val="16"/>
              </w:rPr>
              <w:t>)</w:t>
            </w:r>
          </w:p>
        </w:tc>
        <w:tc>
          <w:tcPr>
            <w:tcW w:w="834" w:type="dxa"/>
            <w:hideMark/>
            <w:tcPrChange w:id="359" w:author="Raven, Olivier (Student)" w:date="2026-06-09T11:31:00Z" w16du:dateUtc="2026-06-08T23:31:00Z">
              <w:tcPr>
                <w:tcW w:w="857" w:type="dxa"/>
                <w:gridSpan w:val="2"/>
                <w:hideMark/>
              </w:tcPr>
            </w:tcPrChange>
          </w:tcPr>
          <w:p w14:paraId="772E29C2" w14:textId="654F6656" w:rsidR="0045062C" w:rsidRPr="0028213F" w:rsidRDefault="0045062C" w:rsidP="00DA25D9">
            <w:pPr>
              <w:spacing w:line="360" w:lineRule="auto"/>
              <w:jc w:val="left"/>
              <w:rPr>
                <w:b/>
                <w:bCs/>
                <w:sz w:val="16"/>
                <w:szCs w:val="16"/>
              </w:rPr>
            </w:pPr>
            <w:r w:rsidRPr="0C2CC136">
              <w:rPr>
                <w:b/>
                <w:bCs/>
                <w:sz w:val="16"/>
                <w:szCs w:val="16"/>
              </w:rPr>
              <w:t xml:space="preserve">Perimeter </w:t>
            </w:r>
            <w:r w:rsidRPr="7020CA8D">
              <w:rPr>
                <w:b/>
                <w:bCs/>
                <w:sz w:val="16"/>
                <w:szCs w:val="16"/>
              </w:rPr>
              <w:t>length</w:t>
            </w:r>
            <w:r w:rsidRPr="527A53F3">
              <w:rPr>
                <w:b/>
                <w:bCs/>
                <w:sz w:val="16"/>
                <w:szCs w:val="16"/>
              </w:rPr>
              <w:t xml:space="preserve"> </w:t>
            </w:r>
            <w:r w:rsidRPr="0C2CC136">
              <w:rPr>
                <w:b/>
                <w:bCs/>
                <w:sz w:val="16"/>
                <w:szCs w:val="16"/>
              </w:rPr>
              <w:t>(km)</w:t>
            </w:r>
          </w:p>
        </w:tc>
        <w:tc>
          <w:tcPr>
            <w:tcW w:w="889" w:type="dxa"/>
            <w:hideMark/>
            <w:tcPrChange w:id="360" w:author="Raven, Olivier (Student)" w:date="2026-06-09T11:31:00Z" w16du:dateUtc="2026-06-08T23:31:00Z">
              <w:tcPr>
                <w:tcW w:w="914" w:type="dxa"/>
                <w:gridSpan w:val="3"/>
                <w:hideMark/>
              </w:tcPr>
            </w:tcPrChange>
          </w:tcPr>
          <w:p w14:paraId="4104E758" w14:textId="3B0E7AE2" w:rsidR="0045062C" w:rsidRPr="0028213F" w:rsidRDefault="0045062C" w:rsidP="00DA25D9">
            <w:pPr>
              <w:spacing w:line="360" w:lineRule="auto"/>
              <w:jc w:val="left"/>
              <w:rPr>
                <w:b/>
                <w:bCs/>
                <w:sz w:val="16"/>
                <w:szCs w:val="16"/>
              </w:rPr>
            </w:pPr>
            <w:r w:rsidRPr="3978B5EC">
              <w:rPr>
                <w:b/>
                <w:bCs/>
                <w:sz w:val="16"/>
                <w:szCs w:val="16"/>
              </w:rPr>
              <w:t>Catchment</w:t>
            </w:r>
            <w:r>
              <w:rPr>
                <w:b/>
                <w:bCs/>
                <w:sz w:val="16"/>
                <w:szCs w:val="16"/>
              </w:rPr>
              <w:t xml:space="preserve"> </w:t>
            </w:r>
            <w:r w:rsidRPr="3978B5EC">
              <w:rPr>
                <w:b/>
                <w:bCs/>
                <w:sz w:val="16"/>
                <w:szCs w:val="16"/>
              </w:rPr>
              <w:t>area</w:t>
            </w:r>
            <w:r>
              <w:br/>
            </w:r>
            <w:r w:rsidRPr="0C2CC136">
              <w:rPr>
                <w:b/>
                <w:bCs/>
                <w:sz w:val="16"/>
                <w:szCs w:val="16"/>
              </w:rPr>
              <w:t>size (km</w:t>
            </w:r>
            <w:r w:rsidRPr="00222A92">
              <w:rPr>
                <w:b/>
                <w:bCs/>
                <w:sz w:val="16"/>
                <w:szCs w:val="16"/>
                <w:vertAlign w:val="superscript"/>
              </w:rPr>
              <w:t>2</w:t>
            </w:r>
            <w:r w:rsidRPr="0C2CC136">
              <w:rPr>
                <w:b/>
                <w:bCs/>
                <w:sz w:val="16"/>
                <w:szCs w:val="16"/>
              </w:rPr>
              <w:t>)</w:t>
            </w:r>
          </w:p>
        </w:tc>
        <w:tc>
          <w:tcPr>
            <w:tcW w:w="584" w:type="dxa"/>
            <w:hideMark/>
            <w:tcPrChange w:id="361" w:author="Raven, Olivier (Student)" w:date="2026-06-09T11:31:00Z" w16du:dateUtc="2026-06-08T23:31:00Z">
              <w:tcPr>
                <w:tcW w:w="598" w:type="dxa"/>
                <w:gridSpan w:val="2"/>
                <w:hideMark/>
              </w:tcPr>
            </w:tcPrChange>
          </w:tcPr>
          <w:p w14:paraId="742BFC26" w14:textId="77777777" w:rsidR="0045062C" w:rsidRPr="0028213F" w:rsidRDefault="0045062C" w:rsidP="00DA25D9">
            <w:pPr>
              <w:spacing w:line="360" w:lineRule="auto"/>
              <w:jc w:val="left"/>
              <w:rPr>
                <w:b/>
                <w:bCs/>
                <w:sz w:val="16"/>
                <w:szCs w:val="16"/>
              </w:rPr>
            </w:pPr>
            <w:r w:rsidRPr="0C2CC136">
              <w:rPr>
                <w:b/>
                <w:bCs/>
                <w:sz w:val="16"/>
                <w:szCs w:val="16"/>
              </w:rPr>
              <w:t>Mean</w:t>
            </w:r>
            <w:r>
              <w:br/>
            </w:r>
            <w:r w:rsidRPr="0C2CC136">
              <w:rPr>
                <w:b/>
                <w:bCs/>
                <w:sz w:val="16"/>
                <w:szCs w:val="16"/>
              </w:rPr>
              <w:t>depth (m)</w:t>
            </w:r>
          </w:p>
        </w:tc>
        <w:tc>
          <w:tcPr>
            <w:tcW w:w="850" w:type="dxa"/>
            <w:hideMark/>
            <w:tcPrChange w:id="362" w:author="Raven, Olivier (Student)" w:date="2026-06-09T11:31:00Z" w16du:dateUtc="2026-06-08T23:31:00Z">
              <w:tcPr>
                <w:tcW w:w="873" w:type="dxa"/>
                <w:gridSpan w:val="2"/>
                <w:hideMark/>
              </w:tcPr>
            </w:tcPrChange>
          </w:tcPr>
          <w:p w14:paraId="56752E32" w14:textId="49504422" w:rsidR="0045062C" w:rsidRPr="0028213F" w:rsidRDefault="0045062C" w:rsidP="00DA25D9">
            <w:pPr>
              <w:spacing w:line="360" w:lineRule="auto"/>
              <w:jc w:val="left"/>
              <w:rPr>
                <w:b/>
                <w:bCs/>
                <w:sz w:val="16"/>
                <w:szCs w:val="16"/>
              </w:rPr>
            </w:pPr>
            <w:r w:rsidRPr="1F421857">
              <w:rPr>
                <w:b/>
                <w:bCs/>
                <w:sz w:val="16"/>
                <w:szCs w:val="16"/>
              </w:rPr>
              <w:t>Maximum</w:t>
            </w:r>
            <w:r w:rsidRPr="0C2CC136">
              <w:rPr>
                <w:b/>
                <w:bCs/>
                <w:sz w:val="16"/>
                <w:szCs w:val="16"/>
              </w:rPr>
              <w:t xml:space="preserve"> depth</w:t>
            </w:r>
            <w:r>
              <w:br/>
            </w:r>
            <w:r w:rsidRPr="0C2CC136">
              <w:rPr>
                <w:b/>
                <w:bCs/>
                <w:sz w:val="16"/>
                <w:szCs w:val="16"/>
              </w:rPr>
              <w:t>(m)</w:t>
            </w:r>
          </w:p>
        </w:tc>
        <w:tc>
          <w:tcPr>
            <w:tcW w:w="791" w:type="dxa"/>
            <w:hideMark/>
            <w:tcPrChange w:id="363" w:author="Raven, Olivier (Student)" w:date="2026-06-09T11:31:00Z" w16du:dateUtc="2026-06-08T23:31:00Z">
              <w:tcPr>
                <w:tcW w:w="812" w:type="dxa"/>
                <w:gridSpan w:val="2"/>
                <w:hideMark/>
              </w:tcPr>
            </w:tcPrChange>
          </w:tcPr>
          <w:p w14:paraId="687A1FAF" w14:textId="77777777" w:rsidR="0045062C" w:rsidRPr="0028213F" w:rsidRDefault="0045062C" w:rsidP="00DA25D9">
            <w:pPr>
              <w:spacing w:line="360" w:lineRule="auto"/>
              <w:jc w:val="left"/>
              <w:rPr>
                <w:b/>
                <w:bCs/>
                <w:sz w:val="16"/>
                <w:szCs w:val="16"/>
              </w:rPr>
            </w:pPr>
            <w:r w:rsidRPr="0C2CC136">
              <w:rPr>
                <w:b/>
                <w:bCs/>
                <w:sz w:val="16"/>
                <w:szCs w:val="16"/>
              </w:rPr>
              <w:t>Elevation</w:t>
            </w:r>
            <w:r>
              <w:br/>
            </w:r>
            <w:r w:rsidRPr="0C2CC136">
              <w:rPr>
                <w:b/>
                <w:bCs/>
                <w:sz w:val="16"/>
                <w:szCs w:val="16"/>
              </w:rPr>
              <w:t>(m)</w:t>
            </w:r>
          </w:p>
        </w:tc>
        <w:tc>
          <w:tcPr>
            <w:tcW w:w="836" w:type="dxa"/>
            <w:hideMark/>
            <w:tcPrChange w:id="364" w:author="Raven, Olivier (Student)" w:date="2026-06-09T11:31:00Z" w16du:dateUtc="2026-06-08T23:31:00Z">
              <w:tcPr>
                <w:tcW w:w="859" w:type="dxa"/>
                <w:gridSpan w:val="3"/>
                <w:hideMark/>
              </w:tcPr>
            </w:tcPrChange>
          </w:tcPr>
          <w:p w14:paraId="301E6F84" w14:textId="303ACBA9" w:rsidR="0045062C" w:rsidRPr="0028213F" w:rsidRDefault="0045062C" w:rsidP="00DA25D9">
            <w:pPr>
              <w:spacing w:line="360" w:lineRule="auto"/>
              <w:jc w:val="left"/>
              <w:rPr>
                <w:b/>
                <w:bCs/>
                <w:sz w:val="16"/>
                <w:szCs w:val="16"/>
              </w:rPr>
            </w:pPr>
            <w:r w:rsidRPr="0C2CC136">
              <w:rPr>
                <w:b/>
                <w:bCs/>
                <w:sz w:val="16"/>
                <w:szCs w:val="16"/>
              </w:rPr>
              <w:t>Mixing</w:t>
            </w:r>
            <w:r w:rsidRPr="305D5492">
              <w:rPr>
                <w:b/>
                <w:bCs/>
                <w:sz w:val="16"/>
                <w:szCs w:val="16"/>
              </w:rPr>
              <w:t xml:space="preserve"> </w:t>
            </w:r>
            <w:r w:rsidRPr="502D9D95">
              <w:rPr>
                <w:b/>
                <w:bCs/>
                <w:sz w:val="16"/>
                <w:szCs w:val="16"/>
              </w:rPr>
              <w:t>regime</w:t>
            </w:r>
          </w:p>
        </w:tc>
        <w:tc>
          <w:tcPr>
            <w:tcW w:w="991" w:type="dxa"/>
            <w:hideMark/>
            <w:tcPrChange w:id="365" w:author="Raven, Olivier (Student)" w:date="2026-06-09T11:31:00Z" w16du:dateUtc="2026-06-08T23:31:00Z">
              <w:tcPr>
                <w:tcW w:w="1020" w:type="dxa"/>
                <w:gridSpan w:val="3"/>
                <w:hideMark/>
              </w:tcPr>
            </w:tcPrChange>
          </w:tcPr>
          <w:p w14:paraId="5CAD3979" w14:textId="16B7F3F1" w:rsidR="0045062C" w:rsidRPr="0028213F" w:rsidRDefault="0045062C" w:rsidP="00DA25D9">
            <w:pPr>
              <w:spacing w:line="360" w:lineRule="auto"/>
              <w:jc w:val="left"/>
              <w:rPr>
                <w:b/>
                <w:bCs/>
                <w:sz w:val="16"/>
                <w:szCs w:val="16"/>
              </w:rPr>
            </w:pPr>
            <w:r w:rsidRPr="0F2DD872">
              <w:rPr>
                <w:b/>
                <w:bCs/>
                <w:sz w:val="16"/>
                <w:szCs w:val="16"/>
              </w:rPr>
              <w:t>Trophic state</w:t>
            </w:r>
          </w:p>
        </w:tc>
        <w:tc>
          <w:tcPr>
            <w:tcW w:w="222" w:type="dxa"/>
            <w:tcPrChange w:id="366" w:author="Raven, Olivier (Student)" w:date="2026-06-09T11:31:00Z" w16du:dateUtc="2026-06-08T23:31:00Z">
              <w:tcPr>
                <w:tcW w:w="222" w:type="dxa"/>
              </w:tcPr>
            </w:tcPrChange>
          </w:tcPr>
          <w:p w14:paraId="55945104" w14:textId="2EC312AB" w:rsidR="0045062C" w:rsidRPr="0F2DD872" w:rsidRDefault="00943994" w:rsidP="00DA25D9">
            <w:pPr>
              <w:spacing w:line="360" w:lineRule="auto"/>
              <w:jc w:val="left"/>
              <w:rPr>
                <w:b/>
                <w:bCs/>
                <w:sz w:val="16"/>
                <w:szCs w:val="16"/>
              </w:rPr>
            </w:pPr>
            <w:ins w:id="367" w:author="Raven, Olivier (Student)" w:date="2026-06-09T11:31:00Z" w16du:dateUtc="2026-06-08T23:31:00Z">
              <w:r>
                <w:rPr>
                  <w:b/>
                  <w:bCs/>
                  <w:sz w:val="16"/>
                  <w:szCs w:val="16"/>
                </w:rPr>
                <w:t>Muddy</w:t>
              </w:r>
            </w:ins>
            <w:ins w:id="368" w:author="Raven, Olivier (Student)" w:date="2026-06-09T11:32:00Z" w16du:dateUtc="2026-06-08T23:32:00Z">
              <w:r>
                <w:rPr>
                  <w:b/>
                  <w:bCs/>
                  <w:sz w:val="16"/>
                  <w:szCs w:val="16"/>
                </w:rPr>
                <w:t xml:space="preserve"> </w:t>
              </w:r>
              <w:r w:rsidRPr="00943994">
                <w:rPr>
                  <w:b/>
                  <w:bCs/>
                  <w:sz w:val="16"/>
                  <w:szCs w:val="16"/>
                </w:rPr>
                <w:t>(%)</w:t>
              </w:r>
            </w:ins>
          </w:p>
        </w:tc>
        <w:tc>
          <w:tcPr>
            <w:tcW w:w="222" w:type="dxa"/>
            <w:tcPrChange w:id="369" w:author="Raven, Olivier (Student)" w:date="2026-06-09T11:31:00Z" w16du:dateUtc="2026-06-08T23:31:00Z">
              <w:tcPr>
                <w:tcW w:w="222" w:type="dxa"/>
              </w:tcPr>
            </w:tcPrChange>
          </w:tcPr>
          <w:p w14:paraId="07AB94B4" w14:textId="22D2C637" w:rsidR="0045062C" w:rsidRPr="0F2DD872" w:rsidRDefault="00943994" w:rsidP="00DA25D9">
            <w:pPr>
              <w:spacing w:line="360" w:lineRule="auto"/>
              <w:jc w:val="left"/>
              <w:rPr>
                <w:b/>
                <w:bCs/>
                <w:sz w:val="16"/>
                <w:szCs w:val="16"/>
              </w:rPr>
            </w:pPr>
            <w:ins w:id="370" w:author="Raven, Olivier (Student)" w:date="2026-06-09T11:31:00Z" w16du:dateUtc="2026-06-08T23:31:00Z">
              <w:r>
                <w:rPr>
                  <w:b/>
                  <w:bCs/>
                  <w:sz w:val="16"/>
                  <w:szCs w:val="16"/>
                </w:rPr>
                <w:t>Sandy</w:t>
              </w:r>
            </w:ins>
            <w:ins w:id="371" w:author="Raven, Olivier (Student)" w:date="2026-06-09T11:32:00Z" w16du:dateUtc="2026-06-08T23:32:00Z">
              <w:r>
                <w:rPr>
                  <w:b/>
                  <w:bCs/>
                  <w:sz w:val="16"/>
                  <w:szCs w:val="16"/>
                </w:rPr>
                <w:t xml:space="preserve"> </w:t>
              </w:r>
              <w:r w:rsidRPr="00943994">
                <w:rPr>
                  <w:b/>
                  <w:bCs/>
                  <w:sz w:val="16"/>
                  <w:szCs w:val="16"/>
                </w:rPr>
                <w:t>(%)</w:t>
              </w:r>
            </w:ins>
          </w:p>
        </w:tc>
        <w:tc>
          <w:tcPr>
            <w:tcW w:w="222" w:type="dxa"/>
            <w:tcPrChange w:id="372" w:author="Raven, Olivier (Student)" w:date="2026-06-09T11:31:00Z" w16du:dateUtc="2026-06-08T23:31:00Z">
              <w:tcPr>
                <w:tcW w:w="222" w:type="dxa"/>
              </w:tcPr>
            </w:tcPrChange>
          </w:tcPr>
          <w:p w14:paraId="55D7C660" w14:textId="2BDD9269" w:rsidR="0045062C" w:rsidRPr="0F2DD872" w:rsidRDefault="00943994" w:rsidP="00DA25D9">
            <w:pPr>
              <w:spacing w:line="360" w:lineRule="auto"/>
              <w:jc w:val="left"/>
              <w:rPr>
                <w:b/>
                <w:bCs/>
                <w:sz w:val="16"/>
                <w:szCs w:val="16"/>
              </w:rPr>
            </w:pPr>
            <w:ins w:id="373" w:author="Raven, Olivier (Student)" w:date="2026-06-09T11:31:00Z" w16du:dateUtc="2026-06-08T23:31:00Z">
              <w:r>
                <w:rPr>
                  <w:b/>
                  <w:bCs/>
                  <w:sz w:val="16"/>
                  <w:szCs w:val="16"/>
                </w:rPr>
                <w:t>Rocky</w:t>
              </w:r>
            </w:ins>
            <w:ins w:id="374" w:author="Raven, Olivier (Student)" w:date="2026-06-09T11:32:00Z" w16du:dateUtc="2026-06-08T23:32:00Z">
              <w:r>
                <w:rPr>
                  <w:b/>
                  <w:bCs/>
                  <w:sz w:val="16"/>
                  <w:szCs w:val="16"/>
                </w:rPr>
                <w:t xml:space="preserve"> </w:t>
              </w:r>
              <w:r w:rsidRPr="00943994">
                <w:rPr>
                  <w:b/>
                  <w:bCs/>
                  <w:sz w:val="16"/>
                  <w:szCs w:val="16"/>
                </w:rPr>
                <w:t>(%)</w:t>
              </w:r>
            </w:ins>
          </w:p>
        </w:tc>
        <w:tc>
          <w:tcPr>
            <w:tcW w:w="222" w:type="dxa"/>
            <w:tcPrChange w:id="375" w:author="Raven, Olivier (Student)" w:date="2026-06-09T11:31:00Z" w16du:dateUtc="2026-06-08T23:31:00Z">
              <w:tcPr>
                <w:tcW w:w="236" w:type="dxa"/>
              </w:tcPr>
            </w:tcPrChange>
          </w:tcPr>
          <w:p w14:paraId="74824D6F" w14:textId="773D0A79" w:rsidR="0045062C" w:rsidRPr="0F2DD872" w:rsidRDefault="00943994" w:rsidP="00DA25D9">
            <w:pPr>
              <w:spacing w:line="360" w:lineRule="auto"/>
              <w:jc w:val="left"/>
              <w:rPr>
                <w:b/>
                <w:bCs/>
                <w:sz w:val="16"/>
                <w:szCs w:val="16"/>
              </w:rPr>
            </w:pPr>
            <w:ins w:id="376" w:author="Raven, Olivier (Student)" w:date="2026-06-09T11:32:00Z">
              <w:r w:rsidRPr="00943994">
                <w:rPr>
                  <w:b/>
                  <w:bCs/>
                  <w:sz w:val="16"/>
                  <w:szCs w:val="16"/>
                </w:rPr>
                <w:t>Emergent macrophytes (%)</w:t>
              </w:r>
            </w:ins>
          </w:p>
        </w:tc>
      </w:tr>
      <w:tr w:rsidR="0045062C" w:rsidRPr="00232A56" w14:paraId="6241A7B2" w14:textId="0242AABA" w:rsidTr="0045062C">
        <w:trPr>
          <w:trHeight w:val="58"/>
          <w:trPrChange w:id="377" w:author="Raven, Olivier (Student)" w:date="2026-06-09T11:31:00Z" w16du:dateUtc="2026-06-08T23:31:00Z">
            <w:trPr>
              <w:trHeight w:val="58"/>
            </w:trPr>
          </w:trPrChange>
        </w:trPr>
        <w:tc>
          <w:tcPr>
            <w:tcW w:w="745" w:type="dxa"/>
            <w:hideMark/>
            <w:tcPrChange w:id="378" w:author="Raven, Olivier (Student)" w:date="2026-06-09T11:31:00Z" w16du:dateUtc="2026-06-08T23:31:00Z">
              <w:tcPr>
                <w:tcW w:w="765" w:type="dxa"/>
                <w:gridSpan w:val="2"/>
                <w:hideMark/>
              </w:tcPr>
            </w:tcPrChange>
          </w:tcPr>
          <w:p w14:paraId="3C9755DA" w14:textId="77777777" w:rsidR="0045062C" w:rsidRPr="0028213F" w:rsidRDefault="0045062C" w:rsidP="00DA25D9">
            <w:pPr>
              <w:spacing w:line="360" w:lineRule="auto"/>
              <w:jc w:val="left"/>
              <w:rPr>
                <w:b/>
                <w:bCs/>
                <w:sz w:val="16"/>
                <w:szCs w:val="16"/>
              </w:rPr>
            </w:pPr>
            <w:r w:rsidRPr="0C2CC136">
              <w:rPr>
                <w:b/>
                <w:bCs/>
                <w:sz w:val="16"/>
                <w:szCs w:val="16"/>
              </w:rPr>
              <w:t>Rotorua</w:t>
            </w:r>
          </w:p>
        </w:tc>
        <w:tc>
          <w:tcPr>
            <w:tcW w:w="940" w:type="dxa"/>
            <w:hideMark/>
            <w:tcPrChange w:id="379" w:author="Raven, Olivier (Student)" w:date="2026-06-09T11:31:00Z" w16du:dateUtc="2026-06-08T23:31:00Z">
              <w:tcPr>
                <w:tcW w:w="967" w:type="dxa"/>
                <w:gridSpan w:val="2"/>
                <w:hideMark/>
              </w:tcPr>
            </w:tcPrChange>
          </w:tcPr>
          <w:p w14:paraId="14C55AF3" w14:textId="77777777" w:rsidR="0045062C" w:rsidRPr="0028213F" w:rsidRDefault="0045062C" w:rsidP="00DA25D9">
            <w:pPr>
              <w:spacing w:line="360" w:lineRule="auto"/>
              <w:jc w:val="left"/>
              <w:rPr>
                <w:sz w:val="16"/>
                <w:szCs w:val="16"/>
              </w:rPr>
            </w:pPr>
            <w:r w:rsidRPr="0C2CC136">
              <w:rPr>
                <w:sz w:val="16"/>
                <w:szCs w:val="16"/>
              </w:rPr>
              <w:t>20/02/2025 (12)</w:t>
            </w:r>
          </w:p>
        </w:tc>
        <w:tc>
          <w:tcPr>
            <w:tcW w:w="678" w:type="dxa"/>
            <w:hideMark/>
            <w:tcPrChange w:id="380" w:author="Raven, Olivier (Student)" w:date="2026-06-09T11:31:00Z" w16du:dateUtc="2026-06-08T23:31:00Z">
              <w:tcPr>
                <w:tcW w:w="695" w:type="dxa"/>
                <w:gridSpan w:val="2"/>
                <w:hideMark/>
              </w:tcPr>
            </w:tcPrChange>
          </w:tcPr>
          <w:p w14:paraId="723ECC14" w14:textId="77777777" w:rsidR="0045062C" w:rsidRPr="0028213F" w:rsidRDefault="0045062C" w:rsidP="00DA25D9">
            <w:pPr>
              <w:spacing w:line="360" w:lineRule="auto"/>
              <w:jc w:val="left"/>
              <w:rPr>
                <w:sz w:val="16"/>
                <w:szCs w:val="16"/>
              </w:rPr>
            </w:pPr>
            <w:r w:rsidRPr="0C2CC136">
              <w:rPr>
                <w:sz w:val="16"/>
                <w:szCs w:val="16"/>
              </w:rPr>
              <w:t>81</w:t>
            </w:r>
          </w:p>
        </w:tc>
        <w:tc>
          <w:tcPr>
            <w:tcW w:w="834" w:type="dxa"/>
            <w:hideMark/>
            <w:tcPrChange w:id="381" w:author="Raven, Olivier (Student)" w:date="2026-06-09T11:31:00Z" w16du:dateUtc="2026-06-08T23:31:00Z">
              <w:tcPr>
                <w:tcW w:w="857" w:type="dxa"/>
                <w:gridSpan w:val="2"/>
                <w:hideMark/>
              </w:tcPr>
            </w:tcPrChange>
          </w:tcPr>
          <w:p w14:paraId="6E28171F" w14:textId="77777777" w:rsidR="0045062C" w:rsidRPr="0028213F" w:rsidRDefault="0045062C" w:rsidP="00DA25D9">
            <w:pPr>
              <w:spacing w:line="360" w:lineRule="auto"/>
              <w:jc w:val="left"/>
              <w:rPr>
                <w:sz w:val="16"/>
                <w:szCs w:val="16"/>
              </w:rPr>
            </w:pPr>
            <w:r w:rsidRPr="0C2CC136">
              <w:rPr>
                <w:sz w:val="16"/>
                <w:szCs w:val="16"/>
              </w:rPr>
              <w:t>45</w:t>
            </w:r>
          </w:p>
        </w:tc>
        <w:tc>
          <w:tcPr>
            <w:tcW w:w="889" w:type="dxa"/>
            <w:hideMark/>
            <w:tcPrChange w:id="382" w:author="Raven, Olivier (Student)" w:date="2026-06-09T11:31:00Z" w16du:dateUtc="2026-06-08T23:31:00Z">
              <w:tcPr>
                <w:tcW w:w="914" w:type="dxa"/>
                <w:gridSpan w:val="3"/>
                <w:hideMark/>
              </w:tcPr>
            </w:tcPrChange>
          </w:tcPr>
          <w:p w14:paraId="130BE3D8" w14:textId="77777777" w:rsidR="0045062C" w:rsidRPr="0028213F" w:rsidRDefault="0045062C" w:rsidP="00DA25D9">
            <w:pPr>
              <w:spacing w:line="360" w:lineRule="auto"/>
              <w:jc w:val="left"/>
              <w:rPr>
                <w:sz w:val="16"/>
                <w:szCs w:val="16"/>
              </w:rPr>
            </w:pPr>
            <w:r w:rsidRPr="0C2CC136">
              <w:rPr>
                <w:sz w:val="16"/>
                <w:szCs w:val="16"/>
              </w:rPr>
              <w:t>508</w:t>
            </w:r>
          </w:p>
        </w:tc>
        <w:tc>
          <w:tcPr>
            <w:tcW w:w="584" w:type="dxa"/>
            <w:hideMark/>
            <w:tcPrChange w:id="383" w:author="Raven, Olivier (Student)" w:date="2026-06-09T11:31:00Z" w16du:dateUtc="2026-06-08T23:31:00Z">
              <w:tcPr>
                <w:tcW w:w="598" w:type="dxa"/>
                <w:gridSpan w:val="2"/>
                <w:hideMark/>
              </w:tcPr>
            </w:tcPrChange>
          </w:tcPr>
          <w:p w14:paraId="4A309861" w14:textId="77777777" w:rsidR="0045062C" w:rsidRPr="0028213F" w:rsidRDefault="0045062C" w:rsidP="00DA25D9">
            <w:pPr>
              <w:spacing w:line="360" w:lineRule="auto"/>
              <w:jc w:val="left"/>
              <w:rPr>
                <w:sz w:val="16"/>
                <w:szCs w:val="16"/>
              </w:rPr>
            </w:pPr>
            <w:r w:rsidRPr="0C2CC136">
              <w:rPr>
                <w:sz w:val="16"/>
                <w:szCs w:val="16"/>
              </w:rPr>
              <w:t>11</w:t>
            </w:r>
          </w:p>
        </w:tc>
        <w:tc>
          <w:tcPr>
            <w:tcW w:w="850" w:type="dxa"/>
            <w:hideMark/>
            <w:tcPrChange w:id="384" w:author="Raven, Olivier (Student)" w:date="2026-06-09T11:31:00Z" w16du:dateUtc="2026-06-08T23:31:00Z">
              <w:tcPr>
                <w:tcW w:w="873" w:type="dxa"/>
                <w:gridSpan w:val="2"/>
                <w:hideMark/>
              </w:tcPr>
            </w:tcPrChange>
          </w:tcPr>
          <w:p w14:paraId="4552A2F2" w14:textId="77777777" w:rsidR="0045062C" w:rsidRPr="0028213F" w:rsidRDefault="0045062C" w:rsidP="00DA25D9">
            <w:pPr>
              <w:spacing w:line="360" w:lineRule="auto"/>
              <w:jc w:val="left"/>
              <w:rPr>
                <w:sz w:val="16"/>
                <w:szCs w:val="16"/>
              </w:rPr>
            </w:pPr>
            <w:r w:rsidRPr="0C2CC136">
              <w:rPr>
                <w:sz w:val="16"/>
                <w:szCs w:val="16"/>
              </w:rPr>
              <w:t>45</w:t>
            </w:r>
          </w:p>
        </w:tc>
        <w:tc>
          <w:tcPr>
            <w:tcW w:w="791" w:type="dxa"/>
            <w:hideMark/>
            <w:tcPrChange w:id="385" w:author="Raven, Olivier (Student)" w:date="2026-06-09T11:31:00Z" w16du:dateUtc="2026-06-08T23:31:00Z">
              <w:tcPr>
                <w:tcW w:w="812" w:type="dxa"/>
                <w:gridSpan w:val="2"/>
                <w:hideMark/>
              </w:tcPr>
            </w:tcPrChange>
          </w:tcPr>
          <w:p w14:paraId="0E41F25D" w14:textId="77777777" w:rsidR="0045062C" w:rsidRPr="0028213F" w:rsidRDefault="0045062C" w:rsidP="00DA25D9">
            <w:pPr>
              <w:spacing w:line="360" w:lineRule="auto"/>
              <w:jc w:val="left"/>
              <w:rPr>
                <w:sz w:val="16"/>
                <w:szCs w:val="16"/>
              </w:rPr>
            </w:pPr>
            <w:r w:rsidRPr="0C2CC136">
              <w:rPr>
                <w:sz w:val="16"/>
                <w:szCs w:val="16"/>
              </w:rPr>
              <w:t>280</w:t>
            </w:r>
          </w:p>
        </w:tc>
        <w:tc>
          <w:tcPr>
            <w:tcW w:w="836" w:type="dxa"/>
            <w:hideMark/>
            <w:tcPrChange w:id="386" w:author="Raven, Olivier (Student)" w:date="2026-06-09T11:31:00Z" w16du:dateUtc="2026-06-08T23:31:00Z">
              <w:tcPr>
                <w:tcW w:w="859" w:type="dxa"/>
                <w:gridSpan w:val="3"/>
                <w:hideMark/>
              </w:tcPr>
            </w:tcPrChange>
          </w:tcPr>
          <w:p w14:paraId="12FB821A" w14:textId="77777777" w:rsidR="0045062C" w:rsidRPr="0028213F" w:rsidRDefault="0045062C" w:rsidP="00DA25D9">
            <w:pPr>
              <w:spacing w:line="360" w:lineRule="auto"/>
              <w:jc w:val="left"/>
              <w:rPr>
                <w:sz w:val="16"/>
                <w:szCs w:val="16"/>
              </w:rPr>
            </w:pPr>
            <w:r w:rsidRPr="0C2CC136">
              <w:rPr>
                <w:sz w:val="16"/>
                <w:szCs w:val="16"/>
              </w:rPr>
              <w:t>Polymictic</w:t>
            </w:r>
          </w:p>
        </w:tc>
        <w:tc>
          <w:tcPr>
            <w:tcW w:w="991" w:type="dxa"/>
            <w:hideMark/>
            <w:tcPrChange w:id="387" w:author="Raven, Olivier (Student)" w:date="2026-06-09T11:31:00Z" w16du:dateUtc="2026-06-08T23:31:00Z">
              <w:tcPr>
                <w:tcW w:w="1020" w:type="dxa"/>
                <w:gridSpan w:val="3"/>
                <w:hideMark/>
              </w:tcPr>
            </w:tcPrChange>
          </w:tcPr>
          <w:p w14:paraId="79A24BC4" w14:textId="77777777" w:rsidR="0045062C" w:rsidRPr="0028213F" w:rsidRDefault="0045062C" w:rsidP="00DA25D9">
            <w:pPr>
              <w:spacing w:line="360" w:lineRule="auto"/>
              <w:jc w:val="left"/>
              <w:rPr>
                <w:sz w:val="16"/>
                <w:szCs w:val="16"/>
              </w:rPr>
            </w:pPr>
            <w:r w:rsidRPr="0C2CC136">
              <w:rPr>
                <w:sz w:val="16"/>
                <w:szCs w:val="16"/>
              </w:rPr>
              <w:t>Eutrophic</w:t>
            </w:r>
          </w:p>
        </w:tc>
        <w:tc>
          <w:tcPr>
            <w:tcW w:w="222" w:type="dxa"/>
            <w:tcPrChange w:id="388" w:author="Raven, Olivier (Student)" w:date="2026-06-09T11:31:00Z" w16du:dateUtc="2026-06-08T23:31:00Z">
              <w:tcPr>
                <w:tcW w:w="222" w:type="dxa"/>
              </w:tcPr>
            </w:tcPrChange>
          </w:tcPr>
          <w:p w14:paraId="371D79E2" w14:textId="5D57E866" w:rsidR="0045062C" w:rsidRPr="0C2CC136" w:rsidRDefault="00427E44" w:rsidP="00DA25D9">
            <w:pPr>
              <w:spacing w:line="360" w:lineRule="auto"/>
              <w:jc w:val="left"/>
              <w:rPr>
                <w:sz w:val="16"/>
                <w:szCs w:val="16"/>
              </w:rPr>
            </w:pPr>
            <w:ins w:id="389" w:author="Raven, Olivier (Student)" w:date="2026-06-09T11:32:00Z">
              <w:r w:rsidRPr="00427E44">
                <w:rPr>
                  <w:sz w:val="16"/>
                  <w:szCs w:val="16"/>
                </w:rPr>
                <w:t xml:space="preserve">0 </w:t>
              </w:r>
            </w:ins>
          </w:p>
        </w:tc>
        <w:tc>
          <w:tcPr>
            <w:tcW w:w="222" w:type="dxa"/>
            <w:tcPrChange w:id="390" w:author="Raven, Olivier (Student)" w:date="2026-06-09T11:31:00Z" w16du:dateUtc="2026-06-08T23:31:00Z">
              <w:tcPr>
                <w:tcW w:w="222" w:type="dxa"/>
              </w:tcPr>
            </w:tcPrChange>
          </w:tcPr>
          <w:p w14:paraId="3C48227B" w14:textId="107B8246" w:rsidR="0045062C" w:rsidRPr="0C2CC136" w:rsidRDefault="00427E44" w:rsidP="00DA25D9">
            <w:pPr>
              <w:spacing w:line="360" w:lineRule="auto"/>
              <w:jc w:val="left"/>
              <w:rPr>
                <w:sz w:val="16"/>
                <w:szCs w:val="16"/>
              </w:rPr>
            </w:pPr>
            <w:ins w:id="391" w:author="Raven, Olivier (Student)" w:date="2026-06-09T11:32:00Z" w16du:dateUtc="2026-06-08T23:32:00Z">
              <w:r w:rsidRPr="00427E44">
                <w:rPr>
                  <w:sz w:val="16"/>
                  <w:szCs w:val="16"/>
                </w:rPr>
                <w:t>82.8</w:t>
              </w:r>
            </w:ins>
          </w:p>
        </w:tc>
        <w:tc>
          <w:tcPr>
            <w:tcW w:w="222" w:type="dxa"/>
            <w:tcPrChange w:id="392" w:author="Raven, Olivier (Student)" w:date="2026-06-09T11:31:00Z" w16du:dateUtc="2026-06-08T23:31:00Z">
              <w:tcPr>
                <w:tcW w:w="222" w:type="dxa"/>
              </w:tcPr>
            </w:tcPrChange>
          </w:tcPr>
          <w:p w14:paraId="186D6B43" w14:textId="0AD69474" w:rsidR="0045062C" w:rsidRPr="0C2CC136" w:rsidRDefault="00427E44" w:rsidP="00DA25D9">
            <w:pPr>
              <w:spacing w:line="360" w:lineRule="auto"/>
              <w:jc w:val="left"/>
              <w:rPr>
                <w:sz w:val="16"/>
                <w:szCs w:val="16"/>
              </w:rPr>
            </w:pPr>
            <w:ins w:id="393" w:author="Raven, Olivier (Student)" w:date="2026-06-09T11:32:00Z" w16du:dateUtc="2026-06-08T23:32:00Z">
              <w:r w:rsidRPr="00427E44">
                <w:rPr>
                  <w:sz w:val="16"/>
                  <w:szCs w:val="16"/>
                </w:rPr>
                <w:t>17.2</w:t>
              </w:r>
            </w:ins>
          </w:p>
        </w:tc>
        <w:tc>
          <w:tcPr>
            <w:tcW w:w="222" w:type="dxa"/>
            <w:tcPrChange w:id="394" w:author="Raven, Olivier (Student)" w:date="2026-06-09T11:31:00Z" w16du:dateUtc="2026-06-08T23:31:00Z">
              <w:tcPr>
                <w:tcW w:w="236" w:type="dxa"/>
              </w:tcPr>
            </w:tcPrChange>
          </w:tcPr>
          <w:p w14:paraId="529C40F7" w14:textId="1E7654A3" w:rsidR="0045062C" w:rsidRPr="0C2CC136" w:rsidRDefault="00427E44" w:rsidP="00DA25D9">
            <w:pPr>
              <w:spacing w:line="360" w:lineRule="auto"/>
              <w:jc w:val="left"/>
              <w:rPr>
                <w:sz w:val="16"/>
                <w:szCs w:val="16"/>
              </w:rPr>
            </w:pPr>
            <w:ins w:id="395" w:author="Raven, Olivier (Student)" w:date="2026-06-09T11:32:00Z" w16du:dateUtc="2026-06-08T23:32:00Z">
              <w:r w:rsidRPr="00427E44">
                <w:rPr>
                  <w:sz w:val="16"/>
                  <w:szCs w:val="16"/>
                </w:rPr>
                <w:t>0</w:t>
              </w:r>
            </w:ins>
          </w:p>
        </w:tc>
      </w:tr>
      <w:tr w:rsidR="0045062C" w:rsidRPr="00232A56" w14:paraId="719A50D5" w14:textId="4E1EC6CA" w:rsidTr="0045062C">
        <w:trPr>
          <w:trHeight w:val="58"/>
          <w:trPrChange w:id="396" w:author="Raven, Olivier (Student)" w:date="2026-06-09T11:31:00Z" w16du:dateUtc="2026-06-08T23:31:00Z">
            <w:trPr>
              <w:trHeight w:val="58"/>
            </w:trPr>
          </w:trPrChange>
        </w:trPr>
        <w:tc>
          <w:tcPr>
            <w:tcW w:w="745" w:type="dxa"/>
            <w:hideMark/>
            <w:tcPrChange w:id="397" w:author="Raven, Olivier (Student)" w:date="2026-06-09T11:31:00Z" w16du:dateUtc="2026-06-08T23:31:00Z">
              <w:tcPr>
                <w:tcW w:w="765" w:type="dxa"/>
                <w:gridSpan w:val="2"/>
                <w:hideMark/>
              </w:tcPr>
            </w:tcPrChange>
          </w:tcPr>
          <w:p w14:paraId="0BCB3D7F" w14:textId="77777777" w:rsidR="0045062C" w:rsidRPr="0028213F" w:rsidRDefault="0045062C" w:rsidP="00DA25D9">
            <w:pPr>
              <w:spacing w:line="360" w:lineRule="auto"/>
              <w:jc w:val="left"/>
              <w:rPr>
                <w:b/>
                <w:bCs/>
                <w:sz w:val="16"/>
                <w:szCs w:val="16"/>
              </w:rPr>
            </w:pPr>
            <w:r w:rsidRPr="0C2CC136">
              <w:rPr>
                <w:b/>
                <w:bCs/>
                <w:sz w:val="16"/>
                <w:szCs w:val="16"/>
              </w:rPr>
              <w:t>Rotoiti</w:t>
            </w:r>
          </w:p>
        </w:tc>
        <w:tc>
          <w:tcPr>
            <w:tcW w:w="940" w:type="dxa"/>
            <w:hideMark/>
            <w:tcPrChange w:id="398" w:author="Raven, Olivier (Student)" w:date="2026-06-09T11:31:00Z" w16du:dateUtc="2026-06-08T23:31:00Z">
              <w:tcPr>
                <w:tcW w:w="967" w:type="dxa"/>
                <w:gridSpan w:val="2"/>
                <w:hideMark/>
              </w:tcPr>
            </w:tcPrChange>
          </w:tcPr>
          <w:p w14:paraId="0F02DED9" w14:textId="77777777" w:rsidR="0045062C" w:rsidRPr="0028213F" w:rsidRDefault="0045062C" w:rsidP="00DA25D9">
            <w:pPr>
              <w:spacing w:line="360" w:lineRule="auto"/>
              <w:jc w:val="left"/>
              <w:rPr>
                <w:sz w:val="16"/>
                <w:szCs w:val="16"/>
              </w:rPr>
            </w:pPr>
            <w:r w:rsidRPr="0C2CC136">
              <w:rPr>
                <w:sz w:val="16"/>
                <w:szCs w:val="16"/>
              </w:rPr>
              <w:t>15/01/2025 (12)</w:t>
            </w:r>
          </w:p>
        </w:tc>
        <w:tc>
          <w:tcPr>
            <w:tcW w:w="678" w:type="dxa"/>
            <w:hideMark/>
            <w:tcPrChange w:id="399" w:author="Raven, Olivier (Student)" w:date="2026-06-09T11:31:00Z" w16du:dateUtc="2026-06-08T23:31:00Z">
              <w:tcPr>
                <w:tcW w:w="695" w:type="dxa"/>
                <w:gridSpan w:val="2"/>
                <w:hideMark/>
              </w:tcPr>
            </w:tcPrChange>
          </w:tcPr>
          <w:p w14:paraId="7C2BD6A9" w14:textId="77777777" w:rsidR="0045062C" w:rsidRPr="0028213F" w:rsidRDefault="0045062C" w:rsidP="00DA25D9">
            <w:pPr>
              <w:spacing w:line="360" w:lineRule="auto"/>
              <w:jc w:val="left"/>
              <w:rPr>
                <w:sz w:val="16"/>
                <w:szCs w:val="16"/>
              </w:rPr>
            </w:pPr>
            <w:r w:rsidRPr="0C2CC136">
              <w:rPr>
                <w:sz w:val="16"/>
                <w:szCs w:val="16"/>
              </w:rPr>
              <w:t>34</w:t>
            </w:r>
          </w:p>
        </w:tc>
        <w:tc>
          <w:tcPr>
            <w:tcW w:w="834" w:type="dxa"/>
            <w:hideMark/>
            <w:tcPrChange w:id="400" w:author="Raven, Olivier (Student)" w:date="2026-06-09T11:31:00Z" w16du:dateUtc="2026-06-08T23:31:00Z">
              <w:tcPr>
                <w:tcW w:w="857" w:type="dxa"/>
                <w:gridSpan w:val="2"/>
                <w:hideMark/>
              </w:tcPr>
            </w:tcPrChange>
          </w:tcPr>
          <w:p w14:paraId="38D71B90" w14:textId="77777777" w:rsidR="0045062C" w:rsidRPr="0028213F" w:rsidRDefault="0045062C" w:rsidP="00DA25D9">
            <w:pPr>
              <w:spacing w:line="360" w:lineRule="auto"/>
              <w:jc w:val="left"/>
              <w:rPr>
                <w:sz w:val="16"/>
                <w:szCs w:val="16"/>
              </w:rPr>
            </w:pPr>
            <w:r w:rsidRPr="0C2CC136">
              <w:rPr>
                <w:sz w:val="16"/>
                <w:szCs w:val="16"/>
              </w:rPr>
              <w:t>61</w:t>
            </w:r>
          </w:p>
        </w:tc>
        <w:tc>
          <w:tcPr>
            <w:tcW w:w="889" w:type="dxa"/>
            <w:hideMark/>
            <w:tcPrChange w:id="401" w:author="Raven, Olivier (Student)" w:date="2026-06-09T11:31:00Z" w16du:dateUtc="2026-06-08T23:31:00Z">
              <w:tcPr>
                <w:tcW w:w="914" w:type="dxa"/>
                <w:gridSpan w:val="3"/>
                <w:hideMark/>
              </w:tcPr>
            </w:tcPrChange>
          </w:tcPr>
          <w:p w14:paraId="2F493B0E" w14:textId="77777777" w:rsidR="0045062C" w:rsidRPr="0028213F" w:rsidRDefault="0045062C" w:rsidP="00DA25D9">
            <w:pPr>
              <w:spacing w:line="360" w:lineRule="auto"/>
              <w:jc w:val="left"/>
              <w:rPr>
                <w:sz w:val="16"/>
                <w:szCs w:val="16"/>
              </w:rPr>
            </w:pPr>
            <w:r w:rsidRPr="0C2CC136">
              <w:rPr>
                <w:sz w:val="16"/>
                <w:szCs w:val="16"/>
              </w:rPr>
              <w:t>123.7</w:t>
            </w:r>
          </w:p>
        </w:tc>
        <w:tc>
          <w:tcPr>
            <w:tcW w:w="584" w:type="dxa"/>
            <w:hideMark/>
            <w:tcPrChange w:id="402" w:author="Raven, Olivier (Student)" w:date="2026-06-09T11:31:00Z" w16du:dateUtc="2026-06-08T23:31:00Z">
              <w:tcPr>
                <w:tcW w:w="598" w:type="dxa"/>
                <w:gridSpan w:val="2"/>
                <w:hideMark/>
              </w:tcPr>
            </w:tcPrChange>
          </w:tcPr>
          <w:p w14:paraId="276B5676" w14:textId="77777777" w:rsidR="0045062C" w:rsidRPr="0028213F" w:rsidRDefault="0045062C" w:rsidP="00DA25D9">
            <w:pPr>
              <w:spacing w:line="360" w:lineRule="auto"/>
              <w:jc w:val="left"/>
              <w:rPr>
                <w:sz w:val="16"/>
                <w:szCs w:val="16"/>
              </w:rPr>
            </w:pPr>
            <w:r w:rsidRPr="0C2CC136">
              <w:rPr>
                <w:sz w:val="16"/>
                <w:szCs w:val="16"/>
              </w:rPr>
              <w:t>31.5</w:t>
            </w:r>
          </w:p>
        </w:tc>
        <w:tc>
          <w:tcPr>
            <w:tcW w:w="850" w:type="dxa"/>
            <w:hideMark/>
            <w:tcPrChange w:id="403" w:author="Raven, Olivier (Student)" w:date="2026-06-09T11:31:00Z" w16du:dateUtc="2026-06-08T23:31:00Z">
              <w:tcPr>
                <w:tcW w:w="873" w:type="dxa"/>
                <w:gridSpan w:val="2"/>
                <w:hideMark/>
              </w:tcPr>
            </w:tcPrChange>
          </w:tcPr>
          <w:p w14:paraId="5BE0C68E" w14:textId="77777777" w:rsidR="0045062C" w:rsidRPr="0028213F" w:rsidRDefault="0045062C" w:rsidP="00DA25D9">
            <w:pPr>
              <w:spacing w:line="360" w:lineRule="auto"/>
              <w:jc w:val="left"/>
              <w:rPr>
                <w:sz w:val="16"/>
                <w:szCs w:val="16"/>
              </w:rPr>
            </w:pPr>
            <w:r w:rsidRPr="0C2CC136">
              <w:rPr>
                <w:sz w:val="16"/>
                <w:szCs w:val="16"/>
              </w:rPr>
              <w:t>124</w:t>
            </w:r>
          </w:p>
        </w:tc>
        <w:tc>
          <w:tcPr>
            <w:tcW w:w="791" w:type="dxa"/>
            <w:hideMark/>
            <w:tcPrChange w:id="404" w:author="Raven, Olivier (Student)" w:date="2026-06-09T11:31:00Z" w16du:dateUtc="2026-06-08T23:31:00Z">
              <w:tcPr>
                <w:tcW w:w="812" w:type="dxa"/>
                <w:gridSpan w:val="2"/>
                <w:hideMark/>
              </w:tcPr>
            </w:tcPrChange>
          </w:tcPr>
          <w:p w14:paraId="592E1FAF" w14:textId="77777777" w:rsidR="0045062C" w:rsidRPr="0028213F" w:rsidRDefault="0045062C" w:rsidP="00DA25D9">
            <w:pPr>
              <w:spacing w:line="360" w:lineRule="auto"/>
              <w:jc w:val="left"/>
              <w:rPr>
                <w:sz w:val="16"/>
                <w:szCs w:val="16"/>
              </w:rPr>
            </w:pPr>
            <w:r w:rsidRPr="0C2CC136">
              <w:rPr>
                <w:sz w:val="16"/>
                <w:szCs w:val="16"/>
              </w:rPr>
              <w:t>279</w:t>
            </w:r>
          </w:p>
        </w:tc>
        <w:tc>
          <w:tcPr>
            <w:tcW w:w="836" w:type="dxa"/>
            <w:hideMark/>
            <w:tcPrChange w:id="405" w:author="Raven, Olivier (Student)" w:date="2026-06-09T11:31:00Z" w16du:dateUtc="2026-06-08T23:31:00Z">
              <w:tcPr>
                <w:tcW w:w="859" w:type="dxa"/>
                <w:gridSpan w:val="3"/>
                <w:hideMark/>
              </w:tcPr>
            </w:tcPrChange>
          </w:tcPr>
          <w:p w14:paraId="59825E34"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Change w:id="406" w:author="Raven, Olivier (Student)" w:date="2026-06-09T11:31:00Z" w16du:dateUtc="2026-06-08T23:31:00Z">
              <w:tcPr>
                <w:tcW w:w="1020" w:type="dxa"/>
                <w:gridSpan w:val="3"/>
                <w:hideMark/>
              </w:tcPr>
            </w:tcPrChange>
          </w:tcPr>
          <w:p w14:paraId="2EA7ACBB" w14:textId="77777777" w:rsidR="0045062C" w:rsidRPr="0028213F" w:rsidRDefault="0045062C" w:rsidP="00DA25D9">
            <w:pPr>
              <w:spacing w:line="360" w:lineRule="auto"/>
              <w:jc w:val="left"/>
              <w:rPr>
                <w:sz w:val="16"/>
                <w:szCs w:val="16"/>
              </w:rPr>
            </w:pPr>
            <w:r w:rsidRPr="0C2CC136">
              <w:rPr>
                <w:sz w:val="16"/>
                <w:szCs w:val="16"/>
              </w:rPr>
              <w:t>Mesotrophic</w:t>
            </w:r>
          </w:p>
        </w:tc>
        <w:tc>
          <w:tcPr>
            <w:tcW w:w="222" w:type="dxa"/>
            <w:tcPrChange w:id="407" w:author="Raven, Olivier (Student)" w:date="2026-06-09T11:31:00Z" w16du:dateUtc="2026-06-08T23:31:00Z">
              <w:tcPr>
                <w:tcW w:w="222" w:type="dxa"/>
              </w:tcPr>
            </w:tcPrChange>
          </w:tcPr>
          <w:p w14:paraId="7FCD8CDB" w14:textId="1671240D" w:rsidR="0045062C" w:rsidRPr="0C2CC136" w:rsidRDefault="00427E44" w:rsidP="00DA25D9">
            <w:pPr>
              <w:spacing w:line="360" w:lineRule="auto"/>
              <w:jc w:val="left"/>
              <w:rPr>
                <w:sz w:val="16"/>
                <w:szCs w:val="16"/>
              </w:rPr>
            </w:pPr>
            <w:ins w:id="408" w:author="Raven, Olivier (Student)" w:date="2026-06-09T11:32:00Z">
              <w:r w:rsidRPr="00427E44">
                <w:rPr>
                  <w:sz w:val="16"/>
                  <w:szCs w:val="16"/>
                </w:rPr>
                <w:t xml:space="preserve">0 </w:t>
              </w:r>
            </w:ins>
          </w:p>
        </w:tc>
        <w:tc>
          <w:tcPr>
            <w:tcW w:w="222" w:type="dxa"/>
            <w:tcPrChange w:id="409" w:author="Raven, Olivier (Student)" w:date="2026-06-09T11:31:00Z" w16du:dateUtc="2026-06-08T23:31:00Z">
              <w:tcPr>
                <w:tcW w:w="222" w:type="dxa"/>
              </w:tcPr>
            </w:tcPrChange>
          </w:tcPr>
          <w:p w14:paraId="3A5B9DEA" w14:textId="0D80C524" w:rsidR="0045062C" w:rsidRPr="0C2CC136" w:rsidRDefault="00427E44" w:rsidP="00DA25D9">
            <w:pPr>
              <w:spacing w:line="360" w:lineRule="auto"/>
              <w:jc w:val="left"/>
              <w:rPr>
                <w:sz w:val="16"/>
                <w:szCs w:val="16"/>
              </w:rPr>
            </w:pPr>
            <w:ins w:id="410" w:author="Raven, Olivier (Student)" w:date="2026-06-09T11:33:00Z" w16du:dateUtc="2026-06-08T23:33:00Z">
              <w:r w:rsidRPr="00427E44">
                <w:rPr>
                  <w:sz w:val="16"/>
                  <w:szCs w:val="16"/>
                </w:rPr>
                <w:t>68.5</w:t>
              </w:r>
            </w:ins>
          </w:p>
        </w:tc>
        <w:tc>
          <w:tcPr>
            <w:tcW w:w="222" w:type="dxa"/>
            <w:tcPrChange w:id="411" w:author="Raven, Olivier (Student)" w:date="2026-06-09T11:31:00Z" w16du:dateUtc="2026-06-08T23:31:00Z">
              <w:tcPr>
                <w:tcW w:w="222" w:type="dxa"/>
              </w:tcPr>
            </w:tcPrChange>
          </w:tcPr>
          <w:p w14:paraId="76984FA0" w14:textId="5B8322FA" w:rsidR="0045062C" w:rsidRPr="0C2CC136" w:rsidRDefault="00427E44" w:rsidP="00DA25D9">
            <w:pPr>
              <w:spacing w:line="360" w:lineRule="auto"/>
              <w:jc w:val="left"/>
              <w:rPr>
                <w:sz w:val="16"/>
                <w:szCs w:val="16"/>
              </w:rPr>
            </w:pPr>
            <w:ins w:id="412" w:author="Raven, Olivier (Student)" w:date="2026-06-09T11:33:00Z" w16du:dateUtc="2026-06-08T23:33:00Z">
              <w:r w:rsidRPr="00427E44">
                <w:rPr>
                  <w:sz w:val="16"/>
                  <w:szCs w:val="16"/>
                </w:rPr>
                <w:t>21.8</w:t>
              </w:r>
            </w:ins>
          </w:p>
        </w:tc>
        <w:tc>
          <w:tcPr>
            <w:tcW w:w="222" w:type="dxa"/>
            <w:tcPrChange w:id="413" w:author="Raven, Olivier (Student)" w:date="2026-06-09T11:31:00Z" w16du:dateUtc="2026-06-08T23:31:00Z">
              <w:tcPr>
                <w:tcW w:w="236" w:type="dxa"/>
              </w:tcPr>
            </w:tcPrChange>
          </w:tcPr>
          <w:p w14:paraId="0DBD170A" w14:textId="533AA0E4" w:rsidR="0045062C" w:rsidRPr="0C2CC136" w:rsidRDefault="00427E44" w:rsidP="00DA25D9">
            <w:pPr>
              <w:spacing w:line="360" w:lineRule="auto"/>
              <w:jc w:val="left"/>
              <w:rPr>
                <w:sz w:val="16"/>
                <w:szCs w:val="16"/>
              </w:rPr>
            </w:pPr>
            <w:ins w:id="414" w:author="Raven, Olivier (Student)" w:date="2026-06-09T11:32:00Z" w16du:dateUtc="2026-06-08T23:32:00Z">
              <w:r w:rsidRPr="00427E44">
                <w:rPr>
                  <w:sz w:val="16"/>
                  <w:szCs w:val="16"/>
                </w:rPr>
                <w:t>9.7</w:t>
              </w:r>
            </w:ins>
          </w:p>
        </w:tc>
      </w:tr>
      <w:tr w:rsidR="0045062C" w:rsidRPr="00232A56" w14:paraId="333CDC82" w14:textId="0F3B1047" w:rsidTr="0045062C">
        <w:trPr>
          <w:trHeight w:val="58"/>
          <w:trPrChange w:id="415" w:author="Raven, Olivier (Student)" w:date="2026-06-09T11:31:00Z" w16du:dateUtc="2026-06-08T23:31:00Z">
            <w:trPr>
              <w:trHeight w:val="58"/>
            </w:trPr>
          </w:trPrChange>
        </w:trPr>
        <w:tc>
          <w:tcPr>
            <w:tcW w:w="745" w:type="dxa"/>
            <w:hideMark/>
            <w:tcPrChange w:id="416" w:author="Raven, Olivier (Student)" w:date="2026-06-09T11:31:00Z" w16du:dateUtc="2026-06-08T23:31:00Z">
              <w:tcPr>
                <w:tcW w:w="765" w:type="dxa"/>
                <w:gridSpan w:val="2"/>
                <w:hideMark/>
              </w:tcPr>
            </w:tcPrChange>
          </w:tcPr>
          <w:p w14:paraId="481BDF7C" w14:textId="77777777" w:rsidR="0045062C" w:rsidRPr="0028213F" w:rsidRDefault="0045062C" w:rsidP="00DA25D9">
            <w:pPr>
              <w:spacing w:line="360" w:lineRule="auto"/>
              <w:jc w:val="left"/>
              <w:rPr>
                <w:b/>
                <w:bCs/>
                <w:sz w:val="16"/>
                <w:szCs w:val="16"/>
              </w:rPr>
            </w:pPr>
            <w:r w:rsidRPr="0C2CC136">
              <w:rPr>
                <w:b/>
                <w:bCs/>
                <w:sz w:val="16"/>
                <w:szCs w:val="16"/>
              </w:rPr>
              <w:t>Rotoehu</w:t>
            </w:r>
          </w:p>
        </w:tc>
        <w:tc>
          <w:tcPr>
            <w:tcW w:w="940" w:type="dxa"/>
            <w:hideMark/>
            <w:tcPrChange w:id="417" w:author="Raven, Olivier (Student)" w:date="2026-06-09T11:31:00Z" w16du:dateUtc="2026-06-08T23:31:00Z">
              <w:tcPr>
                <w:tcW w:w="967" w:type="dxa"/>
                <w:gridSpan w:val="2"/>
                <w:hideMark/>
              </w:tcPr>
            </w:tcPrChange>
          </w:tcPr>
          <w:p w14:paraId="7059654C" w14:textId="77777777" w:rsidR="0045062C" w:rsidRPr="0028213F" w:rsidRDefault="0045062C" w:rsidP="00DA25D9">
            <w:pPr>
              <w:spacing w:line="360" w:lineRule="auto"/>
              <w:jc w:val="left"/>
              <w:rPr>
                <w:sz w:val="16"/>
                <w:szCs w:val="16"/>
              </w:rPr>
            </w:pPr>
            <w:r w:rsidRPr="0C2CC136">
              <w:rPr>
                <w:sz w:val="16"/>
                <w:szCs w:val="16"/>
              </w:rPr>
              <w:t>10/12/2024 (12)</w:t>
            </w:r>
          </w:p>
        </w:tc>
        <w:tc>
          <w:tcPr>
            <w:tcW w:w="678" w:type="dxa"/>
            <w:hideMark/>
            <w:tcPrChange w:id="418" w:author="Raven, Olivier (Student)" w:date="2026-06-09T11:31:00Z" w16du:dateUtc="2026-06-08T23:31:00Z">
              <w:tcPr>
                <w:tcW w:w="695" w:type="dxa"/>
                <w:gridSpan w:val="2"/>
                <w:hideMark/>
              </w:tcPr>
            </w:tcPrChange>
          </w:tcPr>
          <w:p w14:paraId="308FF8DD" w14:textId="77777777" w:rsidR="0045062C" w:rsidRPr="0028213F" w:rsidRDefault="0045062C" w:rsidP="00DA25D9">
            <w:pPr>
              <w:spacing w:line="360" w:lineRule="auto"/>
              <w:jc w:val="left"/>
              <w:rPr>
                <w:sz w:val="16"/>
                <w:szCs w:val="16"/>
              </w:rPr>
            </w:pPr>
            <w:r w:rsidRPr="0C2CC136">
              <w:rPr>
                <w:sz w:val="16"/>
                <w:szCs w:val="16"/>
              </w:rPr>
              <w:t>8</w:t>
            </w:r>
          </w:p>
        </w:tc>
        <w:tc>
          <w:tcPr>
            <w:tcW w:w="834" w:type="dxa"/>
            <w:hideMark/>
            <w:tcPrChange w:id="419" w:author="Raven, Olivier (Student)" w:date="2026-06-09T11:31:00Z" w16du:dateUtc="2026-06-08T23:31:00Z">
              <w:tcPr>
                <w:tcW w:w="857" w:type="dxa"/>
                <w:gridSpan w:val="2"/>
                <w:hideMark/>
              </w:tcPr>
            </w:tcPrChange>
          </w:tcPr>
          <w:p w14:paraId="1E4B11A0" w14:textId="77777777" w:rsidR="0045062C" w:rsidRPr="0028213F" w:rsidRDefault="0045062C" w:rsidP="00DA25D9">
            <w:pPr>
              <w:spacing w:line="360" w:lineRule="auto"/>
              <w:jc w:val="left"/>
              <w:rPr>
                <w:sz w:val="16"/>
                <w:szCs w:val="16"/>
              </w:rPr>
            </w:pPr>
            <w:r w:rsidRPr="0C2CC136">
              <w:rPr>
                <w:sz w:val="16"/>
                <w:szCs w:val="16"/>
              </w:rPr>
              <w:t>40</w:t>
            </w:r>
          </w:p>
        </w:tc>
        <w:tc>
          <w:tcPr>
            <w:tcW w:w="889" w:type="dxa"/>
            <w:hideMark/>
            <w:tcPrChange w:id="420" w:author="Raven, Olivier (Student)" w:date="2026-06-09T11:31:00Z" w16du:dateUtc="2026-06-08T23:31:00Z">
              <w:tcPr>
                <w:tcW w:w="914" w:type="dxa"/>
                <w:gridSpan w:val="3"/>
                <w:hideMark/>
              </w:tcPr>
            </w:tcPrChange>
          </w:tcPr>
          <w:p w14:paraId="40EFEAB6" w14:textId="77777777" w:rsidR="0045062C" w:rsidRPr="0028213F" w:rsidRDefault="0045062C" w:rsidP="00DA25D9">
            <w:pPr>
              <w:spacing w:line="360" w:lineRule="auto"/>
              <w:jc w:val="left"/>
              <w:rPr>
                <w:sz w:val="16"/>
                <w:szCs w:val="16"/>
              </w:rPr>
            </w:pPr>
            <w:r w:rsidRPr="0C2CC136">
              <w:rPr>
                <w:sz w:val="16"/>
                <w:szCs w:val="16"/>
              </w:rPr>
              <w:t>49.2</w:t>
            </w:r>
          </w:p>
        </w:tc>
        <w:tc>
          <w:tcPr>
            <w:tcW w:w="584" w:type="dxa"/>
            <w:hideMark/>
            <w:tcPrChange w:id="421" w:author="Raven, Olivier (Student)" w:date="2026-06-09T11:31:00Z" w16du:dateUtc="2026-06-08T23:31:00Z">
              <w:tcPr>
                <w:tcW w:w="598" w:type="dxa"/>
                <w:gridSpan w:val="2"/>
                <w:hideMark/>
              </w:tcPr>
            </w:tcPrChange>
          </w:tcPr>
          <w:p w14:paraId="4F0C1BD0" w14:textId="77777777" w:rsidR="0045062C" w:rsidRPr="0028213F" w:rsidRDefault="0045062C" w:rsidP="00DA25D9">
            <w:pPr>
              <w:spacing w:line="360" w:lineRule="auto"/>
              <w:jc w:val="left"/>
              <w:rPr>
                <w:sz w:val="16"/>
                <w:szCs w:val="16"/>
              </w:rPr>
            </w:pPr>
            <w:r w:rsidRPr="0C2CC136">
              <w:rPr>
                <w:sz w:val="16"/>
                <w:szCs w:val="16"/>
              </w:rPr>
              <w:t>8</w:t>
            </w:r>
          </w:p>
        </w:tc>
        <w:tc>
          <w:tcPr>
            <w:tcW w:w="850" w:type="dxa"/>
            <w:hideMark/>
            <w:tcPrChange w:id="422" w:author="Raven, Olivier (Student)" w:date="2026-06-09T11:31:00Z" w16du:dateUtc="2026-06-08T23:31:00Z">
              <w:tcPr>
                <w:tcW w:w="873" w:type="dxa"/>
                <w:gridSpan w:val="2"/>
                <w:hideMark/>
              </w:tcPr>
            </w:tcPrChange>
          </w:tcPr>
          <w:p w14:paraId="1E93D048" w14:textId="77777777" w:rsidR="0045062C" w:rsidRPr="0028213F" w:rsidRDefault="0045062C" w:rsidP="00DA25D9">
            <w:pPr>
              <w:spacing w:line="360" w:lineRule="auto"/>
              <w:jc w:val="left"/>
              <w:rPr>
                <w:sz w:val="16"/>
                <w:szCs w:val="16"/>
              </w:rPr>
            </w:pPr>
            <w:r w:rsidRPr="0C2CC136">
              <w:rPr>
                <w:sz w:val="16"/>
                <w:szCs w:val="16"/>
              </w:rPr>
              <w:t>13.5</w:t>
            </w:r>
          </w:p>
        </w:tc>
        <w:tc>
          <w:tcPr>
            <w:tcW w:w="791" w:type="dxa"/>
            <w:hideMark/>
            <w:tcPrChange w:id="423" w:author="Raven, Olivier (Student)" w:date="2026-06-09T11:31:00Z" w16du:dateUtc="2026-06-08T23:31:00Z">
              <w:tcPr>
                <w:tcW w:w="812" w:type="dxa"/>
                <w:gridSpan w:val="2"/>
                <w:hideMark/>
              </w:tcPr>
            </w:tcPrChange>
          </w:tcPr>
          <w:p w14:paraId="27AA2C34" w14:textId="77777777" w:rsidR="0045062C" w:rsidRPr="0028213F" w:rsidRDefault="0045062C" w:rsidP="00DA25D9">
            <w:pPr>
              <w:spacing w:line="360" w:lineRule="auto"/>
              <w:jc w:val="left"/>
              <w:rPr>
                <w:sz w:val="16"/>
                <w:szCs w:val="16"/>
              </w:rPr>
            </w:pPr>
            <w:r w:rsidRPr="0C2CC136">
              <w:rPr>
                <w:sz w:val="16"/>
                <w:szCs w:val="16"/>
              </w:rPr>
              <w:t>295</w:t>
            </w:r>
          </w:p>
        </w:tc>
        <w:tc>
          <w:tcPr>
            <w:tcW w:w="836" w:type="dxa"/>
            <w:hideMark/>
            <w:tcPrChange w:id="424" w:author="Raven, Olivier (Student)" w:date="2026-06-09T11:31:00Z" w16du:dateUtc="2026-06-08T23:31:00Z">
              <w:tcPr>
                <w:tcW w:w="859" w:type="dxa"/>
                <w:gridSpan w:val="3"/>
                <w:hideMark/>
              </w:tcPr>
            </w:tcPrChange>
          </w:tcPr>
          <w:p w14:paraId="466E9CC2" w14:textId="77777777" w:rsidR="0045062C" w:rsidRPr="0028213F" w:rsidRDefault="0045062C" w:rsidP="00DA25D9">
            <w:pPr>
              <w:spacing w:line="360" w:lineRule="auto"/>
              <w:jc w:val="left"/>
              <w:rPr>
                <w:sz w:val="16"/>
                <w:szCs w:val="16"/>
              </w:rPr>
            </w:pPr>
            <w:r w:rsidRPr="0C2CC136">
              <w:rPr>
                <w:sz w:val="16"/>
                <w:szCs w:val="16"/>
              </w:rPr>
              <w:t>Polymictic</w:t>
            </w:r>
          </w:p>
        </w:tc>
        <w:tc>
          <w:tcPr>
            <w:tcW w:w="991" w:type="dxa"/>
            <w:hideMark/>
            <w:tcPrChange w:id="425" w:author="Raven, Olivier (Student)" w:date="2026-06-09T11:31:00Z" w16du:dateUtc="2026-06-08T23:31:00Z">
              <w:tcPr>
                <w:tcW w:w="1020" w:type="dxa"/>
                <w:gridSpan w:val="3"/>
                <w:hideMark/>
              </w:tcPr>
            </w:tcPrChange>
          </w:tcPr>
          <w:p w14:paraId="0D4BE27F" w14:textId="77777777" w:rsidR="0045062C" w:rsidRPr="0028213F" w:rsidRDefault="0045062C" w:rsidP="00DA25D9">
            <w:pPr>
              <w:spacing w:line="360" w:lineRule="auto"/>
              <w:jc w:val="left"/>
              <w:rPr>
                <w:sz w:val="16"/>
                <w:szCs w:val="16"/>
              </w:rPr>
            </w:pPr>
            <w:r w:rsidRPr="0C2CC136">
              <w:rPr>
                <w:sz w:val="16"/>
                <w:szCs w:val="16"/>
              </w:rPr>
              <w:t>Eutrophic</w:t>
            </w:r>
          </w:p>
        </w:tc>
        <w:tc>
          <w:tcPr>
            <w:tcW w:w="222" w:type="dxa"/>
            <w:tcPrChange w:id="426" w:author="Raven, Olivier (Student)" w:date="2026-06-09T11:31:00Z" w16du:dateUtc="2026-06-08T23:31:00Z">
              <w:tcPr>
                <w:tcW w:w="222" w:type="dxa"/>
              </w:tcPr>
            </w:tcPrChange>
          </w:tcPr>
          <w:p w14:paraId="3A225ECA" w14:textId="0F646D33" w:rsidR="0045062C" w:rsidRPr="0C2CC136" w:rsidRDefault="00B973EA" w:rsidP="00DA25D9">
            <w:pPr>
              <w:spacing w:line="360" w:lineRule="auto"/>
              <w:jc w:val="left"/>
              <w:rPr>
                <w:sz w:val="16"/>
                <w:szCs w:val="16"/>
              </w:rPr>
            </w:pPr>
            <w:ins w:id="427" w:author="Raven, Olivier (Student)" w:date="2026-06-09T11:33:00Z">
              <w:r w:rsidRPr="00B973EA">
                <w:rPr>
                  <w:sz w:val="16"/>
                  <w:szCs w:val="16"/>
                </w:rPr>
                <w:t>3.3</w:t>
              </w:r>
            </w:ins>
          </w:p>
        </w:tc>
        <w:tc>
          <w:tcPr>
            <w:tcW w:w="222" w:type="dxa"/>
            <w:tcPrChange w:id="428" w:author="Raven, Olivier (Student)" w:date="2026-06-09T11:31:00Z" w16du:dateUtc="2026-06-08T23:31:00Z">
              <w:tcPr>
                <w:tcW w:w="222" w:type="dxa"/>
              </w:tcPr>
            </w:tcPrChange>
          </w:tcPr>
          <w:p w14:paraId="6B7D232B" w14:textId="3AA78372" w:rsidR="0045062C" w:rsidRPr="0C2CC136" w:rsidRDefault="00B973EA" w:rsidP="00DA25D9">
            <w:pPr>
              <w:spacing w:line="360" w:lineRule="auto"/>
              <w:jc w:val="left"/>
              <w:rPr>
                <w:sz w:val="16"/>
                <w:szCs w:val="16"/>
              </w:rPr>
            </w:pPr>
            <w:ins w:id="429" w:author="Raven, Olivier (Student)" w:date="2026-06-09T11:33:00Z" w16du:dateUtc="2026-06-08T23:33:00Z">
              <w:r w:rsidRPr="00B973EA">
                <w:rPr>
                  <w:sz w:val="16"/>
                  <w:szCs w:val="16"/>
                </w:rPr>
                <w:t>91.2</w:t>
              </w:r>
            </w:ins>
          </w:p>
        </w:tc>
        <w:tc>
          <w:tcPr>
            <w:tcW w:w="222" w:type="dxa"/>
            <w:tcPrChange w:id="430" w:author="Raven, Olivier (Student)" w:date="2026-06-09T11:31:00Z" w16du:dateUtc="2026-06-08T23:31:00Z">
              <w:tcPr>
                <w:tcW w:w="222" w:type="dxa"/>
              </w:tcPr>
            </w:tcPrChange>
          </w:tcPr>
          <w:p w14:paraId="6C067120" w14:textId="7A2C9388" w:rsidR="0045062C" w:rsidRPr="0C2CC136" w:rsidRDefault="00B973EA" w:rsidP="00DA25D9">
            <w:pPr>
              <w:spacing w:line="360" w:lineRule="auto"/>
              <w:jc w:val="left"/>
              <w:rPr>
                <w:sz w:val="16"/>
                <w:szCs w:val="16"/>
              </w:rPr>
            </w:pPr>
            <w:ins w:id="431" w:author="Raven, Olivier (Student)" w:date="2026-06-09T11:33:00Z" w16du:dateUtc="2026-06-08T23:33:00Z">
              <w:r w:rsidRPr="00B973EA">
                <w:rPr>
                  <w:sz w:val="16"/>
                  <w:szCs w:val="16"/>
                </w:rPr>
                <w:t>1.7</w:t>
              </w:r>
            </w:ins>
          </w:p>
        </w:tc>
        <w:tc>
          <w:tcPr>
            <w:tcW w:w="222" w:type="dxa"/>
            <w:tcPrChange w:id="432" w:author="Raven, Olivier (Student)" w:date="2026-06-09T11:31:00Z" w16du:dateUtc="2026-06-08T23:31:00Z">
              <w:tcPr>
                <w:tcW w:w="236" w:type="dxa"/>
              </w:tcPr>
            </w:tcPrChange>
          </w:tcPr>
          <w:p w14:paraId="67EC3E92" w14:textId="06FFA054" w:rsidR="0045062C" w:rsidRPr="0C2CC136" w:rsidRDefault="00B973EA" w:rsidP="00DA25D9">
            <w:pPr>
              <w:spacing w:line="360" w:lineRule="auto"/>
              <w:jc w:val="left"/>
              <w:rPr>
                <w:sz w:val="16"/>
                <w:szCs w:val="16"/>
              </w:rPr>
            </w:pPr>
            <w:ins w:id="433" w:author="Raven, Olivier (Student)" w:date="2026-06-09T11:33:00Z" w16du:dateUtc="2026-06-08T23:33:00Z">
              <w:r w:rsidRPr="00B973EA">
                <w:rPr>
                  <w:sz w:val="16"/>
                  <w:szCs w:val="16"/>
                </w:rPr>
                <w:t>3.8</w:t>
              </w:r>
            </w:ins>
          </w:p>
        </w:tc>
      </w:tr>
      <w:tr w:rsidR="0045062C" w:rsidRPr="00232A56" w14:paraId="284F0FB7" w14:textId="780C5701" w:rsidTr="0045062C">
        <w:trPr>
          <w:trHeight w:val="58"/>
          <w:trPrChange w:id="434" w:author="Raven, Olivier (Student)" w:date="2026-06-09T11:31:00Z" w16du:dateUtc="2026-06-08T23:31:00Z">
            <w:trPr>
              <w:trHeight w:val="58"/>
            </w:trPr>
          </w:trPrChange>
        </w:trPr>
        <w:tc>
          <w:tcPr>
            <w:tcW w:w="745" w:type="dxa"/>
            <w:hideMark/>
            <w:tcPrChange w:id="435" w:author="Raven, Olivier (Student)" w:date="2026-06-09T11:31:00Z" w16du:dateUtc="2026-06-08T23:31:00Z">
              <w:tcPr>
                <w:tcW w:w="765" w:type="dxa"/>
                <w:gridSpan w:val="2"/>
                <w:hideMark/>
              </w:tcPr>
            </w:tcPrChange>
          </w:tcPr>
          <w:p w14:paraId="40E42DCF" w14:textId="77777777" w:rsidR="0045062C" w:rsidRPr="0028213F" w:rsidRDefault="0045062C" w:rsidP="00DA25D9">
            <w:pPr>
              <w:spacing w:line="360" w:lineRule="auto"/>
              <w:jc w:val="left"/>
              <w:rPr>
                <w:b/>
                <w:bCs/>
                <w:sz w:val="16"/>
                <w:szCs w:val="16"/>
              </w:rPr>
            </w:pPr>
            <w:r w:rsidRPr="0C2CC136">
              <w:rPr>
                <w:b/>
                <w:bCs/>
                <w:sz w:val="16"/>
                <w:szCs w:val="16"/>
              </w:rPr>
              <w:t>Rotomā</w:t>
            </w:r>
          </w:p>
        </w:tc>
        <w:tc>
          <w:tcPr>
            <w:tcW w:w="940" w:type="dxa"/>
            <w:hideMark/>
            <w:tcPrChange w:id="436" w:author="Raven, Olivier (Student)" w:date="2026-06-09T11:31:00Z" w16du:dateUtc="2026-06-08T23:31:00Z">
              <w:tcPr>
                <w:tcW w:w="967" w:type="dxa"/>
                <w:gridSpan w:val="2"/>
                <w:hideMark/>
              </w:tcPr>
            </w:tcPrChange>
          </w:tcPr>
          <w:p w14:paraId="0CBE3C16" w14:textId="77777777" w:rsidR="0045062C" w:rsidRPr="0028213F" w:rsidRDefault="0045062C" w:rsidP="00DA25D9">
            <w:pPr>
              <w:spacing w:line="360" w:lineRule="auto"/>
              <w:jc w:val="left"/>
              <w:rPr>
                <w:sz w:val="16"/>
                <w:szCs w:val="16"/>
              </w:rPr>
            </w:pPr>
            <w:r w:rsidRPr="0C2CC136">
              <w:rPr>
                <w:sz w:val="16"/>
                <w:szCs w:val="16"/>
              </w:rPr>
              <w:t>6/11/2024 (12)</w:t>
            </w:r>
          </w:p>
        </w:tc>
        <w:tc>
          <w:tcPr>
            <w:tcW w:w="678" w:type="dxa"/>
            <w:hideMark/>
            <w:tcPrChange w:id="437" w:author="Raven, Olivier (Student)" w:date="2026-06-09T11:31:00Z" w16du:dateUtc="2026-06-08T23:31:00Z">
              <w:tcPr>
                <w:tcW w:w="695" w:type="dxa"/>
                <w:gridSpan w:val="2"/>
                <w:hideMark/>
              </w:tcPr>
            </w:tcPrChange>
          </w:tcPr>
          <w:p w14:paraId="7913E251" w14:textId="77777777" w:rsidR="0045062C" w:rsidRPr="0028213F" w:rsidRDefault="0045062C" w:rsidP="00DA25D9">
            <w:pPr>
              <w:spacing w:line="360" w:lineRule="auto"/>
              <w:jc w:val="left"/>
              <w:rPr>
                <w:sz w:val="16"/>
                <w:szCs w:val="16"/>
              </w:rPr>
            </w:pPr>
            <w:r w:rsidRPr="0C2CC136">
              <w:rPr>
                <w:sz w:val="16"/>
                <w:szCs w:val="16"/>
              </w:rPr>
              <w:t>11</w:t>
            </w:r>
          </w:p>
        </w:tc>
        <w:tc>
          <w:tcPr>
            <w:tcW w:w="834" w:type="dxa"/>
            <w:hideMark/>
            <w:tcPrChange w:id="438" w:author="Raven, Olivier (Student)" w:date="2026-06-09T11:31:00Z" w16du:dateUtc="2026-06-08T23:31:00Z">
              <w:tcPr>
                <w:tcW w:w="857" w:type="dxa"/>
                <w:gridSpan w:val="2"/>
                <w:hideMark/>
              </w:tcPr>
            </w:tcPrChange>
          </w:tcPr>
          <w:p w14:paraId="0ADE44D3" w14:textId="77777777" w:rsidR="0045062C" w:rsidRPr="0028213F" w:rsidRDefault="0045062C" w:rsidP="00DA25D9">
            <w:pPr>
              <w:spacing w:line="360" w:lineRule="auto"/>
              <w:jc w:val="left"/>
              <w:rPr>
                <w:sz w:val="16"/>
                <w:szCs w:val="16"/>
              </w:rPr>
            </w:pPr>
            <w:r w:rsidRPr="0C2CC136">
              <w:rPr>
                <w:sz w:val="16"/>
                <w:szCs w:val="16"/>
              </w:rPr>
              <w:t>24</w:t>
            </w:r>
          </w:p>
        </w:tc>
        <w:tc>
          <w:tcPr>
            <w:tcW w:w="889" w:type="dxa"/>
            <w:hideMark/>
            <w:tcPrChange w:id="439" w:author="Raven, Olivier (Student)" w:date="2026-06-09T11:31:00Z" w16du:dateUtc="2026-06-08T23:31:00Z">
              <w:tcPr>
                <w:tcW w:w="914" w:type="dxa"/>
                <w:gridSpan w:val="3"/>
                <w:hideMark/>
              </w:tcPr>
            </w:tcPrChange>
          </w:tcPr>
          <w:p w14:paraId="0C030ED3" w14:textId="77777777" w:rsidR="0045062C" w:rsidRPr="0028213F" w:rsidRDefault="0045062C" w:rsidP="00DA25D9">
            <w:pPr>
              <w:spacing w:line="360" w:lineRule="auto"/>
              <w:jc w:val="left"/>
              <w:rPr>
                <w:sz w:val="16"/>
                <w:szCs w:val="16"/>
              </w:rPr>
            </w:pPr>
            <w:r w:rsidRPr="0C2CC136">
              <w:rPr>
                <w:sz w:val="16"/>
                <w:szCs w:val="16"/>
              </w:rPr>
              <w:t>27.8</w:t>
            </w:r>
          </w:p>
        </w:tc>
        <w:tc>
          <w:tcPr>
            <w:tcW w:w="584" w:type="dxa"/>
            <w:hideMark/>
            <w:tcPrChange w:id="440" w:author="Raven, Olivier (Student)" w:date="2026-06-09T11:31:00Z" w16du:dateUtc="2026-06-08T23:31:00Z">
              <w:tcPr>
                <w:tcW w:w="598" w:type="dxa"/>
                <w:gridSpan w:val="2"/>
                <w:hideMark/>
              </w:tcPr>
            </w:tcPrChange>
          </w:tcPr>
          <w:p w14:paraId="6C5C62A8" w14:textId="77777777" w:rsidR="0045062C" w:rsidRPr="0028213F" w:rsidRDefault="0045062C" w:rsidP="00DA25D9">
            <w:pPr>
              <w:spacing w:line="360" w:lineRule="auto"/>
              <w:jc w:val="left"/>
              <w:rPr>
                <w:sz w:val="16"/>
                <w:szCs w:val="16"/>
              </w:rPr>
            </w:pPr>
            <w:r w:rsidRPr="0C2CC136">
              <w:rPr>
                <w:sz w:val="16"/>
                <w:szCs w:val="16"/>
              </w:rPr>
              <w:t>36.9</w:t>
            </w:r>
          </w:p>
        </w:tc>
        <w:tc>
          <w:tcPr>
            <w:tcW w:w="850" w:type="dxa"/>
            <w:hideMark/>
            <w:tcPrChange w:id="441" w:author="Raven, Olivier (Student)" w:date="2026-06-09T11:31:00Z" w16du:dateUtc="2026-06-08T23:31:00Z">
              <w:tcPr>
                <w:tcW w:w="873" w:type="dxa"/>
                <w:gridSpan w:val="2"/>
                <w:hideMark/>
              </w:tcPr>
            </w:tcPrChange>
          </w:tcPr>
          <w:p w14:paraId="2F41B51A" w14:textId="77777777" w:rsidR="0045062C" w:rsidRPr="0028213F" w:rsidRDefault="0045062C" w:rsidP="00DA25D9">
            <w:pPr>
              <w:spacing w:line="360" w:lineRule="auto"/>
              <w:jc w:val="left"/>
              <w:rPr>
                <w:sz w:val="16"/>
                <w:szCs w:val="16"/>
              </w:rPr>
            </w:pPr>
            <w:r w:rsidRPr="0C2CC136">
              <w:rPr>
                <w:sz w:val="16"/>
                <w:szCs w:val="16"/>
              </w:rPr>
              <w:t>83</w:t>
            </w:r>
          </w:p>
        </w:tc>
        <w:tc>
          <w:tcPr>
            <w:tcW w:w="791" w:type="dxa"/>
            <w:hideMark/>
            <w:tcPrChange w:id="442" w:author="Raven, Olivier (Student)" w:date="2026-06-09T11:31:00Z" w16du:dateUtc="2026-06-08T23:31:00Z">
              <w:tcPr>
                <w:tcW w:w="812" w:type="dxa"/>
                <w:gridSpan w:val="2"/>
                <w:hideMark/>
              </w:tcPr>
            </w:tcPrChange>
          </w:tcPr>
          <w:p w14:paraId="06CD79D8" w14:textId="77777777" w:rsidR="0045062C" w:rsidRPr="0028213F" w:rsidRDefault="0045062C" w:rsidP="00DA25D9">
            <w:pPr>
              <w:spacing w:line="360" w:lineRule="auto"/>
              <w:jc w:val="left"/>
              <w:rPr>
                <w:sz w:val="16"/>
                <w:szCs w:val="16"/>
              </w:rPr>
            </w:pPr>
            <w:r w:rsidRPr="0C2CC136">
              <w:rPr>
                <w:sz w:val="16"/>
                <w:szCs w:val="16"/>
              </w:rPr>
              <w:t>316</w:t>
            </w:r>
          </w:p>
        </w:tc>
        <w:tc>
          <w:tcPr>
            <w:tcW w:w="836" w:type="dxa"/>
            <w:hideMark/>
            <w:tcPrChange w:id="443" w:author="Raven, Olivier (Student)" w:date="2026-06-09T11:31:00Z" w16du:dateUtc="2026-06-08T23:31:00Z">
              <w:tcPr>
                <w:tcW w:w="859" w:type="dxa"/>
                <w:gridSpan w:val="3"/>
                <w:hideMark/>
              </w:tcPr>
            </w:tcPrChange>
          </w:tcPr>
          <w:p w14:paraId="13C80D51"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Change w:id="444" w:author="Raven, Olivier (Student)" w:date="2026-06-09T11:31:00Z" w16du:dateUtc="2026-06-08T23:31:00Z">
              <w:tcPr>
                <w:tcW w:w="1020" w:type="dxa"/>
                <w:gridSpan w:val="3"/>
                <w:hideMark/>
              </w:tcPr>
            </w:tcPrChange>
          </w:tcPr>
          <w:p w14:paraId="10F1D397" w14:textId="77777777" w:rsidR="0045062C" w:rsidRPr="0028213F" w:rsidRDefault="0045062C" w:rsidP="00DA25D9">
            <w:pPr>
              <w:spacing w:line="360" w:lineRule="auto"/>
              <w:jc w:val="left"/>
              <w:rPr>
                <w:sz w:val="16"/>
                <w:szCs w:val="16"/>
              </w:rPr>
            </w:pPr>
            <w:r w:rsidRPr="0C2CC136">
              <w:rPr>
                <w:sz w:val="16"/>
                <w:szCs w:val="16"/>
              </w:rPr>
              <w:t>Oligotrophic</w:t>
            </w:r>
          </w:p>
        </w:tc>
        <w:tc>
          <w:tcPr>
            <w:tcW w:w="222" w:type="dxa"/>
            <w:tcPrChange w:id="445" w:author="Raven, Olivier (Student)" w:date="2026-06-09T11:31:00Z" w16du:dateUtc="2026-06-08T23:31:00Z">
              <w:tcPr>
                <w:tcW w:w="222" w:type="dxa"/>
              </w:tcPr>
            </w:tcPrChange>
          </w:tcPr>
          <w:p w14:paraId="419B29DC" w14:textId="3E358C17" w:rsidR="0045062C" w:rsidRPr="0C2CC136" w:rsidRDefault="00B973EA" w:rsidP="00DA25D9">
            <w:pPr>
              <w:spacing w:line="360" w:lineRule="auto"/>
              <w:jc w:val="left"/>
              <w:rPr>
                <w:sz w:val="16"/>
                <w:szCs w:val="16"/>
              </w:rPr>
            </w:pPr>
            <w:ins w:id="446" w:author="Raven, Olivier (Student)" w:date="2026-06-09T11:33:00Z">
              <w:r w:rsidRPr="00B973EA">
                <w:rPr>
                  <w:sz w:val="16"/>
                  <w:szCs w:val="16"/>
                </w:rPr>
                <w:t>0</w:t>
              </w:r>
            </w:ins>
          </w:p>
        </w:tc>
        <w:tc>
          <w:tcPr>
            <w:tcW w:w="222" w:type="dxa"/>
            <w:tcPrChange w:id="447" w:author="Raven, Olivier (Student)" w:date="2026-06-09T11:31:00Z" w16du:dateUtc="2026-06-08T23:31:00Z">
              <w:tcPr>
                <w:tcW w:w="222" w:type="dxa"/>
              </w:tcPr>
            </w:tcPrChange>
          </w:tcPr>
          <w:p w14:paraId="0C897373" w14:textId="3498F466" w:rsidR="0045062C" w:rsidRPr="0C2CC136" w:rsidRDefault="00B973EA" w:rsidP="00DA25D9">
            <w:pPr>
              <w:spacing w:line="360" w:lineRule="auto"/>
              <w:jc w:val="left"/>
              <w:rPr>
                <w:sz w:val="16"/>
                <w:szCs w:val="16"/>
              </w:rPr>
            </w:pPr>
            <w:ins w:id="448" w:author="Raven, Olivier (Student)" w:date="2026-06-09T11:33:00Z" w16du:dateUtc="2026-06-08T23:33:00Z">
              <w:r w:rsidRPr="00B973EA">
                <w:rPr>
                  <w:sz w:val="16"/>
                  <w:szCs w:val="16"/>
                </w:rPr>
                <w:t>62</w:t>
              </w:r>
            </w:ins>
          </w:p>
        </w:tc>
        <w:tc>
          <w:tcPr>
            <w:tcW w:w="222" w:type="dxa"/>
            <w:tcPrChange w:id="449" w:author="Raven, Olivier (Student)" w:date="2026-06-09T11:31:00Z" w16du:dateUtc="2026-06-08T23:31:00Z">
              <w:tcPr>
                <w:tcW w:w="222" w:type="dxa"/>
              </w:tcPr>
            </w:tcPrChange>
          </w:tcPr>
          <w:p w14:paraId="4EE5D909" w14:textId="7859C846" w:rsidR="0045062C" w:rsidRPr="0C2CC136" w:rsidRDefault="00B973EA" w:rsidP="00DA25D9">
            <w:pPr>
              <w:spacing w:line="360" w:lineRule="auto"/>
              <w:jc w:val="left"/>
              <w:rPr>
                <w:sz w:val="16"/>
                <w:szCs w:val="16"/>
              </w:rPr>
            </w:pPr>
            <w:ins w:id="450" w:author="Raven, Olivier (Student)" w:date="2026-06-09T11:33:00Z" w16du:dateUtc="2026-06-08T23:33:00Z">
              <w:r w:rsidRPr="00B973EA">
                <w:rPr>
                  <w:sz w:val="16"/>
                  <w:szCs w:val="16"/>
                </w:rPr>
                <w:t>17.7</w:t>
              </w:r>
            </w:ins>
          </w:p>
        </w:tc>
        <w:tc>
          <w:tcPr>
            <w:tcW w:w="222" w:type="dxa"/>
            <w:tcPrChange w:id="451" w:author="Raven, Olivier (Student)" w:date="2026-06-09T11:31:00Z" w16du:dateUtc="2026-06-08T23:31:00Z">
              <w:tcPr>
                <w:tcW w:w="236" w:type="dxa"/>
              </w:tcPr>
            </w:tcPrChange>
          </w:tcPr>
          <w:p w14:paraId="0C72C4CA" w14:textId="3D59FBA9" w:rsidR="0045062C" w:rsidRPr="0C2CC136" w:rsidRDefault="00B973EA" w:rsidP="00DA25D9">
            <w:pPr>
              <w:spacing w:line="360" w:lineRule="auto"/>
              <w:jc w:val="left"/>
              <w:rPr>
                <w:sz w:val="16"/>
                <w:szCs w:val="16"/>
              </w:rPr>
            </w:pPr>
            <w:ins w:id="452" w:author="Raven, Olivier (Student)" w:date="2026-06-09T11:33:00Z" w16du:dateUtc="2026-06-08T23:33:00Z">
              <w:r w:rsidRPr="00B973EA">
                <w:rPr>
                  <w:sz w:val="16"/>
                  <w:szCs w:val="16"/>
                </w:rPr>
                <w:t>20.4</w:t>
              </w:r>
            </w:ins>
          </w:p>
        </w:tc>
      </w:tr>
      <w:tr w:rsidR="0045062C" w:rsidRPr="00232A56" w14:paraId="29BC7476" w14:textId="7C8597EE" w:rsidTr="0045062C">
        <w:trPr>
          <w:trHeight w:val="58"/>
          <w:trPrChange w:id="453" w:author="Raven, Olivier (Student)" w:date="2026-06-09T11:31:00Z" w16du:dateUtc="2026-06-08T23:31:00Z">
            <w:trPr>
              <w:trHeight w:val="58"/>
            </w:trPr>
          </w:trPrChange>
        </w:trPr>
        <w:tc>
          <w:tcPr>
            <w:tcW w:w="745" w:type="dxa"/>
            <w:hideMark/>
            <w:tcPrChange w:id="454" w:author="Raven, Olivier (Student)" w:date="2026-06-09T11:31:00Z" w16du:dateUtc="2026-06-08T23:31:00Z">
              <w:tcPr>
                <w:tcW w:w="765" w:type="dxa"/>
                <w:gridSpan w:val="2"/>
                <w:hideMark/>
              </w:tcPr>
            </w:tcPrChange>
          </w:tcPr>
          <w:p w14:paraId="7C1A9A5F" w14:textId="77777777" w:rsidR="0045062C" w:rsidRPr="0028213F" w:rsidRDefault="0045062C" w:rsidP="00DA25D9">
            <w:pPr>
              <w:spacing w:line="360" w:lineRule="auto"/>
              <w:jc w:val="left"/>
              <w:rPr>
                <w:b/>
                <w:bCs/>
                <w:sz w:val="16"/>
                <w:szCs w:val="16"/>
              </w:rPr>
            </w:pPr>
            <w:r w:rsidRPr="0C2CC136">
              <w:rPr>
                <w:b/>
                <w:bCs/>
                <w:sz w:val="16"/>
                <w:szCs w:val="16"/>
              </w:rPr>
              <w:t>Ōkāreka</w:t>
            </w:r>
          </w:p>
        </w:tc>
        <w:tc>
          <w:tcPr>
            <w:tcW w:w="940" w:type="dxa"/>
            <w:hideMark/>
            <w:tcPrChange w:id="455" w:author="Raven, Olivier (Student)" w:date="2026-06-09T11:31:00Z" w16du:dateUtc="2026-06-08T23:31:00Z">
              <w:tcPr>
                <w:tcW w:w="967" w:type="dxa"/>
                <w:gridSpan w:val="2"/>
                <w:hideMark/>
              </w:tcPr>
            </w:tcPrChange>
          </w:tcPr>
          <w:p w14:paraId="23A125E0" w14:textId="77777777" w:rsidR="0045062C" w:rsidRPr="0028213F" w:rsidRDefault="0045062C" w:rsidP="00DA25D9">
            <w:pPr>
              <w:spacing w:line="360" w:lineRule="auto"/>
              <w:jc w:val="left"/>
              <w:rPr>
                <w:sz w:val="16"/>
                <w:szCs w:val="16"/>
              </w:rPr>
            </w:pPr>
            <w:r w:rsidRPr="0C2CC136">
              <w:rPr>
                <w:sz w:val="16"/>
                <w:szCs w:val="16"/>
              </w:rPr>
              <w:t>31/10/2024 (10) 22/01/2025 (2)</w:t>
            </w:r>
          </w:p>
        </w:tc>
        <w:tc>
          <w:tcPr>
            <w:tcW w:w="678" w:type="dxa"/>
            <w:hideMark/>
            <w:tcPrChange w:id="456" w:author="Raven, Olivier (Student)" w:date="2026-06-09T11:31:00Z" w16du:dateUtc="2026-06-08T23:31:00Z">
              <w:tcPr>
                <w:tcW w:w="695" w:type="dxa"/>
                <w:gridSpan w:val="2"/>
                <w:hideMark/>
              </w:tcPr>
            </w:tcPrChange>
          </w:tcPr>
          <w:p w14:paraId="7836C37C" w14:textId="77777777" w:rsidR="0045062C" w:rsidRPr="0028213F" w:rsidRDefault="0045062C" w:rsidP="00DA25D9">
            <w:pPr>
              <w:spacing w:line="360" w:lineRule="auto"/>
              <w:jc w:val="left"/>
              <w:rPr>
                <w:sz w:val="16"/>
                <w:szCs w:val="16"/>
              </w:rPr>
            </w:pPr>
            <w:r w:rsidRPr="0C2CC136">
              <w:rPr>
                <w:sz w:val="16"/>
                <w:szCs w:val="16"/>
              </w:rPr>
              <w:t>3</w:t>
            </w:r>
          </w:p>
        </w:tc>
        <w:tc>
          <w:tcPr>
            <w:tcW w:w="834" w:type="dxa"/>
            <w:hideMark/>
            <w:tcPrChange w:id="457" w:author="Raven, Olivier (Student)" w:date="2026-06-09T11:31:00Z" w16du:dateUtc="2026-06-08T23:31:00Z">
              <w:tcPr>
                <w:tcW w:w="857" w:type="dxa"/>
                <w:gridSpan w:val="2"/>
                <w:hideMark/>
              </w:tcPr>
            </w:tcPrChange>
          </w:tcPr>
          <w:p w14:paraId="67F66654" w14:textId="77777777" w:rsidR="0045062C" w:rsidRPr="0028213F" w:rsidRDefault="0045062C" w:rsidP="00DA25D9">
            <w:pPr>
              <w:spacing w:line="360" w:lineRule="auto"/>
              <w:jc w:val="left"/>
              <w:rPr>
                <w:sz w:val="16"/>
                <w:szCs w:val="16"/>
              </w:rPr>
            </w:pPr>
            <w:r w:rsidRPr="0C2CC136">
              <w:rPr>
                <w:sz w:val="16"/>
                <w:szCs w:val="16"/>
              </w:rPr>
              <w:t>11</w:t>
            </w:r>
          </w:p>
        </w:tc>
        <w:tc>
          <w:tcPr>
            <w:tcW w:w="889" w:type="dxa"/>
            <w:hideMark/>
            <w:tcPrChange w:id="458" w:author="Raven, Olivier (Student)" w:date="2026-06-09T11:31:00Z" w16du:dateUtc="2026-06-08T23:31:00Z">
              <w:tcPr>
                <w:tcW w:w="914" w:type="dxa"/>
                <w:gridSpan w:val="3"/>
                <w:hideMark/>
              </w:tcPr>
            </w:tcPrChange>
          </w:tcPr>
          <w:p w14:paraId="72C08F23" w14:textId="77777777" w:rsidR="0045062C" w:rsidRPr="0028213F" w:rsidRDefault="0045062C" w:rsidP="00DA25D9">
            <w:pPr>
              <w:spacing w:line="360" w:lineRule="auto"/>
              <w:jc w:val="left"/>
              <w:rPr>
                <w:sz w:val="16"/>
                <w:szCs w:val="16"/>
              </w:rPr>
            </w:pPr>
            <w:r w:rsidRPr="0C2CC136">
              <w:rPr>
                <w:sz w:val="16"/>
                <w:szCs w:val="16"/>
              </w:rPr>
              <w:t>19.6</w:t>
            </w:r>
          </w:p>
        </w:tc>
        <w:tc>
          <w:tcPr>
            <w:tcW w:w="584" w:type="dxa"/>
            <w:hideMark/>
            <w:tcPrChange w:id="459" w:author="Raven, Olivier (Student)" w:date="2026-06-09T11:31:00Z" w16du:dateUtc="2026-06-08T23:31:00Z">
              <w:tcPr>
                <w:tcW w:w="598" w:type="dxa"/>
                <w:gridSpan w:val="2"/>
                <w:hideMark/>
              </w:tcPr>
            </w:tcPrChange>
          </w:tcPr>
          <w:p w14:paraId="60401DC3" w14:textId="77777777" w:rsidR="0045062C" w:rsidRPr="0028213F" w:rsidRDefault="0045062C" w:rsidP="00DA25D9">
            <w:pPr>
              <w:spacing w:line="360" w:lineRule="auto"/>
              <w:jc w:val="left"/>
              <w:rPr>
                <w:sz w:val="16"/>
                <w:szCs w:val="16"/>
              </w:rPr>
            </w:pPr>
            <w:r w:rsidRPr="0C2CC136">
              <w:rPr>
                <w:sz w:val="16"/>
                <w:szCs w:val="16"/>
              </w:rPr>
              <w:t>20</w:t>
            </w:r>
          </w:p>
        </w:tc>
        <w:tc>
          <w:tcPr>
            <w:tcW w:w="850" w:type="dxa"/>
            <w:hideMark/>
            <w:tcPrChange w:id="460" w:author="Raven, Olivier (Student)" w:date="2026-06-09T11:31:00Z" w16du:dateUtc="2026-06-08T23:31:00Z">
              <w:tcPr>
                <w:tcW w:w="873" w:type="dxa"/>
                <w:gridSpan w:val="2"/>
                <w:hideMark/>
              </w:tcPr>
            </w:tcPrChange>
          </w:tcPr>
          <w:p w14:paraId="16C298FC" w14:textId="77777777" w:rsidR="0045062C" w:rsidRPr="0028213F" w:rsidRDefault="0045062C" w:rsidP="00DA25D9">
            <w:pPr>
              <w:spacing w:line="360" w:lineRule="auto"/>
              <w:jc w:val="left"/>
              <w:rPr>
                <w:sz w:val="16"/>
                <w:szCs w:val="16"/>
              </w:rPr>
            </w:pPr>
            <w:r w:rsidRPr="0C2CC136">
              <w:rPr>
                <w:sz w:val="16"/>
                <w:szCs w:val="16"/>
              </w:rPr>
              <w:t>33.5</w:t>
            </w:r>
          </w:p>
        </w:tc>
        <w:tc>
          <w:tcPr>
            <w:tcW w:w="791" w:type="dxa"/>
            <w:hideMark/>
            <w:tcPrChange w:id="461" w:author="Raven, Olivier (Student)" w:date="2026-06-09T11:31:00Z" w16du:dateUtc="2026-06-08T23:31:00Z">
              <w:tcPr>
                <w:tcW w:w="812" w:type="dxa"/>
                <w:gridSpan w:val="2"/>
                <w:hideMark/>
              </w:tcPr>
            </w:tcPrChange>
          </w:tcPr>
          <w:p w14:paraId="4273B88A" w14:textId="77777777" w:rsidR="0045062C" w:rsidRPr="0028213F" w:rsidRDefault="0045062C" w:rsidP="00DA25D9">
            <w:pPr>
              <w:spacing w:line="360" w:lineRule="auto"/>
              <w:jc w:val="left"/>
              <w:rPr>
                <w:sz w:val="16"/>
                <w:szCs w:val="16"/>
              </w:rPr>
            </w:pPr>
            <w:r w:rsidRPr="0C2CC136">
              <w:rPr>
                <w:sz w:val="16"/>
                <w:szCs w:val="16"/>
              </w:rPr>
              <w:t>355</w:t>
            </w:r>
          </w:p>
        </w:tc>
        <w:tc>
          <w:tcPr>
            <w:tcW w:w="836" w:type="dxa"/>
            <w:hideMark/>
            <w:tcPrChange w:id="462" w:author="Raven, Olivier (Student)" w:date="2026-06-09T11:31:00Z" w16du:dateUtc="2026-06-08T23:31:00Z">
              <w:tcPr>
                <w:tcW w:w="859" w:type="dxa"/>
                <w:gridSpan w:val="3"/>
                <w:hideMark/>
              </w:tcPr>
            </w:tcPrChange>
          </w:tcPr>
          <w:p w14:paraId="6C7B5A6D"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Change w:id="463" w:author="Raven, Olivier (Student)" w:date="2026-06-09T11:31:00Z" w16du:dateUtc="2026-06-08T23:31:00Z">
              <w:tcPr>
                <w:tcW w:w="1020" w:type="dxa"/>
                <w:gridSpan w:val="3"/>
                <w:hideMark/>
              </w:tcPr>
            </w:tcPrChange>
          </w:tcPr>
          <w:p w14:paraId="2FFA2078" w14:textId="77777777" w:rsidR="0045062C" w:rsidRPr="0028213F" w:rsidRDefault="0045062C" w:rsidP="00DA25D9">
            <w:pPr>
              <w:spacing w:line="360" w:lineRule="auto"/>
              <w:jc w:val="left"/>
              <w:rPr>
                <w:sz w:val="16"/>
                <w:szCs w:val="16"/>
              </w:rPr>
            </w:pPr>
            <w:r w:rsidRPr="0C2CC136">
              <w:rPr>
                <w:sz w:val="16"/>
                <w:szCs w:val="16"/>
              </w:rPr>
              <w:t>Mesotrophic</w:t>
            </w:r>
          </w:p>
        </w:tc>
        <w:tc>
          <w:tcPr>
            <w:tcW w:w="222" w:type="dxa"/>
            <w:tcPrChange w:id="464" w:author="Raven, Olivier (Student)" w:date="2026-06-09T11:31:00Z" w16du:dateUtc="2026-06-08T23:31:00Z">
              <w:tcPr>
                <w:tcW w:w="222" w:type="dxa"/>
              </w:tcPr>
            </w:tcPrChange>
          </w:tcPr>
          <w:p w14:paraId="4B627C7D" w14:textId="7B94E5D5" w:rsidR="0045062C" w:rsidRPr="0C2CC136" w:rsidRDefault="00833279" w:rsidP="00DA25D9">
            <w:pPr>
              <w:spacing w:line="360" w:lineRule="auto"/>
              <w:jc w:val="left"/>
              <w:rPr>
                <w:sz w:val="16"/>
                <w:szCs w:val="16"/>
              </w:rPr>
            </w:pPr>
            <w:ins w:id="465" w:author="Raven, Olivier (Student)" w:date="2026-06-09T11:33:00Z">
              <w:r w:rsidRPr="00833279">
                <w:rPr>
                  <w:sz w:val="16"/>
                  <w:szCs w:val="16"/>
                </w:rPr>
                <w:t>8.9</w:t>
              </w:r>
            </w:ins>
          </w:p>
        </w:tc>
        <w:tc>
          <w:tcPr>
            <w:tcW w:w="222" w:type="dxa"/>
            <w:tcPrChange w:id="466" w:author="Raven, Olivier (Student)" w:date="2026-06-09T11:31:00Z" w16du:dateUtc="2026-06-08T23:31:00Z">
              <w:tcPr>
                <w:tcW w:w="222" w:type="dxa"/>
              </w:tcPr>
            </w:tcPrChange>
          </w:tcPr>
          <w:p w14:paraId="1A0A0D40" w14:textId="530F2FA4" w:rsidR="0045062C" w:rsidRPr="0C2CC136" w:rsidRDefault="00833279" w:rsidP="00DA25D9">
            <w:pPr>
              <w:spacing w:line="360" w:lineRule="auto"/>
              <w:jc w:val="left"/>
              <w:rPr>
                <w:sz w:val="16"/>
                <w:szCs w:val="16"/>
              </w:rPr>
            </w:pPr>
            <w:ins w:id="467" w:author="Raven, Olivier (Student)" w:date="2026-06-09T11:34:00Z" w16du:dateUtc="2026-06-08T23:34:00Z">
              <w:r w:rsidRPr="00833279">
                <w:rPr>
                  <w:sz w:val="16"/>
                  <w:szCs w:val="16"/>
                </w:rPr>
                <w:t>45.1</w:t>
              </w:r>
            </w:ins>
          </w:p>
        </w:tc>
        <w:tc>
          <w:tcPr>
            <w:tcW w:w="222" w:type="dxa"/>
            <w:tcPrChange w:id="468" w:author="Raven, Olivier (Student)" w:date="2026-06-09T11:31:00Z" w16du:dateUtc="2026-06-08T23:31:00Z">
              <w:tcPr>
                <w:tcW w:w="222" w:type="dxa"/>
              </w:tcPr>
            </w:tcPrChange>
          </w:tcPr>
          <w:p w14:paraId="4A50C9D8" w14:textId="61CE7C8D" w:rsidR="0045062C" w:rsidRPr="0C2CC136" w:rsidRDefault="00833279" w:rsidP="00DA25D9">
            <w:pPr>
              <w:spacing w:line="360" w:lineRule="auto"/>
              <w:jc w:val="left"/>
              <w:rPr>
                <w:sz w:val="16"/>
                <w:szCs w:val="16"/>
              </w:rPr>
            </w:pPr>
            <w:ins w:id="469" w:author="Raven, Olivier (Student)" w:date="2026-06-09T11:34:00Z" w16du:dateUtc="2026-06-08T23:34:00Z">
              <w:r w:rsidRPr="00833279">
                <w:rPr>
                  <w:sz w:val="16"/>
                  <w:szCs w:val="16"/>
                </w:rPr>
                <w:t>20.2</w:t>
              </w:r>
            </w:ins>
          </w:p>
        </w:tc>
        <w:tc>
          <w:tcPr>
            <w:tcW w:w="222" w:type="dxa"/>
            <w:tcPrChange w:id="470" w:author="Raven, Olivier (Student)" w:date="2026-06-09T11:31:00Z" w16du:dateUtc="2026-06-08T23:31:00Z">
              <w:tcPr>
                <w:tcW w:w="236" w:type="dxa"/>
              </w:tcPr>
            </w:tcPrChange>
          </w:tcPr>
          <w:p w14:paraId="2C227A5A" w14:textId="6437D5CD" w:rsidR="0045062C" w:rsidRPr="0C2CC136" w:rsidRDefault="00833279" w:rsidP="00DA25D9">
            <w:pPr>
              <w:spacing w:line="360" w:lineRule="auto"/>
              <w:jc w:val="left"/>
              <w:rPr>
                <w:sz w:val="16"/>
                <w:szCs w:val="16"/>
              </w:rPr>
            </w:pPr>
            <w:ins w:id="471" w:author="Raven, Olivier (Student)" w:date="2026-06-09T11:33:00Z" w16du:dateUtc="2026-06-08T23:33:00Z">
              <w:r w:rsidRPr="00833279">
                <w:rPr>
                  <w:sz w:val="16"/>
                  <w:szCs w:val="16"/>
                </w:rPr>
                <w:t>25.8</w:t>
              </w:r>
            </w:ins>
          </w:p>
        </w:tc>
      </w:tr>
    </w:tbl>
    <w:p w14:paraId="40666586" w14:textId="45ABD739" w:rsidR="009702B0" w:rsidRDefault="009702B0" w:rsidP="00DA25D9">
      <w:pPr>
        <w:jc w:val="left"/>
        <w:rPr>
          <w:i/>
          <w:iCs/>
          <w:sz w:val="18"/>
          <w:szCs w:val="18"/>
        </w:rPr>
      </w:pPr>
    </w:p>
    <w:p w14:paraId="5B848011" w14:textId="43A5AF1F" w:rsidR="00E874BD" w:rsidRPr="0008411C" w:rsidRDefault="00E874BD" w:rsidP="00DA25D9">
      <w:pPr>
        <w:pStyle w:val="Caption"/>
        <w:keepNext/>
        <w:spacing w:line="360" w:lineRule="auto"/>
        <w:jc w:val="left"/>
        <w:rPr>
          <w:color w:val="auto"/>
        </w:rPr>
      </w:pPr>
      <w:r w:rsidRPr="0008411C">
        <w:rPr>
          <w:color w:val="auto"/>
        </w:rPr>
        <w:t xml:space="preserve">Table </w:t>
      </w:r>
      <w:r w:rsidRPr="0008411C">
        <w:rPr>
          <w:color w:val="auto"/>
        </w:rPr>
        <w:fldChar w:fldCharType="begin"/>
      </w:r>
      <w:r w:rsidRPr="0008411C">
        <w:rPr>
          <w:color w:val="auto"/>
        </w:rPr>
        <w:instrText xml:space="preserve"> SEQ Table \* ARABIC </w:instrText>
      </w:r>
      <w:r w:rsidRPr="0008411C">
        <w:rPr>
          <w:color w:val="auto"/>
        </w:rPr>
        <w:fldChar w:fldCharType="separate"/>
      </w:r>
      <w:r>
        <w:rPr>
          <w:noProof/>
          <w:color w:val="auto"/>
        </w:rPr>
        <w:t>2</w:t>
      </w:r>
      <w:r w:rsidRPr="0008411C">
        <w:rPr>
          <w:color w:val="auto"/>
        </w:rPr>
        <w:fldChar w:fldCharType="end"/>
      </w:r>
      <w:r>
        <w:rPr>
          <w:color w:val="auto"/>
        </w:rPr>
        <w:t xml:space="preserve"> </w:t>
      </w:r>
      <w:r w:rsidRPr="004858AF">
        <w:rPr>
          <w:color w:val="auto"/>
        </w:rPr>
        <w:t>Overview of environmental and biotic variables measured at littoral sampling sites, including variable descriptions, units, and hypothesised relevance for kōura (</w:t>
      </w:r>
      <w:r w:rsidRPr="2AE3FE44">
        <w:rPr>
          <w:color w:val="auto"/>
        </w:rPr>
        <w:t>Paranephrops planifrons</w:t>
      </w:r>
      <w:r w:rsidRPr="004858AF">
        <w:rPr>
          <w:color w:val="auto"/>
        </w:rPr>
        <w:t>). Variables were selected a priori based on known habitat requirements, physiological constraints, and potential biotic interactions influencing kōura occurrence, abundance, and biomass in lake littoral zones.</w:t>
      </w:r>
    </w:p>
    <w:tbl>
      <w:tblPr>
        <w:tblW w:w="9510" w:type="dxa"/>
        <w:tblBorders>
          <w:insideH w:val="single" w:sz="4" w:space="0" w:color="auto"/>
        </w:tblBorders>
        <w:tblCellMar>
          <w:left w:w="0" w:type="dxa"/>
          <w:right w:w="0" w:type="dxa"/>
        </w:tblCellMar>
        <w:tblLook w:val="0420" w:firstRow="1" w:lastRow="0" w:firstColumn="0" w:lastColumn="0" w:noHBand="0" w:noVBand="1"/>
      </w:tblPr>
      <w:tblGrid>
        <w:gridCol w:w="1816"/>
        <w:gridCol w:w="2635"/>
        <w:gridCol w:w="3304"/>
        <w:gridCol w:w="1755"/>
      </w:tblGrid>
      <w:tr w:rsidR="00E874BD" w:rsidRPr="009702B0" w14:paraId="2A80097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531E92A" w14:textId="77777777" w:rsidR="00E874BD" w:rsidRPr="009702B0" w:rsidRDefault="00E874BD" w:rsidP="00DA25D9">
            <w:pPr>
              <w:jc w:val="left"/>
              <w:rPr>
                <w:sz w:val="16"/>
                <w:szCs w:val="16"/>
                <w:lang w:val="en-NZ"/>
              </w:rPr>
            </w:pPr>
            <w:r w:rsidRPr="009702B0">
              <w:rPr>
                <w:b/>
                <w:bCs/>
                <w:sz w:val="16"/>
                <w:szCs w:val="16"/>
              </w:rPr>
              <w:t>Variable</w:t>
            </w:r>
          </w:p>
        </w:tc>
        <w:tc>
          <w:tcPr>
            <w:tcW w:w="2851" w:type="dxa"/>
            <w:shd w:val="clear" w:color="auto" w:fill="FFFFFF" w:themeFill="background1"/>
            <w:tcMar>
              <w:top w:w="72" w:type="dxa"/>
              <w:left w:w="144" w:type="dxa"/>
              <w:bottom w:w="72" w:type="dxa"/>
              <w:right w:w="144" w:type="dxa"/>
            </w:tcMar>
            <w:hideMark/>
          </w:tcPr>
          <w:p w14:paraId="66CAB3B1" w14:textId="77777777" w:rsidR="00E874BD" w:rsidRPr="009702B0" w:rsidRDefault="00E874BD" w:rsidP="00DA25D9">
            <w:pPr>
              <w:jc w:val="left"/>
              <w:rPr>
                <w:sz w:val="16"/>
                <w:szCs w:val="16"/>
                <w:lang w:val="en-NZ"/>
              </w:rPr>
            </w:pPr>
            <w:r w:rsidRPr="009702B0">
              <w:rPr>
                <w:b/>
                <w:bCs/>
                <w:sz w:val="16"/>
                <w:szCs w:val="16"/>
              </w:rPr>
              <w:t>Description/ unit</w:t>
            </w:r>
          </w:p>
        </w:tc>
        <w:tc>
          <w:tcPr>
            <w:tcW w:w="3579" w:type="dxa"/>
            <w:shd w:val="clear" w:color="auto" w:fill="FFFFFF" w:themeFill="background1"/>
            <w:tcMar>
              <w:top w:w="72" w:type="dxa"/>
              <w:left w:w="144" w:type="dxa"/>
              <w:bottom w:w="72" w:type="dxa"/>
              <w:right w:w="144" w:type="dxa"/>
            </w:tcMar>
            <w:hideMark/>
          </w:tcPr>
          <w:p w14:paraId="095C796D" w14:textId="10C63E19" w:rsidR="00E874BD" w:rsidRPr="009702B0" w:rsidRDefault="00E874BD" w:rsidP="00DA25D9">
            <w:pPr>
              <w:jc w:val="left"/>
              <w:rPr>
                <w:sz w:val="16"/>
                <w:szCs w:val="16"/>
                <w:lang w:val="en-NZ"/>
              </w:rPr>
            </w:pPr>
            <w:r w:rsidRPr="009702B0">
              <w:rPr>
                <w:b/>
                <w:bCs/>
                <w:sz w:val="16"/>
                <w:szCs w:val="16"/>
              </w:rPr>
              <w:t>Hypothesi</w:t>
            </w:r>
            <w:r w:rsidR="00411795">
              <w:rPr>
                <w:b/>
                <w:bCs/>
                <w:sz w:val="16"/>
                <w:szCs w:val="16"/>
              </w:rPr>
              <w:t>s</w:t>
            </w:r>
            <w:r w:rsidRPr="009702B0">
              <w:rPr>
                <w:b/>
                <w:bCs/>
                <w:sz w:val="16"/>
                <w:szCs w:val="16"/>
              </w:rPr>
              <w:t>ed importance for kōura</w:t>
            </w:r>
          </w:p>
        </w:tc>
        <w:tc>
          <w:tcPr>
            <w:tcW w:w="1892" w:type="dxa"/>
            <w:shd w:val="clear" w:color="auto" w:fill="FFFFFF" w:themeFill="background1"/>
            <w:tcMar>
              <w:top w:w="72" w:type="dxa"/>
              <w:left w:w="144" w:type="dxa"/>
              <w:bottom w:w="72" w:type="dxa"/>
              <w:right w:w="144" w:type="dxa"/>
            </w:tcMar>
            <w:hideMark/>
          </w:tcPr>
          <w:p w14:paraId="3BAB0232" w14:textId="77777777" w:rsidR="00E874BD" w:rsidRPr="009702B0" w:rsidRDefault="00E874BD" w:rsidP="00DA25D9">
            <w:pPr>
              <w:jc w:val="left"/>
              <w:rPr>
                <w:sz w:val="16"/>
                <w:szCs w:val="16"/>
                <w:lang w:val="en-NZ"/>
              </w:rPr>
            </w:pPr>
            <w:r w:rsidRPr="009702B0">
              <w:rPr>
                <w:b/>
                <w:bCs/>
                <w:sz w:val="16"/>
                <w:szCs w:val="16"/>
              </w:rPr>
              <w:t>References</w:t>
            </w:r>
          </w:p>
        </w:tc>
      </w:tr>
      <w:tr w:rsidR="00E874BD" w:rsidRPr="009702B0" w14:paraId="0349909A"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0CF7D0C8" w14:textId="66AF65D2" w:rsidR="00E874BD" w:rsidRPr="009702B0" w:rsidRDefault="00E874BD" w:rsidP="00DA25D9">
            <w:pPr>
              <w:jc w:val="left"/>
              <w:rPr>
                <w:sz w:val="16"/>
                <w:szCs w:val="16"/>
              </w:rPr>
            </w:pPr>
            <w:r w:rsidRPr="009702B0">
              <w:rPr>
                <w:sz w:val="16"/>
                <w:szCs w:val="16"/>
              </w:rPr>
              <w:t xml:space="preserve">Lake </w:t>
            </w:r>
            <w:r w:rsidR="00160945">
              <w:rPr>
                <w:sz w:val="16"/>
                <w:szCs w:val="16"/>
              </w:rPr>
              <w:t>identity (LID)</w:t>
            </w:r>
          </w:p>
        </w:tc>
        <w:tc>
          <w:tcPr>
            <w:tcW w:w="2851" w:type="dxa"/>
            <w:shd w:val="clear" w:color="auto" w:fill="FFFFFF" w:themeFill="background1"/>
            <w:tcMar>
              <w:top w:w="72" w:type="dxa"/>
              <w:left w:w="144" w:type="dxa"/>
              <w:bottom w:w="72" w:type="dxa"/>
              <w:right w:w="144" w:type="dxa"/>
            </w:tcMar>
          </w:tcPr>
          <w:p w14:paraId="1A114520" w14:textId="725D3B4F" w:rsidR="00E874BD" w:rsidRPr="009702B0" w:rsidRDefault="00E874BD" w:rsidP="00DA25D9">
            <w:pPr>
              <w:jc w:val="left"/>
              <w:rPr>
                <w:sz w:val="16"/>
                <w:szCs w:val="16"/>
              </w:rPr>
            </w:pPr>
            <w:r w:rsidRPr="009702B0">
              <w:rPr>
                <w:sz w:val="16"/>
                <w:szCs w:val="16"/>
              </w:rPr>
              <w:t>Categorical variable identifying lake</w:t>
            </w:r>
          </w:p>
        </w:tc>
        <w:tc>
          <w:tcPr>
            <w:tcW w:w="3579" w:type="dxa"/>
            <w:shd w:val="clear" w:color="auto" w:fill="FFFFFF" w:themeFill="background1"/>
            <w:tcMar>
              <w:top w:w="72" w:type="dxa"/>
              <w:left w:w="144" w:type="dxa"/>
              <w:bottom w:w="72" w:type="dxa"/>
              <w:right w:w="144" w:type="dxa"/>
            </w:tcMar>
          </w:tcPr>
          <w:p w14:paraId="2395A682" w14:textId="28B470DD" w:rsidR="00E874BD" w:rsidRPr="009702B0" w:rsidRDefault="00E874BD" w:rsidP="00DA25D9">
            <w:pPr>
              <w:jc w:val="left"/>
              <w:rPr>
                <w:sz w:val="16"/>
                <w:szCs w:val="16"/>
              </w:rPr>
            </w:pPr>
            <w:r w:rsidRPr="009702B0">
              <w:rPr>
                <w:sz w:val="16"/>
                <w:szCs w:val="16"/>
              </w:rPr>
              <w:t xml:space="preserve">Captures unmeasured lake </w:t>
            </w:r>
            <w:r w:rsidR="2FB36D2F" w:rsidRPr="378CD055">
              <w:rPr>
                <w:sz w:val="16"/>
                <w:szCs w:val="16"/>
              </w:rPr>
              <w:t xml:space="preserve">specific </w:t>
            </w:r>
            <w:r w:rsidRPr="378CD055">
              <w:rPr>
                <w:sz w:val="16"/>
                <w:szCs w:val="16"/>
              </w:rPr>
              <w:t>differences</w:t>
            </w:r>
            <w:r w:rsidRPr="009702B0">
              <w:rPr>
                <w:sz w:val="16"/>
                <w:szCs w:val="16"/>
              </w:rPr>
              <w:t xml:space="preserve"> in water chemistry, productivity, and catchment characteristics.</w:t>
            </w:r>
          </w:p>
        </w:tc>
        <w:tc>
          <w:tcPr>
            <w:tcW w:w="1892" w:type="dxa"/>
            <w:shd w:val="clear" w:color="auto" w:fill="FFFFFF" w:themeFill="background1"/>
            <w:tcMar>
              <w:top w:w="72" w:type="dxa"/>
              <w:left w:w="144" w:type="dxa"/>
              <w:bottom w:w="72" w:type="dxa"/>
              <w:right w:w="144" w:type="dxa"/>
            </w:tcMar>
          </w:tcPr>
          <w:p w14:paraId="3F218073" w14:textId="77777777" w:rsidR="00E874BD" w:rsidRPr="009702B0" w:rsidRDefault="00E874BD" w:rsidP="00DA25D9">
            <w:pPr>
              <w:jc w:val="left"/>
              <w:rPr>
                <w:sz w:val="16"/>
                <w:szCs w:val="16"/>
              </w:rPr>
            </w:pPr>
            <w:r w:rsidRPr="009702B0">
              <w:rPr>
                <w:sz w:val="16"/>
                <w:szCs w:val="16"/>
              </w:rPr>
              <w:t>Zuur et al., (2009)</w:t>
            </w:r>
          </w:p>
        </w:tc>
      </w:tr>
      <w:tr w:rsidR="00E874BD" w:rsidRPr="009702B0" w14:paraId="0D6CF9F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83D08BC" w14:textId="77777777" w:rsidR="00E874BD" w:rsidRPr="009702B0" w:rsidRDefault="00E874BD" w:rsidP="00DA25D9">
            <w:pPr>
              <w:jc w:val="left"/>
              <w:rPr>
                <w:sz w:val="16"/>
                <w:szCs w:val="16"/>
                <w:lang w:val="en-NZ"/>
              </w:rPr>
            </w:pPr>
            <w:r w:rsidRPr="009702B0">
              <w:rPr>
                <w:sz w:val="16"/>
                <w:szCs w:val="16"/>
              </w:rPr>
              <w:t>Substrate index</w:t>
            </w:r>
          </w:p>
        </w:tc>
        <w:tc>
          <w:tcPr>
            <w:tcW w:w="2851" w:type="dxa"/>
            <w:shd w:val="clear" w:color="auto" w:fill="FFFFFF" w:themeFill="background1"/>
            <w:tcMar>
              <w:top w:w="72" w:type="dxa"/>
              <w:left w:w="144" w:type="dxa"/>
              <w:bottom w:w="72" w:type="dxa"/>
              <w:right w:w="144" w:type="dxa"/>
            </w:tcMar>
            <w:hideMark/>
          </w:tcPr>
          <w:p w14:paraId="1884F542" w14:textId="77777777" w:rsidR="00E874BD" w:rsidRPr="009702B0" w:rsidRDefault="00E874BD" w:rsidP="00DA25D9">
            <w:pPr>
              <w:jc w:val="left"/>
              <w:rPr>
                <w:sz w:val="16"/>
                <w:szCs w:val="16"/>
                <w:lang w:val="en-NZ"/>
              </w:rPr>
            </w:pPr>
            <w:r w:rsidRPr="009702B0">
              <w:rPr>
                <w:sz w:val="16"/>
                <w:szCs w:val="16"/>
              </w:rPr>
              <w:t>Index based on the percentage of cover of bedrock, boulders, cobble, gravel, sand, mud, and organic matter.</w:t>
            </w:r>
          </w:p>
        </w:tc>
        <w:tc>
          <w:tcPr>
            <w:tcW w:w="3579" w:type="dxa"/>
            <w:shd w:val="clear" w:color="auto" w:fill="FFFFFF" w:themeFill="background1"/>
            <w:tcMar>
              <w:top w:w="72" w:type="dxa"/>
              <w:left w:w="144" w:type="dxa"/>
              <w:bottom w:w="72" w:type="dxa"/>
              <w:right w:w="144" w:type="dxa"/>
            </w:tcMar>
            <w:hideMark/>
          </w:tcPr>
          <w:p w14:paraId="3FC1B11B" w14:textId="77777777" w:rsidR="00E874BD" w:rsidRPr="009702B0" w:rsidRDefault="00E874BD" w:rsidP="00DA25D9">
            <w:pPr>
              <w:jc w:val="left"/>
              <w:rPr>
                <w:sz w:val="16"/>
                <w:szCs w:val="16"/>
                <w:lang w:val="en-NZ"/>
              </w:rPr>
            </w:pPr>
            <w:r w:rsidRPr="009702B0">
              <w:rPr>
                <w:sz w:val="16"/>
                <w:szCs w:val="16"/>
              </w:rPr>
              <w:t>Important for burrowing and shelter availability. Coarser substrates are expected to increase shelter availability through a greater abundance of crevices.</w:t>
            </w:r>
          </w:p>
        </w:tc>
        <w:tc>
          <w:tcPr>
            <w:tcW w:w="1892" w:type="dxa"/>
            <w:shd w:val="clear" w:color="auto" w:fill="FFFFFF" w:themeFill="background1"/>
            <w:tcMar>
              <w:top w:w="72" w:type="dxa"/>
              <w:left w:w="144" w:type="dxa"/>
              <w:bottom w:w="72" w:type="dxa"/>
              <w:right w:w="144" w:type="dxa"/>
            </w:tcMar>
            <w:hideMark/>
          </w:tcPr>
          <w:p w14:paraId="04B42145" w14:textId="77777777" w:rsidR="00E874BD" w:rsidRPr="009702B0" w:rsidRDefault="00E874BD" w:rsidP="00DA25D9">
            <w:pPr>
              <w:jc w:val="left"/>
              <w:rPr>
                <w:sz w:val="16"/>
                <w:szCs w:val="16"/>
                <w:lang w:val="en-NZ"/>
              </w:rPr>
            </w:pPr>
            <w:r w:rsidRPr="009702B0">
              <w:rPr>
                <w:sz w:val="16"/>
                <w:szCs w:val="16"/>
              </w:rPr>
              <w:t>Usio &amp; Townsend, (2000); Kusabs et al., (2015b)</w:t>
            </w:r>
          </w:p>
        </w:tc>
      </w:tr>
      <w:tr w:rsidR="00E874BD" w:rsidRPr="009702B0" w14:paraId="1802B6A0"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28BEE894" w14:textId="77777777" w:rsidR="00E874BD" w:rsidRPr="009702B0" w:rsidRDefault="00E874BD" w:rsidP="00DA25D9">
            <w:pPr>
              <w:jc w:val="left"/>
              <w:rPr>
                <w:sz w:val="16"/>
                <w:szCs w:val="16"/>
              </w:rPr>
            </w:pPr>
            <w:r w:rsidRPr="009702B0">
              <w:rPr>
                <w:sz w:val="16"/>
                <w:szCs w:val="16"/>
              </w:rPr>
              <w:t>Slope</w:t>
            </w:r>
          </w:p>
        </w:tc>
        <w:tc>
          <w:tcPr>
            <w:tcW w:w="2851" w:type="dxa"/>
            <w:shd w:val="clear" w:color="auto" w:fill="FFFFFF" w:themeFill="background1"/>
            <w:tcMar>
              <w:top w:w="72" w:type="dxa"/>
              <w:left w:w="144" w:type="dxa"/>
              <w:bottom w:w="72" w:type="dxa"/>
              <w:right w:w="144" w:type="dxa"/>
            </w:tcMar>
          </w:tcPr>
          <w:p w14:paraId="3EED39CD" w14:textId="33144D0D" w:rsidR="00E874BD" w:rsidRPr="009702B0" w:rsidRDefault="00E46CFA" w:rsidP="00DA25D9">
            <w:pPr>
              <w:jc w:val="left"/>
              <w:rPr>
                <w:sz w:val="16"/>
                <w:szCs w:val="16"/>
              </w:rPr>
            </w:pPr>
            <w:r>
              <w:rPr>
                <w:sz w:val="16"/>
                <w:szCs w:val="16"/>
              </w:rPr>
              <w:t>Slope</w:t>
            </w:r>
            <w:r w:rsidR="00E874BD" w:rsidRPr="009702B0">
              <w:rPr>
                <w:sz w:val="16"/>
                <w:szCs w:val="16"/>
              </w:rPr>
              <w:t xml:space="preserve"> from shoreline to the 5 m depth contour.</w:t>
            </w:r>
          </w:p>
        </w:tc>
        <w:tc>
          <w:tcPr>
            <w:tcW w:w="3579" w:type="dxa"/>
            <w:shd w:val="clear" w:color="auto" w:fill="FFFFFF" w:themeFill="background1"/>
            <w:tcMar>
              <w:top w:w="72" w:type="dxa"/>
              <w:left w:w="144" w:type="dxa"/>
              <w:bottom w:w="72" w:type="dxa"/>
              <w:right w:w="144" w:type="dxa"/>
            </w:tcMar>
          </w:tcPr>
          <w:p w14:paraId="2DCF449E" w14:textId="4419E4EE" w:rsidR="00E874BD" w:rsidRPr="009702B0" w:rsidRDefault="00E874BD" w:rsidP="00DA25D9">
            <w:pPr>
              <w:jc w:val="left"/>
              <w:rPr>
                <w:sz w:val="16"/>
                <w:szCs w:val="16"/>
              </w:rPr>
            </w:pPr>
            <w:r w:rsidRPr="009702B0">
              <w:rPr>
                <w:sz w:val="16"/>
                <w:szCs w:val="16"/>
              </w:rPr>
              <w:t>Steeper slopes may facilitate access to deeper water during daylight refuging and are often associated with coarser</w:t>
            </w:r>
            <w:r w:rsidR="004359C0">
              <w:rPr>
                <w:sz w:val="16"/>
                <w:szCs w:val="16"/>
              </w:rPr>
              <w:t xml:space="preserve"> </w:t>
            </w:r>
            <w:r w:rsidRPr="009702B0">
              <w:rPr>
                <w:sz w:val="16"/>
                <w:szCs w:val="16"/>
              </w:rPr>
              <w:t>substrates.</w:t>
            </w:r>
          </w:p>
        </w:tc>
        <w:tc>
          <w:tcPr>
            <w:tcW w:w="1892" w:type="dxa"/>
            <w:shd w:val="clear" w:color="auto" w:fill="FFFFFF" w:themeFill="background1"/>
            <w:tcMar>
              <w:top w:w="72" w:type="dxa"/>
              <w:left w:w="144" w:type="dxa"/>
              <w:bottom w:w="72" w:type="dxa"/>
              <w:right w:w="144" w:type="dxa"/>
            </w:tcMar>
          </w:tcPr>
          <w:p w14:paraId="03881E65" w14:textId="77777777" w:rsidR="00E874BD" w:rsidRPr="009702B0" w:rsidRDefault="00E874BD" w:rsidP="00DA25D9">
            <w:pPr>
              <w:jc w:val="left"/>
              <w:rPr>
                <w:sz w:val="16"/>
                <w:szCs w:val="16"/>
              </w:rPr>
            </w:pPr>
            <w:r w:rsidRPr="009702B0">
              <w:rPr>
                <w:sz w:val="16"/>
                <w:szCs w:val="16"/>
              </w:rPr>
              <w:t>Devcich, (1979); Kusabs et al., (2015b)</w:t>
            </w:r>
          </w:p>
        </w:tc>
      </w:tr>
      <w:tr w:rsidR="00E874BD" w:rsidRPr="009702B0" w14:paraId="7CBE65B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B24D8DD" w14:textId="77777777" w:rsidR="00E874BD" w:rsidRPr="009702B0" w:rsidRDefault="00E874BD" w:rsidP="00DA25D9">
            <w:pPr>
              <w:jc w:val="left"/>
              <w:rPr>
                <w:sz w:val="16"/>
                <w:szCs w:val="16"/>
                <w:lang w:val="en-NZ"/>
              </w:rPr>
            </w:pPr>
            <w:r w:rsidRPr="009702B0">
              <w:rPr>
                <w:sz w:val="16"/>
                <w:szCs w:val="16"/>
              </w:rPr>
              <w:t>Riparian vegetation</w:t>
            </w:r>
          </w:p>
        </w:tc>
        <w:tc>
          <w:tcPr>
            <w:tcW w:w="2851" w:type="dxa"/>
            <w:shd w:val="clear" w:color="auto" w:fill="FFFFFF" w:themeFill="background1"/>
            <w:tcMar>
              <w:top w:w="72" w:type="dxa"/>
              <w:left w:w="144" w:type="dxa"/>
              <w:bottom w:w="72" w:type="dxa"/>
              <w:right w:w="144" w:type="dxa"/>
            </w:tcMar>
            <w:hideMark/>
          </w:tcPr>
          <w:p w14:paraId="0FA06DBB" w14:textId="2639BCBA" w:rsidR="00E874BD" w:rsidRPr="009702B0" w:rsidRDefault="00E874BD" w:rsidP="00DA25D9">
            <w:pPr>
              <w:jc w:val="left"/>
              <w:rPr>
                <w:sz w:val="16"/>
                <w:szCs w:val="16"/>
                <w:lang w:val="en-NZ"/>
              </w:rPr>
            </w:pPr>
            <w:r w:rsidRPr="46824A7A">
              <w:rPr>
                <w:sz w:val="16"/>
                <w:szCs w:val="16"/>
              </w:rPr>
              <w:t xml:space="preserve">Percentage cover of vegetation growing </w:t>
            </w:r>
            <w:r w:rsidR="46BD1F0C" w:rsidRPr="46824A7A">
              <w:rPr>
                <w:sz w:val="16"/>
                <w:szCs w:val="16"/>
              </w:rPr>
              <w:t>i</w:t>
            </w:r>
            <w:r w:rsidRPr="46824A7A">
              <w:rPr>
                <w:sz w:val="16"/>
                <w:szCs w:val="16"/>
              </w:rPr>
              <w:t>n the riparian zone.</w:t>
            </w:r>
          </w:p>
        </w:tc>
        <w:tc>
          <w:tcPr>
            <w:tcW w:w="3579" w:type="dxa"/>
            <w:shd w:val="clear" w:color="auto" w:fill="FFFFFF" w:themeFill="background1"/>
            <w:tcMar>
              <w:top w:w="72" w:type="dxa"/>
              <w:left w:w="144" w:type="dxa"/>
              <w:bottom w:w="72" w:type="dxa"/>
              <w:right w:w="144" w:type="dxa"/>
            </w:tcMar>
            <w:hideMark/>
          </w:tcPr>
          <w:p w14:paraId="189E5170" w14:textId="77777777" w:rsidR="00E874BD" w:rsidRPr="009702B0" w:rsidRDefault="00E874BD" w:rsidP="00DA25D9">
            <w:pPr>
              <w:jc w:val="left"/>
              <w:rPr>
                <w:sz w:val="16"/>
                <w:szCs w:val="16"/>
                <w:lang w:val="en-NZ"/>
              </w:rPr>
            </w:pPr>
            <w:r w:rsidRPr="009702B0">
              <w:rPr>
                <w:sz w:val="16"/>
                <w:szCs w:val="16"/>
              </w:rPr>
              <w:t>Vegetation on the shoreline contributes detrital inputs, bank stability, and shading at the water’s edge.</w:t>
            </w:r>
          </w:p>
        </w:tc>
        <w:tc>
          <w:tcPr>
            <w:tcW w:w="1892" w:type="dxa"/>
            <w:shd w:val="clear" w:color="auto" w:fill="FFFFFF" w:themeFill="background1"/>
            <w:tcMar>
              <w:top w:w="72" w:type="dxa"/>
              <w:left w:w="144" w:type="dxa"/>
              <w:bottom w:w="72" w:type="dxa"/>
              <w:right w:w="144" w:type="dxa"/>
            </w:tcMar>
            <w:hideMark/>
          </w:tcPr>
          <w:p w14:paraId="0CA6F980" w14:textId="77777777" w:rsidR="00E874BD" w:rsidRPr="009702B0" w:rsidRDefault="00E874BD" w:rsidP="00DA25D9">
            <w:pPr>
              <w:jc w:val="left"/>
              <w:rPr>
                <w:sz w:val="16"/>
                <w:szCs w:val="16"/>
                <w:lang w:val="en-NZ"/>
              </w:rPr>
            </w:pPr>
            <w:r w:rsidRPr="009702B0">
              <w:rPr>
                <w:sz w:val="16"/>
                <w:szCs w:val="16"/>
              </w:rPr>
              <w:t>Parkyn et al., (2002)</w:t>
            </w:r>
          </w:p>
        </w:tc>
      </w:tr>
      <w:tr w:rsidR="00E874BD" w:rsidRPr="009702B0" w14:paraId="73619F09"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2F51CD04" w14:textId="77777777" w:rsidR="00E874BD" w:rsidRPr="009702B0" w:rsidRDefault="00E874BD" w:rsidP="00DA25D9">
            <w:pPr>
              <w:jc w:val="left"/>
              <w:rPr>
                <w:sz w:val="16"/>
                <w:szCs w:val="16"/>
                <w:lang w:val="en-NZ"/>
              </w:rPr>
            </w:pPr>
            <w:r w:rsidRPr="009702B0">
              <w:rPr>
                <w:sz w:val="16"/>
                <w:szCs w:val="16"/>
              </w:rPr>
              <w:lastRenderedPageBreak/>
              <w:t>Overhanging trees</w:t>
            </w:r>
          </w:p>
        </w:tc>
        <w:tc>
          <w:tcPr>
            <w:tcW w:w="2851" w:type="dxa"/>
            <w:shd w:val="clear" w:color="auto" w:fill="FFFFFF" w:themeFill="background1"/>
            <w:tcMar>
              <w:top w:w="72" w:type="dxa"/>
              <w:left w:w="144" w:type="dxa"/>
              <w:bottom w:w="72" w:type="dxa"/>
              <w:right w:w="144" w:type="dxa"/>
            </w:tcMar>
            <w:hideMark/>
          </w:tcPr>
          <w:p w14:paraId="7032E5B2" w14:textId="77777777" w:rsidR="00E874BD" w:rsidRPr="009702B0" w:rsidRDefault="00E874BD" w:rsidP="00DA25D9">
            <w:pPr>
              <w:jc w:val="left"/>
              <w:rPr>
                <w:sz w:val="16"/>
                <w:szCs w:val="16"/>
                <w:lang w:val="en-NZ"/>
              </w:rPr>
            </w:pPr>
            <w:r w:rsidRPr="009702B0">
              <w:rPr>
                <w:sz w:val="16"/>
                <w:szCs w:val="16"/>
              </w:rPr>
              <w:t>Percentage cover of trees hanging over the shoreline.</w:t>
            </w:r>
          </w:p>
        </w:tc>
        <w:tc>
          <w:tcPr>
            <w:tcW w:w="3579" w:type="dxa"/>
            <w:shd w:val="clear" w:color="auto" w:fill="FFFFFF" w:themeFill="background1"/>
            <w:tcMar>
              <w:top w:w="72" w:type="dxa"/>
              <w:left w:w="144" w:type="dxa"/>
              <w:bottom w:w="72" w:type="dxa"/>
              <w:right w:w="144" w:type="dxa"/>
            </w:tcMar>
            <w:hideMark/>
          </w:tcPr>
          <w:p w14:paraId="6BA2D64C" w14:textId="77777777" w:rsidR="00E874BD" w:rsidRPr="009702B0" w:rsidRDefault="00E874BD" w:rsidP="00DA25D9">
            <w:pPr>
              <w:jc w:val="left"/>
              <w:rPr>
                <w:sz w:val="16"/>
                <w:szCs w:val="16"/>
                <w:lang w:val="en-NZ"/>
              </w:rPr>
            </w:pPr>
            <w:r w:rsidRPr="009702B0">
              <w:rPr>
                <w:sz w:val="16"/>
                <w:szCs w:val="16"/>
              </w:rPr>
              <w:t>Overhanging trees provide direct shading and structural inputs into littoral habitats.</w:t>
            </w:r>
          </w:p>
        </w:tc>
        <w:tc>
          <w:tcPr>
            <w:tcW w:w="1892" w:type="dxa"/>
            <w:shd w:val="clear" w:color="auto" w:fill="FFFFFF" w:themeFill="background1"/>
            <w:tcMar>
              <w:top w:w="72" w:type="dxa"/>
              <w:left w:w="144" w:type="dxa"/>
              <w:bottom w:w="72" w:type="dxa"/>
              <w:right w:w="144" w:type="dxa"/>
            </w:tcMar>
            <w:hideMark/>
          </w:tcPr>
          <w:p w14:paraId="61040C88" w14:textId="77777777" w:rsidR="00E874BD" w:rsidRPr="009702B0" w:rsidRDefault="00E874BD" w:rsidP="00DA25D9">
            <w:pPr>
              <w:jc w:val="left"/>
              <w:rPr>
                <w:sz w:val="16"/>
                <w:szCs w:val="16"/>
                <w:lang w:val="en-NZ"/>
              </w:rPr>
            </w:pPr>
            <w:r w:rsidRPr="009702B0">
              <w:rPr>
                <w:sz w:val="16"/>
                <w:szCs w:val="16"/>
              </w:rPr>
              <w:t>Smith et al., (1996); Vedia et al., (2017)</w:t>
            </w:r>
          </w:p>
        </w:tc>
      </w:tr>
      <w:tr w:rsidR="00E874BD" w:rsidRPr="009702B0" w14:paraId="192F854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31F101D" w14:textId="77777777" w:rsidR="00E874BD" w:rsidRPr="009702B0" w:rsidRDefault="00E874BD" w:rsidP="00DA25D9">
            <w:pPr>
              <w:jc w:val="left"/>
              <w:rPr>
                <w:sz w:val="16"/>
                <w:szCs w:val="16"/>
                <w:lang w:val="en-NZ"/>
              </w:rPr>
            </w:pPr>
            <w:r w:rsidRPr="009702B0">
              <w:rPr>
                <w:sz w:val="16"/>
                <w:szCs w:val="16"/>
              </w:rPr>
              <w:t>Wood cover</w:t>
            </w:r>
          </w:p>
        </w:tc>
        <w:tc>
          <w:tcPr>
            <w:tcW w:w="2851" w:type="dxa"/>
            <w:shd w:val="clear" w:color="auto" w:fill="FFFFFF" w:themeFill="background1"/>
            <w:tcMar>
              <w:top w:w="72" w:type="dxa"/>
              <w:left w:w="144" w:type="dxa"/>
              <w:bottom w:w="72" w:type="dxa"/>
              <w:right w:w="144" w:type="dxa"/>
            </w:tcMar>
            <w:hideMark/>
          </w:tcPr>
          <w:p w14:paraId="59B9D51E" w14:textId="77777777" w:rsidR="00E874BD" w:rsidRPr="009702B0" w:rsidRDefault="00E874BD" w:rsidP="00DA25D9">
            <w:pPr>
              <w:jc w:val="left"/>
              <w:rPr>
                <w:sz w:val="16"/>
                <w:szCs w:val="16"/>
                <w:lang w:val="en-NZ"/>
              </w:rPr>
            </w:pPr>
            <w:r w:rsidRPr="009702B0">
              <w:rPr>
                <w:sz w:val="16"/>
                <w:szCs w:val="16"/>
              </w:rPr>
              <w:t>Cover of wooden logs and tree branches in the sample site.</w:t>
            </w:r>
          </w:p>
        </w:tc>
        <w:tc>
          <w:tcPr>
            <w:tcW w:w="3579" w:type="dxa"/>
            <w:shd w:val="clear" w:color="auto" w:fill="FFFFFF" w:themeFill="background1"/>
            <w:tcMar>
              <w:top w:w="72" w:type="dxa"/>
              <w:left w:w="144" w:type="dxa"/>
              <w:bottom w:w="72" w:type="dxa"/>
              <w:right w:w="144" w:type="dxa"/>
            </w:tcMar>
            <w:hideMark/>
          </w:tcPr>
          <w:p w14:paraId="4931BCA9" w14:textId="42668DED" w:rsidR="00E874BD" w:rsidRPr="009702B0" w:rsidRDefault="00E874BD" w:rsidP="00DA25D9">
            <w:pPr>
              <w:jc w:val="left"/>
              <w:rPr>
                <w:sz w:val="16"/>
                <w:szCs w:val="16"/>
              </w:rPr>
            </w:pPr>
            <w:r w:rsidRPr="009702B0">
              <w:rPr>
                <w:sz w:val="16"/>
                <w:szCs w:val="16"/>
              </w:rPr>
              <w:t xml:space="preserve">Wood provides </w:t>
            </w:r>
            <w:r w:rsidR="008C2515" w:rsidRPr="008C2515">
              <w:rPr>
                <w:sz w:val="16"/>
                <w:szCs w:val="16"/>
              </w:rPr>
              <w:t>physical structure</w:t>
            </w:r>
            <w:r w:rsidR="008C2515">
              <w:rPr>
                <w:sz w:val="16"/>
                <w:szCs w:val="16"/>
              </w:rPr>
              <w:t xml:space="preserve"> </w:t>
            </w:r>
            <w:r w:rsidR="00A5456E">
              <w:rPr>
                <w:sz w:val="16"/>
                <w:szCs w:val="16"/>
              </w:rPr>
              <w:t>which creates</w:t>
            </w:r>
            <w:r w:rsidR="008C2515">
              <w:rPr>
                <w:sz w:val="16"/>
                <w:szCs w:val="16"/>
              </w:rPr>
              <w:t xml:space="preserve"> </w:t>
            </w:r>
            <w:r w:rsidRPr="009702B0">
              <w:rPr>
                <w:sz w:val="16"/>
                <w:szCs w:val="16"/>
              </w:rPr>
              <w:t>refuge</w:t>
            </w:r>
            <w:r w:rsidR="00A5456E">
              <w:rPr>
                <w:sz w:val="16"/>
                <w:szCs w:val="16"/>
              </w:rPr>
              <w:t xml:space="preserve"> </w:t>
            </w:r>
            <w:r w:rsidR="00561DE5">
              <w:rPr>
                <w:sz w:val="16"/>
                <w:szCs w:val="16"/>
              </w:rPr>
              <w:t>spaces</w:t>
            </w:r>
            <w:r w:rsidR="00561DE5" w:rsidRPr="009702B0">
              <w:rPr>
                <w:sz w:val="16"/>
                <w:szCs w:val="16"/>
              </w:rPr>
              <w:t xml:space="preserve"> and</w:t>
            </w:r>
            <w:r w:rsidRPr="009702B0">
              <w:rPr>
                <w:sz w:val="16"/>
                <w:szCs w:val="16"/>
              </w:rPr>
              <w:t xml:space="preserve"> supports macroinvertebrate prey</w:t>
            </w:r>
            <w:r w:rsidR="00A5456E">
              <w:rPr>
                <w:sz w:val="16"/>
                <w:szCs w:val="16"/>
              </w:rPr>
              <w:t xml:space="preserve"> availability</w:t>
            </w:r>
            <w:r w:rsidRPr="009702B0">
              <w:rPr>
                <w:sz w:val="16"/>
                <w:szCs w:val="16"/>
              </w:rPr>
              <w:t>.</w:t>
            </w:r>
          </w:p>
        </w:tc>
        <w:tc>
          <w:tcPr>
            <w:tcW w:w="1892" w:type="dxa"/>
            <w:shd w:val="clear" w:color="auto" w:fill="FFFFFF" w:themeFill="background1"/>
            <w:tcMar>
              <w:top w:w="72" w:type="dxa"/>
              <w:left w:w="144" w:type="dxa"/>
              <w:bottom w:w="72" w:type="dxa"/>
              <w:right w:w="144" w:type="dxa"/>
            </w:tcMar>
            <w:hideMark/>
          </w:tcPr>
          <w:p w14:paraId="141F8B4B" w14:textId="77777777" w:rsidR="00E874BD" w:rsidRPr="009702B0" w:rsidRDefault="00E874BD" w:rsidP="00DA25D9">
            <w:pPr>
              <w:jc w:val="left"/>
              <w:rPr>
                <w:sz w:val="16"/>
                <w:szCs w:val="16"/>
                <w:lang w:val="en-NZ"/>
              </w:rPr>
            </w:pPr>
            <w:r w:rsidRPr="009702B0">
              <w:rPr>
                <w:sz w:val="16"/>
                <w:szCs w:val="16"/>
              </w:rPr>
              <w:t>Parkyn et al., (2009)</w:t>
            </w:r>
          </w:p>
        </w:tc>
      </w:tr>
      <w:tr w:rsidR="00E874BD" w:rsidRPr="009702B0" w14:paraId="601B8454"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4F19B8A2" w14:textId="557F4AAF" w:rsidR="00E874BD" w:rsidRPr="009702B0" w:rsidRDefault="00E874BD" w:rsidP="00DA25D9">
            <w:pPr>
              <w:jc w:val="left"/>
              <w:rPr>
                <w:sz w:val="16"/>
                <w:szCs w:val="16"/>
                <w:lang w:val="en-NZ"/>
              </w:rPr>
            </w:pPr>
            <w:r w:rsidRPr="009702B0">
              <w:rPr>
                <w:sz w:val="16"/>
                <w:szCs w:val="16"/>
              </w:rPr>
              <w:t xml:space="preserve">Emergent and submerged </w:t>
            </w:r>
            <w:ins w:id="472" w:author="Raven, Olivier (Student)" w:date="2026-06-08T14:28:00Z">
              <w:r w:rsidR="0005513C" w:rsidRPr="0005513C">
                <w:rPr>
                  <w:sz w:val="16"/>
                  <w:szCs w:val="16"/>
                </w:rPr>
                <w:t>macrophytes</w:t>
              </w:r>
            </w:ins>
            <w:del w:id="473" w:author="Raven, Olivier (Student)" w:date="2026-06-08T14:28:00Z" w16du:dateUtc="2026-06-08T02:28:00Z">
              <w:r w:rsidRPr="009702B0" w:rsidDel="0005513C">
                <w:rPr>
                  <w:sz w:val="16"/>
                  <w:szCs w:val="16"/>
                </w:rPr>
                <w:delText>vegetation</w:delText>
              </w:r>
            </w:del>
          </w:p>
        </w:tc>
        <w:tc>
          <w:tcPr>
            <w:tcW w:w="2851" w:type="dxa"/>
            <w:shd w:val="clear" w:color="auto" w:fill="FFFFFF" w:themeFill="background1"/>
            <w:tcMar>
              <w:top w:w="72" w:type="dxa"/>
              <w:left w:w="144" w:type="dxa"/>
              <w:bottom w:w="72" w:type="dxa"/>
              <w:right w:w="144" w:type="dxa"/>
            </w:tcMar>
            <w:hideMark/>
          </w:tcPr>
          <w:p w14:paraId="28CCFAA4" w14:textId="32100775" w:rsidR="00E874BD" w:rsidRPr="009702B0" w:rsidRDefault="00E874BD" w:rsidP="00DA25D9">
            <w:pPr>
              <w:jc w:val="left"/>
              <w:rPr>
                <w:sz w:val="16"/>
                <w:szCs w:val="16"/>
                <w:lang w:val="en-NZ"/>
              </w:rPr>
            </w:pPr>
            <w:r w:rsidRPr="009702B0">
              <w:rPr>
                <w:sz w:val="16"/>
                <w:szCs w:val="16"/>
              </w:rPr>
              <w:t xml:space="preserve">Percentage cover of </w:t>
            </w:r>
            <w:ins w:id="474" w:author="Raven, Olivier (Student)" w:date="2026-06-08T14:28:00Z">
              <w:r w:rsidR="0005513C" w:rsidRPr="0005513C">
                <w:rPr>
                  <w:sz w:val="16"/>
                  <w:szCs w:val="16"/>
                </w:rPr>
                <w:t>macrophytes</w:t>
              </w:r>
            </w:ins>
            <w:ins w:id="475" w:author="Raven, Olivier (Student)" w:date="2026-06-08T14:28:00Z" w16du:dateUtc="2026-06-08T02:28:00Z">
              <w:r w:rsidR="0005513C">
                <w:rPr>
                  <w:sz w:val="16"/>
                  <w:szCs w:val="16"/>
                </w:rPr>
                <w:t xml:space="preserve"> </w:t>
              </w:r>
            </w:ins>
            <w:del w:id="476" w:author="Raven, Olivier (Student)" w:date="2026-06-08T14:28:00Z" w16du:dateUtc="2026-06-08T02:28:00Z">
              <w:r w:rsidRPr="009702B0" w:rsidDel="0005513C">
                <w:rPr>
                  <w:sz w:val="16"/>
                  <w:szCs w:val="16"/>
                </w:rPr>
                <w:delText xml:space="preserve">vegetation </w:delText>
              </w:r>
            </w:del>
            <w:r w:rsidRPr="009702B0">
              <w:rPr>
                <w:sz w:val="16"/>
                <w:szCs w:val="16"/>
              </w:rPr>
              <w:t>in the sample site, divided over emergent and submerged and native and non-native species.</w:t>
            </w:r>
          </w:p>
        </w:tc>
        <w:tc>
          <w:tcPr>
            <w:tcW w:w="3579" w:type="dxa"/>
            <w:shd w:val="clear" w:color="auto" w:fill="FFFFFF" w:themeFill="background1"/>
            <w:tcMar>
              <w:top w:w="72" w:type="dxa"/>
              <w:left w:w="144" w:type="dxa"/>
              <w:bottom w:w="72" w:type="dxa"/>
              <w:right w:w="144" w:type="dxa"/>
            </w:tcMar>
            <w:hideMark/>
          </w:tcPr>
          <w:p w14:paraId="5AB82C9C" w14:textId="23801F81" w:rsidR="00E874BD" w:rsidRPr="009702B0" w:rsidRDefault="00E874BD" w:rsidP="00DA25D9">
            <w:pPr>
              <w:jc w:val="left"/>
              <w:rPr>
                <w:sz w:val="16"/>
                <w:szCs w:val="16"/>
                <w:lang w:val="en-NZ"/>
              </w:rPr>
            </w:pPr>
            <w:r w:rsidRPr="009702B0">
              <w:rPr>
                <w:sz w:val="16"/>
                <w:szCs w:val="16"/>
              </w:rPr>
              <w:t xml:space="preserve">Native </w:t>
            </w:r>
            <w:ins w:id="477" w:author="Raven, Olivier (Student)" w:date="2026-06-08T14:28:00Z">
              <w:r w:rsidR="0005513C" w:rsidRPr="0005513C">
                <w:rPr>
                  <w:sz w:val="16"/>
                  <w:szCs w:val="16"/>
                </w:rPr>
                <w:t>macrophytes</w:t>
              </w:r>
            </w:ins>
            <w:del w:id="478" w:author="Raven, Olivier (Student)" w:date="2026-06-08T14:28:00Z" w16du:dateUtc="2026-06-08T02:28:00Z">
              <w:r w:rsidRPr="009702B0" w:rsidDel="0005513C">
                <w:rPr>
                  <w:sz w:val="16"/>
                  <w:szCs w:val="16"/>
                </w:rPr>
                <w:delText xml:space="preserve">vegetation </w:delText>
              </w:r>
            </w:del>
            <w:r w:rsidRPr="009702B0">
              <w:rPr>
                <w:sz w:val="16"/>
                <w:szCs w:val="16"/>
              </w:rPr>
              <w:t xml:space="preserve">can provide cover and serve as a food source. Non-native </w:t>
            </w:r>
            <w:ins w:id="479" w:author="Raven, Olivier (Student)" w:date="2026-06-08T14:28:00Z">
              <w:r w:rsidR="0005513C" w:rsidRPr="0005513C">
                <w:rPr>
                  <w:sz w:val="16"/>
                  <w:szCs w:val="16"/>
                </w:rPr>
                <w:t>macrophytes</w:t>
              </w:r>
            </w:ins>
            <w:del w:id="480" w:author="Raven, Olivier (Student)" w:date="2026-06-08T14:28:00Z" w16du:dateUtc="2026-06-08T02:28:00Z">
              <w:r w:rsidRPr="009702B0" w:rsidDel="0005513C">
                <w:rPr>
                  <w:sz w:val="16"/>
                  <w:szCs w:val="16"/>
                </w:rPr>
                <w:delText xml:space="preserve">vegetation </w:delText>
              </w:r>
            </w:del>
            <w:r w:rsidRPr="009702B0">
              <w:rPr>
                <w:sz w:val="16"/>
                <w:szCs w:val="16"/>
              </w:rPr>
              <w:t>may alter movement pathways and modify local habitat and water quality conditions.</w:t>
            </w:r>
          </w:p>
        </w:tc>
        <w:tc>
          <w:tcPr>
            <w:tcW w:w="1892" w:type="dxa"/>
            <w:shd w:val="clear" w:color="auto" w:fill="FFFFFF" w:themeFill="background1"/>
            <w:tcMar>
              <w:top w:w="72" w:type="dxa"/>
              <w:left w:w="144" w:type="dxa"/>
              <w:bottom w:w="72" w:type="dxa"/>
              <w:right w:w="144" w:type="dxa"/>
            </w:tcMar>
            <w:hideMark/>
          </w:tcPr>
          <w:p w14:paraId="66943E00" w14:textId="77777777" w:rsidR="00E874BD" w:rsidRPr="009702B0" w:rsidRDefault="00E874BD" w:rsidP="00DA25D9">
            <w:pPr>
              <w:jc w:val="left"/>
              <w:rPr>
                <w:sz w:val="16"/>
                <w:szCs w:val="16"/>
                <w:lang w:val="en-NZ"/>
              </w:rPr>
            </w:pPr>
            <w:r w:rsidRPr="009702B0">
              <w:rPr>
                <w:sz w:val="16"/>
                <w:szCs w:val="16"/>
              </w:rPr>
              <w:t>Coffey &amp; Clayton, (1988); Kusabs &amp; Quinn, (2009)</w:t>
            </w:r>
          </w:p>
        </w:tc>
      </w:tr>
      <w:tr w:rsidR="00E874BD" w:rsidRPr="009702B0" w14:paraId="66C3BA6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1AB06DCC" w14:textId="77777777" w:rsidR="00E874BD" w:rsidRPr="009702B0" w:rsidRDefault="00E874BD" w:rsidP="00DA25D9">
            <w:pPr>
              <w:jc w:val="left"/>
              <w:rPr>
                <w:sz w:val="16"/>
                <w:szCs w:val="16"/>
                <w:lang w:val="en-NZ"/>
              </w:rPr>
            </w:pPr>
            <w:r w:rsidRPr="009702B0">
              <w:rPr>
                <w:sz w:val="16"/>
                <w:szCs w:val="16"/>
              </w:rPr>
              <w:t>Temperature</w:t>
            </w:r>
          </w:p>
        </w:tc>
        <w:tc>
          <w:tcPr>
            <w:tcW w:w="2851" w:type="dxa"/>
            <w:shd w:val="clear" w:color="auto" w:fill="FFFFFF" w:themeFill="background1"/>
            <w:tcMar>
              <w:top w:w="72" w:type="dxa"/>
              <w:left w:w="144" w:type="dxa"/>
              <w:bottom w:w="72" w:type="dxa"/>
              <w:right w:w="144" w:type="dxa"/>
            </w:tcMar>
            <w:hideMark/>
          </w:tcPr>
          <w:p w14:paraId="7D70F86F" w14:textId="77777777" w:rsidR="00E874BD" w:rsidRPr="009702B0" w:rsidRDefault="00E874BD" w:rsidP="00DA25D9">
            <w:pPr>
              <w:jc w:val="left"/>
              <w:rPr>
                <w:sz w:val="16"/>
                <w:szCs w:val="16"/>
                <w:lang w:val="en-NZ"/>
              </w:rPr>
            </w:pPr>
            <w:r w:rsidRPr="009702B0">
              <w:rPr>
                <w:sz w:val="16"/>
                <w:szCs w:val="16"/>
              </w:rPr>
              <w:t>Temperature of surface water in °C.</w:t>
            </w:r>
          </w:p>
        </w:tc>
        <w:tc>
          <w:tcPr>
            <w:tcW w:w="3579" w:type="dxa"/>
            <w:shd w:val="clear" w:color="auto" w:fill="FFFFFF" w:themeFill="background1"/>
            <w:tcMar>
              <w:top w:w="72" w:type="dxa"/>
              <w:left w:w="144" w:type="dxa"/>
              <w:bottom w:w="72" w:type="dxa"/>
              <w:right w:w="144" w:type="dxa"/>
            </w:tcMar>
            <w:hideMark/>
          </w:tcPr>
          <w:p w14:paraId="71F7A58B" w14:textId="77777777" w:rsidR="00E874BD" w:rsidRPr="009702B0" w:rsidRDefault="00E874BD" w:rsidP="00DA25D9">
            <w:pPr>
              <w:jc w:val="left"/>
              <w:rPr>
                <w:sz w:val="16"/>
                <w:szCs w:val="16"/>
                <w:lang w:val="en-NZ"/>
              </w:rPr>
            </w:pPr>
            <w:r w:rsidRPr="009702B0">
              <w:rPr>
                <w:sz w:val="16"/>
                <w:szCs w:val="16"/>
              </w:rPr>
              <w:t>Influences metabolic rate, activity, and physiological stress, with upper thermal limits potentially constraining habitat suitability.</w:t>
            </w:r>
          </w:p>
        </w:tc>
        <w:tc>
          <w:tcPr>
            <w:tcW w:w="1892" w:type="dxa"/>
            <w:shd w:val="clear" w:color="auto" w:fill="FFFFFF" w:themeFill="background1"/>
            <w:tcMar>
              <w:top w:w="72" w:type="dxa"/>
              <w:left w:w="144" w:type="dxa"/>
              <w:bottom w:w="72" w:type="dxa"/>
              <w:right w:w="144" w:type="dxa"/>
            </w:tcMar>
            <w:hideMark/>
          </w:tcPr>
          <w:p w14:paraId="4496C300" w14:textId="77777777" w:rsidR="00E874BD" w:rsidRPr="009702B0" w:rsidRDefault="00E874BD" w:rsidP="00DA25D9">
            <w:pPr>
              <w:jc w:val="left"/>
              <w:rPr>
                <w:sz w:val="16"/>
                <w:szCs w:val="16"/>
                <w:lang w:val="en-NZ"/>
              </w:rPr>
            </w:pPr>
            <w:r w:rsidRPr="009702B0">
              <w:rPr>
                <w:sz w:val="16"/>
                <w:szCs w:val="16"/>
              </w:rPr>
              <w:t>Devcich, (1979); Hammond et al., (2006); Parkyn et al., (2002); Parkyn &amp; Collier, (2002); Angilletta et al., (2004)</w:t>
            </w:r>
          </w:p>
        </w:tc>
      </w:tr>
      <w:tr w:rsidR="00E874BD" w:rsidRPr="009702B0" w14:paraId="20EE6DF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7DD3E938" w14:textId="77777777" w:rsidR="00E874BD" w:rsidRPr="009702B0" w:rsidRDefault="00E874BD" w:rsidP="00DA25D9">
            <w:pPr>
              <w:jc w:val="left"/>
              <w:rPr>
                <w:sz w:val="16"/>
                <w:szCs w:val="16"/>
                <w:lang w:val="en-NZ"/>
              </w:rPr>
            </w:pPr>
            <w:r w:rsidRPr="009702B0">
              <w:rPr>
                <w:sz w:val="16"/>
                <w:szCs w:val="16"/>
              </w:rPr>
              <w:t>Dissolved oxygen</w:t>
            </w:r>
          </w:p>
        </w:tc>
        <w:tc>
          <w:tcPr>
            <w:tcW w:w="2851" w:type="dxa"/>
            <w:shd w:val="clear" w:color="auto" w:fill="FFFFFF" w:themeFill="background1"/>
            <w:tcMar>
              <w:top w:w="72" w:type="dxa"/>
              <w:left w:w="144" w:type="dxa"/>
              <w:bottom w:w="72" w:type="dxa"/>
              <w:right w:w="144" w:type="dxa"/>
            </w:tcMar>
            <w:hideMark/>
          </w:tcPr>
          <w:p w14:paraId="45A712B0" w14:textId="1DB42B27" w:rsidR="00E874BD" w:rsidRPr="009702B0" w:rsidRDefault="00E874BD" w:rsidP="00DA25D9">
            <w:pPr>
              <w:jc w:val="left"/>
              <w:rPr>
                <w:sz w:val="16"/>
                <w:szCs w:val="16"/>
                <w:lang w:val="en-NZ"/>
              </w:rPr>
            </w:pPr>
            <w:r w:rsidRPr="009702B0">
              <w:rPr>
                <w:sz w:val="16"/>
                <w:szCs w:val="16"/>
              </w:rPr>
              <w:t xml:space="preserve">Dissolved oxygen concentration in mg </w:t>
            </w:r>
            <w:r w:rsidR="4ED94ACC" w:rsidRPr="72D56264">
              <w:rPr>
                <w:sz w:val="16"/>
                <w:szCs w:val="16"/>
              </w:rPr>
              <w:t>L</w:t>
            </w:r>
            <w:r w:rsidRPr="009702B0">
              <w:rPr>
                <w:sz w:val="16"/>
                <w:szCs w:val="16"/>
              </w:rPr>
              <w:t>⁻¹.</w:t>
            </w:r>
          </w:p>
        </w:tc>
        <w:tc>
          <w:tcPr>
            <w:tcW w:w="3579" w:type="dxa"/>
            <w:shd w:val="clear" w:color="auto" w:fill="FFFFFF" w:themeFill="background1"/>
            <w:tcMar>
              <w:top w:w="72" w:type="dxa"/>
              <w:left w:w="144" w:type="dxa"/>
              <w:bottom w:w="72" w:type="dxa"/>
              <w:right w:w="144" w:type="dxa"/>
            </w:tcMar>
            <w:hideMark/>
          </w:tcPr>
          <w:p w14:paraId="3584C1D4" w14:textId="77777777" w:rsidR="00E874BD" w:rsidRPr="009702B0" w:rsidRDefault="00E874BD" w:rsidP="00DA25D9">
            <w:pPr>
              <w:jc w:val="left"/>
              <w:rPr>
                <w:sz w:val="16"/>
                <w:szCs w:val="16"/>
                <w:lang w:val="en-NZ"/>
              </w:rPr>
            </w:pPr>
            <w:r w:rsidRPr="009702B0">
              <w:rPr>
                <w:sz w:val="16"/>
                <w:szCs w:val="16"/>
              </w:rPr>
              <w:t>Essential for respiration, reduced oxygen availability may constrain activity and vertical or horizontal habitat use.</w:t>
            </w:r>
          </w:p>
        </w:tc>
        <w:tc>
          <w:tcPr>
            <w:tcW w:w="1892" w:type="dxa"/>
            <w:shd w:val="clear" w:color="auto" w:fill="FFFFFF" w:themeFill="background1"/>
            <w:tcMar>
              <w:top w:w="72" w:type="dxa"/>
              <w:left w:w="144" w:type="dxa"/>
              <w:bottom w:w="72" w:type="dxa"/>
              <w:right w:w="144" w:type="dxa"/>
            </w:tcMar>
            <w:hideMark/>
          </w:tcPr>
          <w:p w14:paraId="410CBE54" w14:textId="77777777" w:rsidR="00E874BD" w:rsidRPr="009702B0" w:rsidRDefault="00E874BD" w:rsidP="00DA25D9">
            <w:pPr>
              <w:jc w:val="left"/>
              <w:rPr>
                <w:sz w:val="16"/>
                <w:szCs w:val="16"/>
                <w:lang w:val="en-NZ"/>
              </w:rPr>
            </w:pPr>
            <w:r w:rsidRPr="009702B0">
              <w:rPr>
                <w:sz w:val="16"/>
                <w:szCs w:val="16"/>
              </w:rPr>
              <w:t xml:space="preserve">Hammond et al., (2006); Broughton et al., (2017) </w:t>
            </w:r>
          </w:p>
        </w:tc>
      </w:tr>
      <w:tr w:rsidR="00E874BD" w:rsidRPr="009702B0" w14:paraId="476D7F9F"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75FD6136" w14:textId="77777777" w:rsidR="00E874BD" w:rsidRPr="009702B0" w:rsidRDefault="00E874BD" w:rsidP="00DA25D9">
            <w:pPr>
              <w:jc w:val="left"/>
              <w:rPr>
                <w:sz w:val="16"/>
                <w:szCs w:val="16"/>
              </w:rPr>
            </w:pPr>
            <w:r w:rsidRPr="009702B0">
              <w:rPr>
                <w:sz w:val="16"/>
                <w:szCs w:val="16"/>
              </w:rPr>
              <w:t>Specific conductivity</w:t>
            </w:r>
          </w:p>
        </w:tc>
        <w:tc>
          <w:tcPr>
            <w:tcW w:w="2851" w:type="dxa"/>
            <w:shd w:val="clear" w:color="auto" w:fill="FFFFFF" w:themeFill="background1"/>
            <w:tcMar>
              <w:top w:w="72" w:type="dxa"/>
              <w:left w:w="144" w:type="dxa"/>
              <w:bottom w:w="72" w:type="dxa"/>
              <w:right w:w="144" w:type="dxa"/>
            </w:tcMar>
          </w:tcPr>
          <w:p w14:paraId="14875592" w14:textId="77777777" w:rsidR="00E874BD" w:rsidRPr="009702B0" w:rsidRDefault="00E874BD" w:rsidP="00DA25D9">
            <w:pPr>
              <w:jc w:val="left"/>
              <w:rPr>
                <w:sz w:val="16"/>
                <w:szCs w:val="16"/>
              </w:rPr>
            </w:pPr>
            <w:r w:rsidRPr="009702B0">
              <w:rPr>
                <w:sz w:val="16"/>
                <w:szCs w:val="16"/>
              </w:rPr>
              <w:t>Electrical conductivity of the water in µS cm⁻¹.</w:t>
            </w:r>
          </w:p>
        </w:tc>
        <w:tc>
          <w:tcPr>
            <w:tcW w:w="3579" w:type="dxa"/>
            <w:shd w:val="clear" w:color="auto" w:fill="FFFFFF" w:themeFill="background1"/>
            <w:tcMar>
              <w:top w:w="72" w:type="dxa"/>
              <w:left w:w="144" w:type="dxa"/>
              <w:bottom w:w="72" w:type="dxa"/>
              <w:right w:w="144" w:type="dxa"/>
            </w:tcMar>
          </w:tcPr>
          <w:p w14:paraId="26EA8CBF" w14:textId="77777777" w:rsidR="00E874BD" w:rsidRPr="009702B0" w:rsidRDefault="00E874BD" w:rsidP="00DA25D9">
            <w:pPr>
              <w:jc w:val="left"/>
              <w:rPr>
                <w:sz w:val="16"/>
                <w:szCs w:val="16"/>
                <w:lang w:val="en-NZ"/>
              </w:rPr>
            </w:pPr>
            <w:r w:rsidRPr="009702B0">
              <w:rPr>
                <w:rFonts w:ascii="Calibri" w:eastAsia="Calibri" w:hAnsi="Calibri" w:cs="Calibri"/>
                <w:color w:val="000000" w:themeColor="text1"/>
                <w:sz w:val="16"/>
                <w:szCs w:val="16"/>
              </w:rPr>
              <w:t>Overall lake productivity, which may support increased food availability.</w:t>
            </w:r>
          </w:p>
        </w:tc>
        <w:tc>
          <w:tcPr>
            <w:tcW w:w="1892" w:type="dxa"/>
            <w:shd w:val="clear" w:color="auto" w:fill="FFFFFF" w:themeFill="background1"/>
            <w:tcMar>
              <w:top w:w="72" w:type="dxa"/>
              <w:left w:w="144" w:type="dxa"/>
              <w:bottom w:w="72" w:type="dxa"/>
              <w:right w:w="144" w:type="dxa"/>
            </w:tcMar>
          </w:tcPr>
          <w:p w14:paraId="0F26328A" w14:textId="77777777" w:rsidR="00E874BD" w:rsidRPr="009702B0" w:rsidRDefault="00E874BD" w:rsidP="00DA25D9">
            <w:pPr>
              <w:jc w:val="left"/>
              <w:rPr>
                <w:sz w:val="16"/>
                <w:szCs w:val="16"/>
                <w:lang w:val="en-NZ"/>
              </w:rPr>
            </w:pPr>
            <w:r w:rsidRPr="009702B0">
              <w:rPr>
                <w:sz w:val="16"/>
                <w:szCs w:val="16"/>
              </w:rPr>
              <w:t>Devcich, (1979</w:t>
            </w:r>
            <w:r w:rsidRPr="009702B0">
              <w:rPr>
                <w:sz w:val="16"/>
                <w:szCs w:val="16"/>
                <w:lang w:val="en-NZ"/>
              </w:rPr>
              <w:t>)</w:t>
            </w:r>
          </w:p>
        </w:tc>
      </w:tr>
      <w:tr w:rsidR="00E874BD" w:rsidRPr="009702B0" w14:paraId="306AF366"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4EC5C609" w14:textId="77777777" w:rsidR="00E874BD" w:rsidRPr="009702B0" w:rsidRDefault="00E874BD" w:rsidP="00DA25D9">
            <w:pPr>
              <w:jc w:val="left"/>
              <w:rPr>
                <w:sz w:val="16"/>
                <w:szCs w:val="16"/>
              </w:rPr>
            </w:pPr>
            <w:r w:rsidRPr="009702B0">
              <w:rPr>
                <w:sz w:val="16"/>
                <w:szCs w:val="16"/>
              </w:rPr>
              <w:t>pH</w:t>
            </w:r>
          </w:p>
        </w:tc>
        <w:tc>
          <w:tcPr>
            <w:tcW w:w="2851" w:type="dxa"/>
            <w:shd w:val="clear" w:color="auto" w:fill="FFFFFF" w:themeFill="background1"/>
            <w:tcMar>
              <w:top w:w="72" w:type="dxa"/>
              <w:left w:w="144" w:type="dxa"/>
              <w:bottom w:w="72" w:type="dxa"/>
              <w:right w:w="144" w:type="dxa"/>
            </w:tcMar>
          </w:tcPr>
          <w:p w14:paraId="144B27DB" w14:textId="77777777" w:rsidR="00E874BD" w:rsidRPr="009702B0" w:rsidRDefault="00E874BD" w:rsidP="00DA25D9">
            <w:pPr>
              <w:jc w:val="left"/>
              <w:rPr>
                <w:sz w:val="16"/>
                <w:szCs w:val="16"/>
              </w:rPr>
            </w:pPr>
            <w:r w:rsidRPr="009702B0">
              <w:rPr>
                <w:sz w:val="16"/>
                <w:szCs w:val="16"/>
              </w:rPr>
              <w:t>Acidity or alkalinity of the water.</w:t>
            </w:r>
          </w:p>
        </w:tc>
        <w:tc>
          <w:tcPr>
            <w:tcW w:w="3579" w:type="dxa"/>
            <w:shd w:val="clear" w:color="auto" w:fill="FFFFFF" w:themeFill="background1"/>
            <w:tcMar>
              <w:top w:w="72" w:type="dxa"/>
              <w:left w:w="144" w:type="dxa"/>
              <w:bottom w:w="72" w:type="dxa"/>
              <w:right w:w="144" w:type="dxa"/>
            </w:tcMar>
          </w:tcPr>
          <w:p w14:paraId="2244B535" w14:textId="6A7C35AE" w:rsidR="00E874BD" w:rsidRPr="009702B0" w:rsidRDefault="00E874BD" w:rsidP="00DA25D9">
            <w:pPr>
              <w:jc w:val="left"/>
              <w:rPr>
                <w:sz w:val="16"/>
                <w:szCs w:val="16"/>
              </w:rPr>
            </w:pPr>
            <w:r w:rsidRPr="46824A7A">
              <w:rPr>
                <w:sz w:val="16"/>
                <w:szCs w:val="16"/>
              </w:rPr>
              <w:t xml:space="preserve">Influences moulting success and </w:t>
            </w:r>
            <w:r w:rsidR="20ECF565" w:rsidRPr="46824A7A">
              <w:rPr>
                <w:sz w:val="16"/>
                <w:szCs w:val="16"/>
              </w:rPr>
              <w:t>strength</w:t>
            </w:r>
            <w:r w:rsidRPr="46824A7A">
              <w:rPr>
                <w:sz w:val="16"/>
                <w:szCs w:val="16"/>
              </w:rPr>
              <w:t xml:space="preserve"> of exoskeleton</w:t>
            </w:r>
            <w:r w:rsidR="377800CA" w:rsidRPr="46824A7A">
              <w:rPr>
                <w:sz w:val="16"/>
                <w:szCs w:val="16"/>
              </w:rPr>
              <w:t xml:space="preserve"> which</w:t>
            </w:r>
            <w:r w:rsidR="00154213">
              <w:rPr>
                <w:sz w:val="16"/>
                <w:szCs w:val="16"/>
              </w:rPr>
              <w:t xml:space="preserve"> </w:t>
            </w:r>
            <w:r w:rsidR="3393806D" w:rsidRPr="46824A7A">
              <w:rPr>
                <w:sz w:val="16"/>
                <w:szCs w:val="16"/>
              </w:rPr>
              <w:t>may</w:t>
            </w:r>
            <w:r w:rsidRPr="46824A7A">
              <w:rPr>
                <w:sz w:val="16"/>
                <w:szCs w:val="16"/>
              </w:rPr>
              <w:t xml:space="preserve"> be </w:t>
            </w:r>
            <w:r w:rsidR="3ACEF16B" w:rsidRPr="46824A7A">
              <w:rPr>
                <w:sz w:val="16"/>
                <w:szCs w:val="16"/>
              </w:rPr>
              <w:t xml:space="preserve">directly </w:t>
            </w:r>
            <w:r w:rsidR="20B2BA01" w:rsidRPr="46824A7A">
              <w:rPr>
                <w:sz w:val="16"/>
                <w:szCs w:val="16"/>
              </w:rPr>
              <w:t>affected</w:t>
            </w:r>
            <w:r w:rsidRPr="46824A7A">
              <w:rPr>
                <w:sz w:val="16"/>
                <w:szCs w:val="16"/>
              </w:rPr>
              <w:t xml:space="preserve"> by acidic</w:t>
            </w:r>
            <w:r w:rsidR="02C0A8A2" w:rsidRPr="46824A7A">
              <w:rPr>
                <w:sz w:val="16"/>
                <w:szCs w:val="16"/>
              </w:rPr>
              <w:t xml:space="preserve"> conditions (low pH)</w:t>
            </w:r>
            <w:r w:rsidRPr="46824A7A">
              <w:rPr>
                <w:sz w:val="16"/>
                <w:szCs w:val="16"/>
              </w:rPr>
              <w:t xml:space="preserve"> or </w:t>
            </w:r>
            <w:r w:rsidR="4D384D5B" w:rsidRPr="46824A7A">
              <w:rPr>
                <w:sz w:val="16"/>
                <w:szCs w:val="16"/>
              </w:rPr>
              <w:t xml:space="preserve">indirectly by </w:t>
            </w:r>
            <w:r w:rsidRPr="46824A7A">
              <w:rPr>
                <w:sz w:val="16"/>
                <w:szCs w:val="16"/>
              </w:rPr>
              <w:t>low calcium</w:t>
            </w:r>
            <w:r w:rsidR="1E4CC33C" w:rsidRPr="46824A7A">
              <w:rPr>
                <w:sz w:val="16"/>
                <w:szCs w:val="16"/>
              </w:rPr>
              <w:t xml:space="preserve"> concentrations</w:t>
            </w:r>
            <w:r w:rsidRPr="46824A7A">
              <w:rPr>
                <w:sz w:val="16"/>
                <w:szCs w:val="16"/>
              </w:rPr>
              <w:t xml:space="preserve"> in water.</w:t>
            </w:r>
          </w:p>
        </w:tc>
        <w:tc>
          <w:tcPr>
            <w:tcW w:w="1892" w:type="dxa"/>
            <w:shd w:val="clear" w:color="auto" w:fill="FFFFFF" w:themeFill="background1"/>
            <w:tcMar>
              <w:top w:w="72" w:type="dxa"/>
              <w:left w:w="144" w:type="dxa"/>
              <w:bottom w:w="72" w:type="dxa"/>
              <w:right w:w="144" w:type="dxa"/>
            </w:tcMar>
          </w:tcPr>
          <w:p w14:paraId="40E87205" w14:textId="77777777" w:rsidR="00E874BD" w:rsidRPr="009702B0" w:rsidRDefault="00E874BD" w:rsidP="00DA25D9">
            <w:pPr>
              <w:jc w:val="left"/>
              <w:rPr>
                <w:sz w:val="16"/>
                <w:szCs w:val="16"/>
              </w:rPr>
            </w:pPr>
            <w:r w:rsidRPr="009702B0">
              <w:rPr>
                <w:sz w:val="16"/>
                <w:szCs w:val="16"/>
              </w:rPr>
              <w:t>Olsson et al., (2006)</w:t>
            </w:r>
          </w:p>
        </w:tc>
      </w:tr>
      <w:tr w:rsidR="00E874BD" w:rsidRPr="009702B0" w14:paraId="0C9F00FE" w14:textId="77777777" w:rsidTr="00092689">
        <w:trPr>
          <w:cantSplit/>
          <w:trHeight w:val="915"/>
        </w:trPr>
        <w:tc>
          <w:tcPr>
            <w:tcW w:w="1188" w:type="dxa"/>
            <w:shd w:val="clear" w:color="auto" w:fill="FFFFFF" w:themeFill="background1"/>
            <w:tcMar>
              <w:top w:w="72" w:type="dxa"/>
              <w:left w:w="144" w:type="dxa"/>
              <w:bottom w:w="72" w:type="dxa"/>
              <w:right w:w="144" w:type="dxa"/>
            </w:tcMar>
            <w:hideMark/>
          </w:tcPr>
          <w:p w14:paraId="120851C5" w14:textId="77777777" w:rsidR="00E874BD" w:rsidRPr="009702B0" w:rsidRDefault="00E874BD" w:rsidP="00DA25D9">
            <w:pPr>
              <w:jc w:val="left"/>
              <w:rPr>
                <w:sz w:val="16"/>
                <w:szCs w:val="16"/>
              </w:rPr>
            </w:pPr>
            <w:r w:rsidRPr="009702B0">
              <w:rPr>
                <w:sz w:val="16"/>
                <w:szCs w:val="16"/>
              </w:rPr>
              <w:t>Fish presence</w:t>
            </w:r>
          </w:p>
        </w:tc>
        <w:tc>
          <w:tcPr>
            <w:tcW w:w="2851" w:type="dxa"/>
            <w:shd w:val="clear" w:color="auto" w:fill="FFFFFF" w:themeFill="background1"/>
            <w:tcMar>
              <w:top w:w="72" w:type="dxa"/>
              <w:left w:w="144" w:type="dxa"/>
              <w:bottom w:w="72" w:type="dxa"/>
              <w:right w:w="144" w:type="dxa"/>
            </w:tcMar>
            <w:hideMark/>
          </w:tcPr>
          <w:p w14:paraId="6435B181" w14:textId="77777777" w:rsidR="00E874BD" w:rsidRPr="009702B0" w:rsidRDefault="00E874BD" w:rsidP="00DA25D9">
            <w:pPr>
              <w:jc w:val="left"/>
              <w:rPr>
                <w:sz w:val="16"/>
                <w:szCs w:val="16"/>
              </w:rPr>
            </w:pPr>
            <w:r w:rsidRPr="009702B0">
              <w:rPr>
                <w:sz w:val="16"/>
                <w:szCs w:val="16"/>
              </w:rPr>
              <w:t>Presence/absence of selected native and non-native fish species</w:t>
            </w:r>
          </w:p>
        </w:tc>
        <w:tc>
          <w:tcPr>
            <w:tcW w:w="3579" w:type="dxa"/>
            <w:shd w:val="clear" w:color="auto" w:fill="FFFFFF" w:themeFill="background1"/>
            <w:tcMar>
              <w:top w:w="72" w:type="dxa"/>
              <w:left w:w="144" w:type="dxa"/>
              <w:bottom w:w="72" w:type="dxa"/>
              <w:right w:w="144" w:type="dxa"/>
            </w:tcMar>
            <w:hideMark/>
          </w:tcPr>
          <w:p w14:paraId="7AE791E1" w14:textId="77777777" w:rsidR="00E874BD" w:rsidRPr="009702B0" w:rsidRDefault="00E874BD" w:rsidP="00DA25D9">
            <w:pPr>
              <w:jc w:val="left"/>
              <w:rPr>
                <w:sz w:val="16"/>
                <w:szCs w:val="16"/>
              </w:rPr>
            </w:pPr>
            <w:r w:rsidRPr="009702B0">
              <w:rPr>
                <w:sz w:val="16"/>
                <w:szCs w:val="16"/>
              </w:rPr>
              <w:t>Fish may act as predators, competitors, or indirectly modify habitat structure.</w:t>
            </w:r>
          </w:p>
        </w:tc>
        <w:tc>
          <w:tcPr>
            <w:tcW w:w="1892" w:type="dxa"/>
            <w:shd w:val="clear" w:color="auto" w:fill="FFFFFF" w:themeFill="background1"/>
            <w:tcMar>
              <w:top w:w="72" w:type="dxa"/>
              <w:left w:w="144" w:type="dxa"/>
              <w:bottom w:w="72" w:type="dxa"/>
              <w:right w:w="144" w:type="dxa"/>
            </w:tcMar>
          </w:tcPr>
          <w:p w14:paraId="20D453C9" w14:textId="77777777" w:rsidR="00E874BD" w:rsidRPr="009702B0" w:rsidRDefault="00E874BD" w:rsidP="00DA25D9">
            <w:pPr>
              <w:jc w:val="left"/>
              <w:rPr>
                <w:sz w:val="16"/>
                <w:szCs w:val="16"/>
              </w:rPr>
            </w:pPr>
            <w:r w:rsidRPr="009702B0">
              <w:rPr>
                <w:sz w:val="16"/>
                <w:szCs w:val="16"/>
              </w:rPr>
              <w:t>Shave et al., (1994); Barnes, (1996); Usio &amp; Townsend, (2000); Barnes &amp; Hicks, (2003)</w:t>
            </w:r>
          </w:p>
        </w:tc>
      </w:tr>
    </w:tbl>
    <w:p w14:paraId="705D9E7F" w14:textId="197D9793" w:rsidR="00E874BD" w:rsidRPr="00C60590" w:rsidRDefault="00E8767C" w:rsidP="00DA25D9">
      <w:pPr>
        <w:jc w:val="left"/>
        <w:rPr>
          <w:b/>
          <w:bCs/>
          <w:sz w:val="28"/>
          <w:szCs w:val="28"/>
        </w:rPr>
      </w:pPr>
      <w:r w:rsidRPr="00C60590">
        <w:rPr>
          <w:b/>
          <w:bCs/>
          <w:sz w:val="28"/>
          <w:szCs w:val="28"/>
        </w:rPr>
        <w:t>Figures</w:t>
      </w:r>
    </w:p>
    <w:p w14:paraId="2C96DB32" w14:textId="54BB92B1" w:rsidR="00BC1EE9" w:rsidRPr="00F5242A" w:rsidRDefault="004D156E" w:rsidP="00DA25D9">
      <w:pPr>
        <w:spacing w:line="360" w:lineRule="auto"/>
        <w:jc w:val="left"/>
      </w:pPr>
      <w:r>
        <w:rPr>
          <w:noProof/>
        </w:rPr>
        <w:drawing>
          <wp:inline distT="0" distB="0" distL="0" distR="0" wp14:anchorId="4FAA1208" wp14:editId="7334A272">
            <wp:extent cx="5694078" cy="4028938"/>
            <wp:effectExtent l="0" t="0" r="1905" b="0"/>
            <wp:docPr id="46864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06282" cy="4037573"/>
                    </a:xfrm>
                    <a:prstGeom prst="rect">
                      <a:avLst/>
                    </a:prstGeom>
                    <a:noFill/>
                  </pic:spPr>
                </pic:pic>
              </a:graphicData>
            </a:graphic>
          </wp:inline>
        </w:drawing>
      </w:r>
    </w:p>
    <w:p w14:paraId="3BB6BDE5" w14:textId="7A8058C7" w:rsidR="00F313F8" w:rsidRDefault="6FB3069F" w:rsidP="00DA25D9">
      <w:pPr>
        <w:jc w:val="left"/>
        <w:rPr>
          <w:i/>
          <w:iCs/>
          <w:sz w:val="18"/>
          <w:szCs w:val="18"/>
        </w:rPr>
      </w:pPr>
      <w:bookmarkStart w:id="481" w:name="_Ref214546195"/>
      <w:r w:rsidRPr="46824A7A">
        <w:rPr>
          <w:i/>
          <w:iCs/>
          <w:sz w:val="18"/>
          <w:szCs w:val="18"/>
        </w:rPr>
        <w:lastRenderedPageBreak/>
        <w:t>Fig</w:t>
      </w:r>
      <w:r w:rsidR="004C530F">
        <w:rPr>
          <w:i/>
          <w:iCs/>
          <w:sz w:val="18"/>
          <w:szCs w:val="18"/>
        </w:rPr>
        <w:t>.</w:t>
      </w:r>
      <w:r w:rsidRPr="46824A7A">
        <w:rPr>
          <w:i/>
          <w:iCs/>
          <w:sz w:val="18"/>
          <w:szCs w:val="18"/>
        </w:rPr>
        <w:t xml:space="preserve"> </w:t>
      </w:r>
      <w:r w:rsidRPr="46824A7A">
        <w:rPr>
          <w:i/>
          <w:iCs/>
          <w:sz w:val="18"/>
          <w:szCs w:val="18"/>
        </w:rPr>
        <w:fldChar w:fldCharType="begin"/>
      </w:r>
      <w:r w:rsidRPr="46824A7A">
        <w:rPr>
          <w:i/>
          <w:iCs/>
          <w:sz w:val="18"/>
          <w:szCs w:val="18"/>
        </w:rPr>
        <w:instrText xml:space="preserve"> SEQ Figure \* ARABIC </w:instrText>
      </w:r>
      <w:r w:rsidRPr="46824A7A">
        <w:rPr>
          <w:i/>
          <w:iCs/>
          <w:sz w:val="18"/>
          <w:szCs w:val="18"/>
        </w:rPr>
        <w:fldChar w:fldCharType="separate"/>
      </w:r>
      <w:r w:rsidR="00315F8B">
        <w:rPr>
          <w:i/>
          <w:iCs/>
          <w:noProof/>
          <w:sz w:val="18"/>
          <w:szCs w:val="18"/>
        </w:rPr>
        <w:t>1</w:t>
      </w:r>
      <w:r w:rsidRPr="46824A7A">
        <w:rPr>
          <w:i/>
          <w:iCs/>
          <w:sz w:val="18"/>
          <w:szCs w:val="18"/>
        </w:rPr>
        <w:fldChar w:fldCharType="end"/>
      </w:r>
      <w:bookmarkEnd w:id="481"/>
      <w:r w:rsidRPr="46824A7A">
        <w:rPr>
          <w:i/>
          <w:iCs/>
          <w:sz w:val="18"/>
          <w:szCs w:val="18"/>
        </w:rPr>
        <w:t xml:space="preserve"> Map of the sampling locations with different dominant </w:t>
      </w:r>
      <w:r w:rsidR="00501B62" w:rsidRPr="46824A7A">
        <w:rPr>
          <w:i/>
          <w:iCs/>
          <w:sz w:val="18"/>
          <w:szCs w:val="18"/>
        </w:rPr>
        <w:t xml:space="preserve">littoral </w:t>
      </w:r>
      <w:r w:rsidRPr="46824A7A">
        <w:rPr>
          <w:i/>
          <w:iCs/>
          <w:sz w:val="18"/>
          <w:szCs w:val="18"/>
        </w:rPr>
        <w:t xml:space="preserve">habitat types classified. </w:t>
      </w:r>
      <w:r w:rsidR="006C3A7F">
        <w:rPr>
          <w:i/>
          <w:iCs/>
          <w:sz w:val="18"/>
          <w:szCs w:val="18"/>
        </w:rPr>
        <w:t>a</w:t>
      </w:r>
      <w:r w:rsidR="00385719" w:rsidRPr="46824A7A">
        <w:rPr>
          <w:i/>
          <w:iCs/>
          <w:sz w:val="18"/>
          <w:szCs w:val="18"/>
        </w:rPr>
        <w:t>)</w:t>
      </w:r>
      <w:r w:rsidRPr="46824A7A">
        <w:rPr>
          <w:i/>
          <w:iCs/>
          <w:sz w:val="18"/>
          <w:szCs w:val="18"/>
        </w:rPr>
        <w:t xml:space="preserve"> </w:t>
      </w:r>
      <w:r w:rsidR="00385719" w:rsidRPr="46824A7A">
        <w:rPr>
          <w:i/>
          <w:iCs/>
          <w:sz w:val="18"/>
          <w:szCs w:val="18"/>
        </w:rPr>
        <w:t>O</w:t>
      </w:r>
      <w:r w:rsidRPr="46824A7A">
        <w:rPr>
          <w:i/>
          <w:iCs/>
          <w:sz w:val="18"/>
          <w:szCs w:val="18"/>
        </w:rPr>
        <w:t>verview map of the 5 lakes.</w:t>
      </w:r>
      <w:r w:rsidR="00410BBA" w:rsidRPr="46824A7A">
        <w:rPr>
          <w:i/>
          <w:iCs/>
          <w:sz w:val="18"/>
          <w:szCs w:val="18"/>
        </w:rPr>
        <w:t xml:space="preserve"> </w:t>
      </w:r>
      <w:r w:rsidR="00852798" w:rsidRPr="46824A7A">
        <w:rPr>
          <w:i/>
          <w:iCs/>
          <w:sz w:val="18"/>
          <w:szCs w:val="18"/>
        </w:rPr>
        <w:t xml:space="preserve">Lakes where invasive catfish were detected are indicated. </w:t>
      </w:r>
      <w:r w:rsidR="006C3A7F">
        <w:rPr>
          <w:i/>
          <w:iCs/>
          <w:sz w:val="18"/>
          <w:szCs w:val="18"/>
        </w:rPr>
        <w:t>b</w:t>
      </w:r>
      <w:r w:rsidR="00385719" w:rsidRPr="46824A7A">
        <w:rPr>
          <w:i/>
          <w:iCs/>
          <w:sz w:val="18"/>
          <w:szCs w:val="18"/>
        </w:rPr>
        <w:t>)</w:t>
      </w:r>
      <w:r w:rsidRPr="46824A7A">
        <w:rPr>
          <w:i/>
          <w:iCs/>
          <w:sz w:val="18"/>
          <w:szCs w:val="18"/>
        </w:rPr>
        <w:t xml:space="preserve"> </w:t>
      </w:r>
      <w:r w:rsidR="00385719" w:rsidRPr="46824A7A">
        <w:rPr>
          <w:i/>
          <w:iCs/>
          <w:sz w:val="18"/>
          <w:szCs w:val="18"/>
        </w:rPr>
        <w:t>Z</w:t>
      </w:r>
      <w:r w:rsidRPr="46824A7A">
        <w:rPr>
          <w:i/>
          <w:iCs/>
          <w:sz w:val="18"/>
          <w:szCs w:val="18"/>
        </w:rPr>
        <w:t xml:space="preserve">oom in of Lake Ōkāreka. </w:t>
      </w:r>
      <w:r w:rsidR="006C3A7F">
        <w:rPr>
          <w:i/>
          <w:iCs/>
          <w:sz w:val="18"/>
          <w:szCs w:val="18"/>
        </w:rPr>
        <w:t>c</w:t>
      </w:r>
      <w:r w:rsidR="00385719" w:rsidRPr="46824A7A">
        <w:rPr>
          <w:i/>
          <w:iCs/>
          <w:sz w:val="18"/>
          <w:szCs w:val="18"/>
        </w:rPr>
        <w:t>)</w:t>
      </w:r>
      <w:r w:rsidRPr="46824A7A">
        <w:rPr>
          <w:i/>
          <w:iCs/>
          <w:sz w:val="18"/>
          <w:szCs w:val="18"/>
        </w:rPr>
        <w:t xml:space="preserve"> </w:t>
      </w:r>
      <w:r w:rsidR="00385719" w:rsidRPr="46824A7A">
        <w:rPr>
          <w:i/>
          <w:iCs/>
          <w:sz w:val="18"/>
          <w:szCs w:val="18"/>
        </w:rPr>
        <w:t>G</w:t>
      </w:r>
      <w:r w:rsidRPr="46824A7A">
        <w:rPr>
          <w:i/>
          <w:iCs/>
          <w:sz w:val="18"/>
          <w:szCs w:val="18"/>
        </w:rPr>
        <w:t>uidance map to show the lakes location (white square) on the North Island of Aotearoa</w:t>
      </w:r>
      <w:r w:rsidR="27FD7F54" w:rsidRPr="46824A7A">
        <w:rPr>
          <w:i/>
          <w:iCs/>
          <w:sz w:val="18"/>
          <w:szCs w:val="18"/>
        </w:rPr>
        <w:t xml:space="preserve"> New Zealand</w:t>
      </w:r>
      <w:r w:rsidRPr="46824A7A">
        <w:rPr>
          <w:i/>
          <w:iCs/>
          <w:sz w:val="18"/>
          <w:szCs w:val="18"/>
        </w:rPr>
        <w:t>.</w:t>
      </w:r>
    </w:p>
    <w:p w14:paraId="0BB02671" w14:textId="258644D8" w:rsidR="000837E1" w:rsidRPr="00E52F4C" w:rsidRDefault="00553EF7" w:rsidP="00DA25D9">
      <w:pPr>
        <w:keepNext/>
        <w:spacing w:line="360" w:lineRule="auto"/>
        <w:jc w:val="left"/>
      </w:pPr>
      <w:r>
        <w:rPr>
          <w:noProof/>
        </w:rPr>
        <w:drawing>
          <wp:inline distT="0" distB="0" distL="0" distR="0" wp14:anchorId="1341356C" wp14:editId="3AFC941C">
            <wp:extent cx="2879604" cy="4319787"/>
            <wp:effectExtent l="0" t="0" r="0" b="5080"/>
            <wp:docPr id="18402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9679" name="Picture 184021967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79604" cy="4319787"/>
                    </a:xfrm>
                    <a:prstGeom prst="rect">
                      <a:avLst/>
                    </a:prstGeom>
                  </pic:spPr>
                </pic:pic>
              </a:graphicData>
            </a:graphic>
          </wp:inline>
        </w:drawing>
      </w:r>
    </w:p>
    <w:p w14:paraId="091B91E8" w14:textId="40CE317E" w:rsidR="00024CD4" w:rsidRDefault="750CB7DE" w:rsidP="00024CD4">
      <w:pPr>
        <w:pStyle w:val="Caption"/>
        <w:spacing w:line="360" w:lineRule="auto"/>
        <w:jc w:val="left"/>
        <w:rPr>
          <w:color w:val="auto"/>
        </w:rPr>
      </w:pPr>
      <w:bookmarkStart w:id="482" w:name="_Ref214958216"/>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2</w:t>
      </w:r>
      <w:r w:rsidRPr="46824A7A">
        <w:rPr>
          <w:color w:val="auto"/>
        </w:rPr>
        <w:fldChar w:fldCharType="end"/>
      </w:r>
      <w:bookmarkEnd w:id="482"/>
      <w:r w:rsidRPr="46824A7A">
        <w:rPr>
          <w:color w:val="auto"/>
        </w:rPr>
        <w:t xml:space="preserve"> </w:t>
      </w:r>
      <w:r w:rsidR="00E72096" w:rsidRPr="46824A7A">
        <w:rPr>
          <w:color w:val="auto"/>
        </w:rPr>
        <w:t>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p w14:paraId="3341C06D" w14:textId="3F154B31" w:rsidR="001D23EE" w:rsidRPr="00741886" w:rsidRDefault="00B455AF" w:rsidP="00DA25D9">
      <w:pPr>
        <w:pStyle w:val="Caption"/>
        <w:spacing w:line="360" w:lineRule="auto"/>
        <w:jc w:val="left"/>
        <w:rPr>
          <w:color w:val="auto"/>
        </w:rPr>
      </w:pPr>
      <w:r>
        <w:rPr>
          <w:noProof/>
        </w:rPr>
        <w:lastRenderedPageBreak/>
        <w:drawing>
          <wp:inline distT="0" distB="0" distL="0" distR="0" wp14:anchorId="5801497F" wp14:editId="17A150A1">
            <wp:extent cx="5830446" cy="3892492"/>
            <wp:effectExtent l="0" t="0" r="0" b="0"/>
            <wp:docPr id="57163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40285" cy="3899061"/>
                    </a:xfrm>
                    <a:prstGeom prst="rect">
                      <a:avLst/>
                    </a:prstGeom>
                    <a:noFill/>
                  </pic:spPr>
                </pic:pic>
              </a:graphicData>
            </a:graphic>
          </wp:inline>
        </w:drawing>
      </w:r>
      <w:bookmarkStart w:id="483" w:name="_Ref214960294"/>
      <w:r w:rsidR="4749E9EE" w:rsidRPr="46824A7A">
        <w:rPr>
          <w:color w:val="auto"/>
        </w:rPr>
        <w:t>Fi</w:t>
      </w:r>
      <w:r w:rsidR="00BA0BD7" w:rsidRPr="46824A7A">
        <w:rPr>
          <w:color w:val="auto"/>
        </w:rPr>
        <w:t>g</w:t>
      </w:r>
      <w:r w:rsidR="004C530F">
        <w:rPr>
          <w:color w:val="auto"/>
        </w:rPr>
        <w:t>.</w:t>
      </w:r>
      <w:r w:rsidR="4749E9EE" w:rsidRPr="46824A7A">
        <w:rPr>
          <w:color w:val="auto"/>
        </w:rPr>
        <w:t xml:space="preserve"> </w:t>
      </w:r>
      <w:r w:rsidR="4749E9EE" w:rsidRPr="46824A7A">
        <w:rPr>
          <w:color w:val="auto"/>
        </w:rPr>
        <w:fldChar w:fldCharType="begin"/>
      </w:r>
      <w:r w:rsidR="4749E9EE" w:rsidRPr="46824A7A">
        <w:rPr>
          <w:color w:val="auto"/>
        </w:rPr>
        <w:instrText xml:space="preserve"> SEQ Figure \* ARABIC </w:instrText>
      </w:r>
      <w:r w:rsidR="4749E9EE" w:rsidRPr="46824A7A">
        <w:rPr>
          <w:color w:val="auto"/>
        </w:rPr>
        <w:fldChar w:fldCharType="separate"/>
      </w:r>
      <w:r w:rsidR="00315F8B">
        <w:rPr>
          <w:noProof/>
          <w:color w:val="auto"/>
        </w:rPr>
        <w:t>3</w:t>
      </w:r>
      <w:r w:rsidR="4749E9EE" w:rsidRPr="46824A7A">
        <w:rPr>
          <w:color w:val="auto"/>
        </w:rPr>
        <w:fldChar w:fldCharType="end"/>
      </w:r>
      <w:bookmarkEnd w:id="483"/>
      <w:r w:rsidR="4749E9EE" w:rsidRPr="46824A7A">
        <w:rPr>
          <w:color w:val="auto"/>
        </w:rPr>
        <w:t xml:space="preserve"> </w:t>
      </w:r>
      <w:r w:rsidR="00B650B1" w:rsidRPr="46824A7A">
        <w:rPr>
          <w:color w:val="auto"/>
        </w:rPr>
        <w:t xml:space="preserve">Kōura occupancy GAMM results and model performance. </w:t>
      </w:r>
      <w:r w:rsidR="00BE18F6" w:rsidRPr="46824A7A">
        <w:rPr>
          <w:color w:val="auto"/>
        </w:rPr>
        <w:t>a</w:t>
      </w:r>
      <w:r w:rsidR="00B650B1" w:rsidRPr="46824A7A">
        <w:rPr>
          <w:color w:val="auto"/>
        </w:rPr>
        <w:t>) Estimated smooth terms for riparian vegetation, substrate index, surface water temperature, and specific conductivity, shown as partial effects with 95% confidence intervals.</w:t>
      </w:r>
      <w:ins w:id="484" w:author="Raven, Olivier (Student)" w:date="2026-06-08T15:31:00Z" w16du:dateUtc="2026-06-08T03:31:00Z">
        <w:r w:rsidR="00DB646A">
          <w:rPr>
            <w:color w:val="auto"/>
          </w:rPr>
          <w:t xml:space="preserve"> </w:t>
        </w:r>
        <w:r w:rsidR="00DB646A" w:rsidRPr="0011431B">
          <w:rPr>
            <w:color w:val="auto"/>
          </w:rPr>
          <w:t>See Fig. S2 for raw data underlying modelled relationships</w:t>
        </w:r>
        <w:r w:rsidR="00DB646A">
          <w:rPr>
            <w:color w:val="auto"/>
          </w:rPr>
          <w:t>.</w:t>
        </w:r>
      </w:ins>
      <w:r w:rsidR="00B650B1" w:rsidRPr="46824A7A">
        <w:rPr>
          <w:color w:val="auto"/>
        </w:rPr>
        <w:t xml:space="preserve"> </w:t>
      </w:r>
      <w:r w:rsidR="00BE18F6" w:rsidRPr="46824A7A">
        <w:rPr>
          <w:color w:val="auto"/>
        </w:rPr>
        <w:t>b</w:t>
      </w:r>
      <w:r w:rsidR="00B650B1" w:rsidRPr="46824A7A">
        <w:rPr>
          <w:color w:val="auto"/>
        </w:rPr>
        <w:t xml:space="preserve">) Receiver operating characteristic (ROC) curve illustrating model discrimination, with the area under the curve (AUC) reported. </w:t>
      </w:r>
      <w:r w:rsidR="00BE18F6" w:rsidRPr="46824A7A">
        <w:rPr>
          <w:color w:val="auto"/>
        </w:rPr>
        <w:t>c</w:t>
      </w:r>
      <w:r w:rsidR="00B650B1" w:rsidRPr="46824A7A">
        <w:rPr>
          <w:color w:val="auto"/>
        </w:rPr>
        <w:t>) Calibration plot based on five equal-frequency bins, comparing mean predicted occupancy probabilities with observed proportions of occupied sites; the dashed 1:1 line indicates perfect calibration.</w:t>
      </w:r>
    </w:p>
    <w:p w14:paraId="20226868" w14:textId="07F9A268" w:rsidR="00895E67" w:rsidRPr="00895E67" w:rsidRDefault="003100E9" w:rsidP="00DA25D9">
      <w:pPr>
        <w:keepNext/>
        <w:spacing w:line="360" w:lineRule="auto"/>
        <w:jc w:val="left"/>
      </w:pPr>
      <w:r>
        <w:rPr>
          <w:noProof/>
        </w:rPr>
        <w:lastRenderedPageBreak/>
        <w:drawing>
          <wp:inline distT="0" distB="0" distL="0" distR="0" wp14:anchorId="0BA6CE73" wp14:editId="7E22613F">
            <wp:extent cx="4681855" cy="4328795"/>
            <wp:effectExtent l="0" t="0" r="4445" b="0"/>
            <wp:docPr id="1347671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81855" cy="4328795"/>
                    </a:xfrm>
                    <a:prstGeom prst="rect">
                      <a:avLst/>
                    </a:prstGeom>
                    <a:noFill/>
                  </pic:spPr>
                </pic:pic>
              </a:graphicData>
            </a:graphic>
          </wp:inline>
        </w:drawing>
      </w:r>
    </w:p>
    <w:p w14:paraId="37DE6400" w14:textId="36282901" w:rsidR="00D311EC" w:rsidRPr="00AE490B" w:rsidRDefault="1FAF537E" w:rsidP="00DA25D9">
      <w:pPr>
        <w:pStyle w:val="Caption"/>
        <w:spacing w:line="360" w:lineRule="auto"/>
        <w:jc w:val="left"/>
        <w:rPr>
          <w:strike/>
          <w:color w:val="auto"/>
        </w:rPr>
      </w:pPr>
      <w:bookmarkStart w:id="485" w:name="_Ref214960333"/>
      <w:r w:rsidRPr="0C2CC136">
        <w:rPr>
          <w:color w:val="auto"/>
        </w:rPr>
        <w:t>Fi</w:t>
      </w:r>
      <w:r w:rsidR="00BA0BD7">
        <w:rPr>
          <w:color w:val="auto"/>
        </w:rPr>
        <w:t>g</w:t>
      </w:r>
      <w:r w:rsidR="004C530F">
        <w:rPr>
          <w:color w:val="auto"/>
        </w:rPr>
        <w:t>.</w:t>
      </w:r>
      <w:r w:rsidRPr="0C2CC136">
        <w:rPr>
          <w:color w:val="auto"/>
        </w:rPr>
        <w:t xml:space="preserve"> </w:t>
      </w:r>
      <w:r w:rsidR="00895E67" w:rsidRPr="0C2CC136">
        <w:rPr>
          <w:color w:val="auto"/>
        </w:rPr>
        <w:fldChar w:fldCharType="begin"/>
      </w:r>
      <w:r w:rsidR="00895E67" w:rsidRPr="0C2CC136">
        <w:rPr>
          <w:color w:val="auto"/>
        </w:rPr>
        <w:instrText xml:space="preserve"> SEQ Figure \* ARABIC </w:instrText>
      </w:r>
      <w:r w:rsidR="00895E67" w:rsidRPr="0C2CC136">
        <w:rPr>
          <w:color w:val="auto"/>
        </w:rPr>
        <w:fldChar w:fldCharType="separate"/>
      </w:r>
      <w:r w:rsidR="00315F8B">
        <w:rPr>
          <w:noProof/>
          <w:color w:val="auto"/>
        </w:rPr>
        <w:t>4</w:t>
      </w:r>
      <w:r w:rsidR="00895E67" w:rsidRPr="0C2CC136">
        <w:rPr>
          <w:color w:val="auto"/>
        </w:rPr>
        <w:fldChar w:fldCharType="end"/>
      </w:r>
      <w:bookmarkEnd w:id="485"/>
      <w:r w:rsidRPr="0C2CC136">
        <w:rPr>
          <w:color w:val="auto"/>
        </w:rPr>
        <w:t xml:space="preserve"> </w:t>
      </w:r>
      <w:r w:rsidR="009E15A5" w:rsidRPr="009E15A5">
        <w:rPr>
          <w:color w:val="auto"/>
        </w:rPr>
        <w:t>Kōura CPUE GAM</w:t>
      </w:r>
      <w:r w:rsidR="00FA39A3">
        <w:rPr>
          <w:color w:val="auto"/>
        </w:rPr>
        <w:t>M</w:t>
      </w:r>
      <w:r w:rsidR="009E15A5" w:rsidRPr="009E15A5">
        <w:rPr>
          <w:color w:val="auto"/>
        </w:rPr>
        <w:t xml:space="preserve"> results and model performance. </w:t>
      </w:r>
      <w:r w:rsidR="007B7F58">
        <w:rPr>
          <w:color w:val="auto"/>
        </w:rPr>
        <w:t>a</w:t>
      </w:r>
      <w:r w:rsidR="009E15A5" w:rsidRPr="009E15A5">
        <w:rPr>
          <w:color w:val="auto"/>
        </w:rPr>
        <w:t xml:space="preserve">) Estimated smooth terms for surface water temperature, pH, and emergent native </w:t>
      </w:r>
      <w:ins w:id="486" w:author="Raven, Olivier (Student)" w:date="2026-06-08T14:28:00Z">
        <w:r w:rsidR="0005513C" w:rsidRPr="0005513C">
          <w:rPr>
            <w:color w:val="auto"/>
          </w:rPr>
          <w:t>macrophytes</w:t>
        </w:r>
      </w:ins>
      <w:del w:id="487" w:author="Raven, Olivier (Student)" w:date="2026-06-08T14:28:00Z" w16du:dateUtc="2026-06-08T02:28:00Z">
        <w:r w:rsidR="009E15A5" w:rsidRPr="009E15A5" w:rsidDel="0005513C">
          <w:rPr>
            <w:color w:val="auto"/>
          </w:rPr>
          <w:delText>vegetation</w:delText>
        </w:r>
      </w:del>
      <w:r w:rsidR="009E15A5" w:rsidRPr="009E15A5">
        <w:rPr>
          <w:color w:val="auto"/>
        </w:rPr>
        <w:t>, shown with partial effects and 95% confidence intervals</w:t>
      </w:r>
      <w:r w:rsidR="00D201E6" w:rsidRPr="0005066B">
        <w:rPr>
          <w:color w:val="auto"/>
        </w:rPr>
        <w:t>.</w:t>
      </w:r>
      <w:r w:rsidR="0011431B">
        <w:rPr>
          <w:color w:val="auto"/>
        </w:rPr>
        <w:t xml:space="preserve"> </w:t>
      </w:r>
      <w:r w:rsidR="0011431B" w:rsidRPr="0011431B">
        <w:rPr>
          <w:color w:val="auto"/>
        </w:rPr>
        <w:t>See Fig. S2 for raw data underlying modelled relationships</w:t>
      </w:r>
      <w:r w:rsidR="001428E9">
        <w:rPr>
          <w:color w:val="auto"/>
        </w:rPr>
        <w:t>.</w:t>
      </w:r>
      <w:r w:rsidR="009E15A5" w:rsidRPr="009E15A5">
        <w:rPr>
          <w:color w:val="auto"/>
        </w:rPr>
        <w:t xml:space="preserve"> </w:t>
      </w:r>
      <w:r w:rsidR="007B7F58">
        <w:rPr>
          <w:color w:val="auto"/>
        </w:rPr>
        <w:t>b</w:t>
      </w:r>
      <w:r w:rsidR="009E15A5" w:rsidRPr="009E15A5">
        <w:rPr>
          <w:color w:val="auto"/>
        </w:rPr>
        <w:t>) Predicted versus observed CPUE from the positive (Gamma) component of the hurdle model, with predictions excluding the random lake effect. The dashed 1:1 line indicates perfect agreement; annotated values report R² and RMSE to summarise model fit.</w:t>
      </w:r>
    </w:p>
    <w:p w14:paraId="530EC940" w14:textId="139690D2" w:rsidR="00895E67" w:rsidRDefault="00813575" w:rsidP="00DA25D9">
      <w:pPr>
        <w:keepNext/>
        <w:spacing w:line="360" w:lineRule="auto"/>
        <w:jc w:val="left"/>
      </w:pPr>
      <w:r>
        <w:rPr>
          <w:noProof/>
        </w:rPr>
        <w:lastRenderedPageBreak/>
        <w:drawing>
          <wp:inline distT="0" distB="0" distL="0" distR="0" wp14:anchorId="0EC0396F" wp14:editId="16FA18D0">
            <wp:extent cx="3596640" cy="4328795"/>
            <wp:effectExtent l="0" t="0" r="3810" b="0"/>
            <wp:docPr id="42061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96640" cy="4328795"/>
                    </a:xfrm>
                    <a:prstGeom prst="rect">
                      <a:avLst/>
                    </a:prstGeom>
                    <a:noFill/>
                  </pic:spPr>
                </pic:pic>
              </a:graphicData>
            </a:graphic>
          </wp:inline>
        </w:drawing>
      </w:r>
    </w:p>
    <w:p w14:paraId="21C164FB" w14:textId="51B146AB" w:rsidR="00B71010" w:rsidRDefault="1FAF537E" w:rsidP="00024CD4">
      <w:pPr>
        <w:pStyle w:val="Caption"/>
        <w:spacing w:line="360" w:lineRule="auto"/>
        <w:jc w:val="left"/>
        <w:rPr>
          <w:color w:val="auto"/>
        </w:rPr>
      </w:pPr>
      <w:bookmarkStart w:id="488" w:name="_Ref214960353"/>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5</w:t>
      </w:r>
      <w:r w:rsidRPr="46824A7A">
        <w:rPr>
          <w:color w:val="auto"/>
        </w:rPr>
        <w:fldChar w:fldCharType="end"/>
      </w:r>
      <w:bookmarkEnd w:id="488"/>
      <w:r w:rsidRPr="46824A7A">
        <w:rPr>
          <w:color w:val="auto"/>
        </w:rPr>
        <w:t xml:space="preserve"> </w:t>
      </w:r>
      <w:r w:rsidR="00E65D70" w:rsidRPr="46824A7A">
        <w:rPr>
          <w:color w:val="auto"/>
        </w:rPr>
        <w:t>Kōura BPUE GAM</w:t>
      </w:r>
      <w:r w:rsidR="00FA39A3" w:rsidRPr="46824A7A">
        <w:rPr>
          <w:color w:val="auto"/>
        </w:rPr>
        <w:t>M</w:t>
      </w:r>
      <w:r w:rsidR="00E65D70" w:rsidRPr="46824A7A">
        <w:rPr>
          <w:color w:val="auto"/>
        </w:rPr>
        <w:t xml:space="preserve"> results and model performance. </w:t>
      </w:r>
      <w:r w:rsidR="00532867">
        <w:rPr>
          <w:color w:val="auto"/>
        </w:rPr>
        <w:t>a</w:t>
      </w:r>
      <w:r w:rsidR="00E65D70" w:rsidRPr="46824A7A">
        <w:rPr>
          <w:color w:val="auto"/>
        </w:rPr>
        <w:t xml:space="preserve">) Estimated smooth terms for pH and emergent native </w:t>
      </w:r>
      <w:ins w:id="489" w:author="Raven, Olivier (Student)" w:date="2026-06-08T14:29:00Z">
        <w:r w:rsidR="0005513C" w:rsidRPr="0005513C">
          <w:rPr>
            <w:color w:val="auto"/>
          </w:rPr>
          <w:t>macrophytes</w:t>
        </w:r>
      </w:ins>
      <w:del w:id="490" w:author="Raven, Olivier (Student)" w:date="2026-06-08T14:29:00Z" w16du:dateUtc="2026-06-08T02:29:00Z">
        <w:r w:rsidR="00E65D70" w:rsidRPr="46824A7A" w:rsidDel="0005513C">
          <w:rPr>
            <w:color w:val="auto"/>
          </w:rPr>
          <w:delText>vegetation</w:delText>
        </w:r>
      </w:del>
      <w:r w:rsidR="00E65D70" w:rsidRPr="46824A7A">
        <w:rPr>
          <w:color w:val="auto"/>
        </w:rPr>
        <w:t>, shown with partial effects and 95% confidence intervals</w:t>
      </w:r>
      <w:r w:rsidR="00D201E6" w:rsidRPr="46824A7A">
        <w:rPr>
          <w:color w:val="auto"/>
        </w:rPr>
        <w:t>.</w:t>
      </w:r>
      <w:r w:rsidR="001428E9" w:rsidRPr="001428E9">
        <w:rPr>
          <w:color w:val="auto"/>
        </w:rPr>
        <w:t xml:space="preserve"> </w:t>
      </w:r>
      <w:r w:rsidR="001428E9" w:rsidRPr="0011431B">
        <w:rPr>
          <w:color w:val="auto"/>
        </w:rPr>
        <w:t>See Fig. S2 for raw data underlying modelled relationships</w:t>
      </w:r>
      <w:r w:rsidR="001428E9">
        <w:rPr>
          <w:color w:val="auto"/>
        </w:rPr>
        <w:t>.</w:t>
      </w:r>
      <w:r w:rsidR="00E65D70" w:rsidRPr="46824A7A">
        <w:rPr>
          <w:color w:val="auto"/>
        </w:rPr>
        <w:t xml:space="preserve"> </w:t>
      </w:r>
      <w:r w:rsidR="00532867">
        <w:rPr>
          <w:color w:val="auto"/>
        </w:rPr>
        <w:t>b</w:t>
      </w:r>
      <w:r w:rsidR="00E65D70" w:rsidRPr="46824A7A">
        <w:rPr>
          <w:color w:val="auto"/>
        </w:rPr>
        <w:t>) Predicted versus observed BPUE from the positive (Gamma) component of the hurdle model, with predictions excluding the random lake effect. The dashed 1:1 line indicates perfect agreement; annotated values report R² and RMSE to summarise model fit.</w:t>
      </w:r>
    </w:p>
    <w:p w14:paraId="3E261867" w14:textId="77777777" w:rsidR="00F15356" w:rsidRDefault="00F15356">
      <w:pPr>
        <w:rPr>
          <w:b/>
          <w:bCs/>
          <w:sz w:val="28"/>
          <w:szCs w:val="28"/>
        </w:rPr>
      </w:pPr>
      <w:r>
        <w:rPr>
          <w:b/>
          <w:bCs/>
          <w:i/>
          <w:iCs/>
          <w:sz w:val="28"/>
          <w:szCs w:val="28"/>
        </w:rPr>
        <w:br w:type="page"/>
      </w:r>
    </w:p>
    <w:p w14:paraId="5D1DBD2A" w14:textId="7839029C" w:rsidR="00FD5EFD" w:rsidRPr="00B71010" w:rsidRDefault="00FD5EFD" w:rsidP="00024CD4">
      <w:pPr>
        <w:pStyle w:val="Caption"/>
        <w:spacing w:line="360" w:lineRule="auto"/>
        <w:jc w:val="left"/>
        <w:rPr>
          <w:b/>
          <w:bCs/>
          <w:i w:val="0"/>
          <w:iCs w:val="0"/>
          <w:color w:val="auto"/>
          <w:sz w:val="28"/>
          <w:szCs w:val="28"/>
        </w:rPr>
      </w:pPr>
      <w:r w:rsidRPr="00B71010">
        <w:rPr>
          <w:b/>
          <w:bCs/>
          <w:i w:val="0"/>
          <w:iCs w:val="0"/>
          <w:color w:val="auto"/>
          <w:sz w:val="28"/>
          <w:szCs w:val="28"/>
        </w:rPr>
        <w:lastRenderedPageBreak/>
        <w:t>Supplementary</w:t>
      </w:r>
      <w:r w:rsidR="00DF1844" w:rsidRPr="00B71010">
        <w:rPr>
          <w:b/>
          <w:bCs/>
          <w:i w:val="0"/>
          <w:iCs w:val="0"/>
          <w:color w:val="auto"/>
          <w:sz w:val="28"/>
          <w:szCs w:val="28"/>
        </w:rPr>
        <w:t xml:space="preserve"> information</w:t>
      </w:r>
    </w:p>
    <w:p w14:paraId="6E799271" w14:textId="6C8C217F" w:rsidR="00AF3FB0" w:rsidRDefault="00162B3D" w:rsidP="00DA25D9">
      <w:pPr>
        <w:keepNext/>
        <w:jc w:val="left"/>
      </w:pPr>
      <w:r>
        <w:rPr>
          <w:noProof/>
        </w:rPr>
        <w:drawing>
          <wp:inline distT="0" distB="0" distL="0" distR="0" wp14:anchorId="56EDE797" wp14:editId="3907701B">
            <wp:extent cx="5731510" cy="4045585"/>
            <wp:effectExtent l="0" t="0" r="2540" b="0"/>
            <wp:docPr id="2114205557"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5557" name="Picture 1" descr="A black and white diagram&#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48C1B5A0" w14:textId="4253ABC8" w:rsidR="00AF3FB0" w:rsidRDefault="00AF3FB0" w:rsidP="00DA25D9">
      <w:pPr>
        <w:pStyle w:val="Caption"/>
        <w:jc w:val="left"/>
        <w:rPr>
          <w:color w:val="auto"/>
        </w:rPr>
      </w:pPr>
      <w:r w:rsidRPr="007F6522">
        <w:rPr>
          <w:color w:val="auto"/>
        </w:rPr>
        <w:t>Fig</w:t>
      </w:r>
      <w:r w:rsidR="004C530F">
        <w:rPr>
          <w:color w:val="auto"/>
        </w:rPr>
        <w:t>.</w:t>
      </w:r>
      <w:r w:rsidRPr="007F6522">
        <w:rPr>
          <w:color w:val="auto"/>
        </w:rPr>
        <w:t xml:space="preserve"> S1 </w:t>
      </w:r>
      <w:r w:rsidR="00F556B3" w:rsidRPr="00F556B3">
        <w:rPr>
          <w:color w:val="auto"/>
        </w:rPr>
        <w:t>Length–weight relationship used to estimate missing kōura weights. Observed (measured) and model-predicted body weights are shown in relation to orbital carapace length (OCL). The log₁₀–log₁₀ regression was fitted to individuals with both length and weight measurements (n = 240) and used to estimate missing weights (n = 81). Predicted values were back</w:t>
      </w:r>
      <w:r w:rsidR="006A1957">
        <w:rPr>
          <w:color w:val="auto"/>
        </w:rPr>
        <w:t>-</w:t>
      </w:r>
      <w:r w:rsidR="00F556B3" w:rsidRPr="00F556B3">
        <w:rPr>
          <w:color w:val="auto"/>
        </w:rPr>
        <w:t>transformed using a lognormal bias correction factor. The fitted regression equation is shown on the plot.</w:t>
      </w:r>
    </w:p>
    <w:p w14:paraId="7BBE57A0" w14:textId="15002834" w:rsidR="00315F8B" w:rsidRDefault="00231FC2" w:rsidP="00D02076">
      <w:pPr>
        <w:keepNext/>
        <w:rPr>
          <w:ins w:id="491" w:author="Raven, Olivier (Student)" w:date="2026-06-08T15:11:00Z" w16du:dateUtc="2026-06-08T03:11:00Z"/>
        </w:rPr>
      </w:pPr>
      <w:del w:id="492" w:author="Raven, Olivier (Student)" w:date="2026-06-08T14:54:00Z" w16du:dateUtc="2026-06-08T02:54:00Z">
        <w:r w:rsidDel="00B20A4D">
          <w:rPr>
            <w:noProof/>
          </w:rPr>
          <w:lastRenderedPageBreak/>
          <w:drawing>
            <wp:inline distT="0" distB="0" distL="0" distR="0" wp14:anchorId="6740A6FA" wp14:editId="42130E3C">
              <wp:extent cx="5731510" cy="3820795"/>
              <wp:effectExtent l="0" t="0" r="2540" b="8255"/>
              <wp:docPr id="202727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169" name="Picture 20272716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del>
    </w:p>
    <w:p w14:paraId="0588CB7B" w14:textId="170A4BA8" w:rsidR="002D34B7" w:rsidRDefault="005953F5" w:rsidP="00D02076">
      <w:pPr>
        <w:keepNext/>
      </w:pPr>
      <w:ins w:id="493" w:author="Raven, Olivier (Student)" w:date="2026-06-08T15:25:00Z" w16du:dateUtc="2026-06-08T03:25:00Z">
        <w:r w:rsidRPr="005953F5">
          <w:rPr>
            <w:noProof/>
          </w:rPr>
          <w:lastRenderedPageBreak/>
          <w:drawing>
            <wp:inline distT="0" distB="0" distL="0" distR="0" wp14:anchorId="010534CA" wp14:editId="3FC6EB2C">
              <wp:extent cx="4431665" cy="8863330"/>
              <wp:effectExtent l="0" t="0" r="6985" b="0"/>
              <wp:docPr id="36343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35109" name=""/>
                      <pic:cNvPicPr/>
                    </pic:nvPicPr>
                    <pic:blipFill>
                      <a:blip r:embed="rId48"/>
                      <a:stretch>
                        <a:fillRect/>
                      </a:stretch>
                    </pic:blipFill>
                    <pic:spPr>
                      <a:xfrm>
                        <a:off x="0" y="0"/>
                        <a:ext cx="4431665" cy="8863330"/>
                      </a:xfrm>
                      <a:prstGeom prst="rect">
                        <a:avLst/>
                      </a:prstGeom>
                    </pic:spPr>
                  </pic:pic>
                </a:graphicData>
              </a:graphic>
            </wp:inline>
          </w:drawing>
        </w:r>
      </w:ins>
    </w:p>
    <w:p w14:paraId="50F7E83E" w14:textId="19EA4D17" w:rsidR="00BB6738" w:rsidRPr="00BB6738" w:rsidRDefault="00F95AD0" w:rsidP="00BB6738">
      <w:pPr>
        <w:pStyle w:val="Caption"/>
        <w:rPr>
          <w:ins w:id="494" w:author="Raven, Olivier (Student)" w:date="2026-06-08T15:27:00Z"/>
        </w:rPr>
      </w:pPr>
      <w:r w:rsidRPr="00F95AD0">
        <w:rPr>
          <w:color w:val="auto"/>
        </w:rPr>
        <w:lastRenderedPageBreak/>
        <w:t xml:space="preserve">Fig. S2 Raw relationships </w:t>
      </w:r>
      <w:ins w:id="495" w:author="Raven, Olivier (Student)" w:date="2026-06-08T15:28:00Z" w16du:dateUtc="2026-06-08T03:28:00Z">
        <w:r w:rsidR="008B0D38">
          <w:rPr>
            <w:color w:val="auto"/>
          </w:rPr>
          <w:t xml:space="preserve">between </w:t>
        </w:r>
      </w:ins>
      <w:ins w:id="496" w:author="Raven, Olivier (Student)" w:date="2026-06-08T15:27:00Z">
        <w:r w:rsidR="00AB70E9" w:rsidRPr="00AB70E9">
          <w:t>all environmental predictors examined and kōura occurrence, CPUE, and BPUE across all 60 surveyed littoral sites. Each panel shows observed values at individual sites (n = 60 for occurrence; n = 33 for CPUE and BPUE).</w:t>
        </w:r>
      </w:ins>
      <w:ins w:id="497" w:author="Raven, Olivier (Student)" w:date="2026-06-08T15:27:00Z" w16du:dateUtc="2026-06-08T03:27:00Z">
        <w:r w:rsidR="00BB6738" w:rsidRPr="00BB6738">
          <w:rPr>
            <w:rFonts w:ascii="Consolas" w:eastAsia="Times New Roman" w:hAnsi="Consolas" w:cs="Times New Roman"/>
            <w:color w:val="6A9955"/>
            <w:kern w:val="0"/>
            <w:lang w:eastAsia="en-GB"/>
            <w14:ligatures w14:val="none"/>
            <w:rPrChange w:id="498" w:author="Raven, Olivier (Student)" w:date="2026-06-08T15:27:00Z" w16du:dateUtc="2026-06-08T03:27:00Z">
              <w:rPr>
                <w:rFonts w:ascii="Consolas" w:eastAsia="Times New Roman" w:hAnsi="Consolas" w:cs="Times New Roman"/>
                <w:color w:val="6A9955"/>
                <w:kern w:val="0"/>
                <w:sz w:val="21"/>
                <w:szCs w:val="21"/>
                <w:lang w:eastAsia="en-GB"/>
                <w14:ligatures w14:val="none"/>
              </w:rPr>
            </w:rPrChange>
          </w:rPr>
          <w:t xml:space="preserve"> </w:t>
        </w:r>
      </w:ins>
      <w:ins w:id="499" w:author="Raven, Olivier (Student)" w:date="2026-06-08T15:27:00Z">
        <w:r w:rsidR="00BB6738" w:rsidRPr="00BB6738">
          <w:t>Points are jittered slightly for occurrence data to reduce overplotting. Predictors highlighted in bold were retained in final GAM models.</w:t>
        </w:r>
      </w:ins>
    </w:p>
    <w:p w14:paraId="45DA6A02" w14:textId="7D532F6D" w:rsidR="00231FC2" w:rsidRDefault="00F95AD0" w:rsidP="00D02076">
      <w:pPr>
        <w:pStyle w:val="Caption"/>
        <w:rPr>
          <w:ins w:id="500" w:author="Raven, Olivier (Student)" w:date="2026-06-08T14:54:00Z" w16du:dateUtc="2026-06-08T02:54:00Z"/>
          <w:color w:val="auto"/>
        </w:rPr>
      </w:pPr>
      <w:del w:id="501" w:author="Raven, Olivier (Student)" w:date="2026-06-08T15:27:00Z" w16du:dateUtc="2026-06-08T03:27:00Z">
        <w:r w:rsidRPr="00F95AD0" w:rsidDel="00AB70E9">
          <w:rPr>
            <w:color w:val="auto"/>
          </w:rPr>
          <w:delText>between significant habitat predictors and kōura CPUE (upper panels) and BPUE (lower panels) at sites where kōura were present. Points represent observed values at individual sites. Temperature</w:delText>
        </w:r>
        <w:r w:rsidR="00734CDC" w:rsidDel="00AB70E9">
          <w:rPr>
            <w:color w:val="auto"/>
          </w:rPr>
          <w:delText xml:space="preserve"> (</w:delText>
        </w:r>
        <w:r w:rsidR="00734CDC" w:rsidRPr="00CC627D" w:rsidDel="00AB70E9">
          <w:rPr>
            <w:rFonts w:eastAsia="Times New Roman" w:cstheme="minorHAnsi"/>
            <w:color w:val="000000"/>
            <w:kern w:val="0"/>
            <w:sz w:val="16"/>
            <w:szCs w:val="16"/>
            <w:lang w:eastAsia="en-GB"/>
            <w14:ligatures w14:val="none"/>
          </w:rPr>
          <w:delText>°C</w:delText>
        </w:r>
        <w:r w:rsidR="00734CDC" w:rsidDel="00AB70E9">
          <w:rPr>
            <w:color w:val="auto"/>
          </w:rPr>
          <w:delText>)</w:delText>
        </w:r>
        <w:r w:rsidRPr="00F95AD0" w:rsidDel="00AB70E9">
          <w:rPr>
            <w:color w:val="auto"/>
          </w:rPr>
          <w:delText xml:space="preserve">, pH, and emergent native </w:delText>
        </w:r>
      </w:del>
      <w:del w:id="502" w:author="Raven, Olivier (Student)" w:date="2026-06-08T14:29:00Z" w16du:dateUtc="2026-06-08T02:29:00Z">
        <w:r w:rsidRPr="00F95AD0" w:rsidDel="0005513C">
          <w:rPr>
            <w:color w:val="auto"/>
          </w:rPr>
          <w:delText xml:space="preserve">vegetation </w:delText>
        </w:r>
      </w:del>
      <w:del w:id="503" w:author="Raven, Olivier (Student)" w:date="2026-06-08T15:27:00Z" w16du:dateUtc="2026-06-08T03:27:00Z">
        <w:r w:rsidRPr="00F95AD0" w:rsidDel="00AB70E9">
          <w:rPr>
            <w:color w:val="auto"/>
          </w:rPr>
          <w:delText>cover</w:delText>
        </w:r>
        <w:r w:rsidR="00734CDC" w:rsidDel="00AB70E9">
          <w:rPr>
            <w:color w:val="auto"/>
          </w:rPr>
          <w:delText xml:space="preserve"> (%)</w:delText>
        </w:r>
        <w:r w:rsidRPr="00F95AD0" w:rsidDel="00AB70E9">
          <w:rPr>
            <w:color w:val="auto"/>
          </w:rPr>
          <w:delText xml:space="preserve"> are shown for CPUE; pH and emergent native </w:delText>
        </w:r>
      </w:del>
      <w:del w:id="504" w:author="Raven, Olivier (Student)" w:date="2026-06-08T14:29:00Z" w16du:dateUtc="2026-06-08T02:29:00Z">
        <w:r w:rsidRPr="00F95AD0" w:rsidDel="0005513C">
          <w:rPr>
            <w:color w:val="auto"/>
          </w:rPr>
          <w:delText xml:space="preserve">vegetation </w:delText>
        </w:r>
      </w:del>
      <w:del w:id="505" w:author="Raven, Olivier (Student)" w:date="2026-06-08T15:27:00Z" w16du:dateUtc="2026-06-08T03:27:00Z">
        <w:r w:rsidRPr="00F95AD0" w:rsidDel="00AB70E9">
          <w:rPr>
            <w:color w:val="auto"/>
          </w:rPr>
          <w:delText>cover</w:delText>
        </w:r>
        <w:r w:rsidR="00734CDC" w:rsidDel="00AB70E9">
          <w:rPr>
            <w:color w:val="auto"/>
          </w:rPr>
          <w:delText xml:space="preserve"> (%)</w:delText>
        </w:r>
        <w:r w:rsidRPr="00F95AD0" w:rsidDel="00AB70E9">
          <w:rPr>
            <w:color w:val="auto"/>
          </w:rPr>
          <w:delText xml:space="preserve"> are shown for BPUE.</w:delText>
        </w:r>
      </w:del>
    </w:p>
    <w:p w14:paraId="300801D4" w14:textId="77777777" w:rsidR="00B20A4D" w:rsidRPr="00B20A4D" w:rsidRDefault="00B20A4D">
      <w:pPr>
        <w:pPrChange w:id="506" w:author="Raven, Olivier (Student)" w:date="2026-06-08T14:54:00Z" w16du:dateUtc="2026-06-08T02:54:00Z">
          <w:pPr>
            <w:pStyle w:val="Caption"/>
          </w:pPr>
        </w:pPrChange>
      </w:pPr>
    </w:p>
    <w:p w14:paraId="11D8198A" w14:textId="15888FD6" w:rsidR="003305B3" w:rsidRPr="007C105B" w:rsidRDefault="003305B3" w:rsidP="00DA25D9">
      <w:pPr>
        <w:pStyle w:val="Caption"/>
        <w:keepNext/>
        <w:jc w:val="left"/>
        <w:rPr>
          <w:color w:val="auto"/>
        </w:rPr>
      </w:pPr>
      <w:r w:rsidRPr="007C105B">
        <w:rPr>
          <w:color w:val="auto"/>
        </w:rPr>
        <w:t>Table S1</w:t>
      </w:r>
      <w:r w:rsidR="007C105B">
        <w:rPr>
          <w:color w:val="auto"/>
        </w:rPr>
        <w:t xml:space="preserve"> </w:t>
      </w:r>
      <w:r w:rsidR="00DC3C9F" w:rsidRPr="00EE0814">
        <w:rPr>
          <w:color w:val="auto"/>
        </w:rPr>
        <w:t xml:space="preserve">Distribution of environmental and biotic variables measured at littoral sampling sites across five Te Arawa lakes </w:t>
      </w:r>
      <w:r w:rsidR="00DC3C9F">
        <w:rPr>
          <w:color w:val="auto"/>
        </w:rPr>
        <w:t xml:space="preserve">in the </w:t>
      </w:r>
      <w:r w:rsidR="00DC3C9F" w:rsidRPr="00EE0814">
        <w:rPr>
          <w:color w:val="auto"/>
        </w:rPr>
        <w:t>Rotorua region</w:t>
      </w:r>
      <w:r w:rsidR="004C3280">
        <w:rPr>
          <w:color w:val="auto"/>
        </w:rPr>
        <w:t xml:space="preserve"> of</w:t>
      </w:r>
      <w:r w:rsidR="00B17F88">
        <w:rPr>
          <w:color w:val="auto"/>
        </w:rPr>
        <w:t xml:space="preserve"> Aotearoa New Zealand.</w:t>
      </w:r>
    </w:p>
    <w:tbl>
      <w:tblPr>
        <w:tblW w:w="9026" w:type="dxa"/>
        <w:tblBorders>
          <w:insideH w:val="single" w:sz="4" w:space="0" w:color="auto"/>
        </w:tblBorders>
        <w:tblLook w:val="04A0" w:firstRow="1" w:lastRow="0" w:firstColumn="1" w:lastColumn="0" w:noHBand="0" w:noVBand="1"/>
      </w:tblPr>
      <w:tblGrid>
        <w:gridCol w:w="995"/>
        <w:gridCol w:w="2509"/>
        <w:gridCol w:w="797"/>
        <w:gridCol w:w="379"/>
        <w:gridCol w:w="698"/>
        <w:gridCol w:w="777"/>
        <w:gridCol w:w="698"/>
        <w:gridCol w:w="698"/>
        <w:gridCol w:w="698"/>
        <w:gridCol w:w="777"/>
      </w:tblGrid>
      <w:tr w:rsidR="003C169F" w:rsidRPr="003C169F" w14:paraId="28C87212" w14:textId="77777777" w:rsidTr="0D0523EF">
        <w:trPr>
          <w:trHeight w:val="288"/>
        </w:trPr>
        <w:tc>
          <w:tcPr>
            <w:tcW w:w="996" w:type="dxa"/>
            <w:noWrap/>
            <w:vAlign w:val="bottom"/>
            <w:hideMark/>
          </w:tcPr>
          <w:p w14:paraId="218A95A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Lake</w:t>
            </w:r>
          </w:p>
        </w:tc>
        <w:tc>
          <w:tcPr>
            <w:tcW w:w="2509" w:type="dxa"/>
            <w:noWrap/>
            <w:vAlign w:val="bottom"/>
            <w:hideMark/>
          </w:tcPr>
          <w:p w14:paraId="5C9B1807"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Variable</w:t>
            </w:r>
          </w:p>
        </w:tc>
        <w:tc>
          <w:tcPr>
            <w:tcW w:w="797" w:type="dxa"/>
            <w:noWrap/>
            <w:vAlign w:val="bottom"/>
            <w:hideMark/>
          </w:tcPr>
          <w:p w14:paraId="44F5BCE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Unit</w:t>
            </w:r>
          </w:p>
        </w:tc>
        <w:tc>
          <w:tcPr>
            <w:tcW w:w="378" w:type="dxa"/>
            <w:noWrap/>
            <w:vAlign w:val="bottom"/>
            <w:hideMark/>
          </w:tcPr>
          <w:p w14:paraId="225BD2A4"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n</w:t>
            </w:r>
          </w:p>
        </w:tc>
        <w:tc>
          <w:tcPr>
            <w:tcW w:w="698" w:type="dxa"/>
            <w:noWrap/>
            <w:vAlign w:val="bottom"/>
            <w:hideMark/>
          </w:tcPr>
          <w:p w14:paraId="37AC9B5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Mean</w:t>
            </w:r>
          </w:p>
        </w:tc>
        <w:tc>
          <w:tcPr>
            <w:tcW w:w="777" w:type="dxa"/>
            <w:noWrap/>
            <w:vAlign w:val="bottom"/>
            <w:hideMark/>
          </w:tcPr>
          <w:p w14:paraId="73CF660A"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Median</w:t>
            </w:r>
          </w:p>
        </w:tc>
        <w:tc>
          <w:tcPr>
            <w:tcW w:w="698" w:type="dxa"/>
            <w:noWrap/>
            <w:vAlign w:val="bottom"/>
            <w:hideMark/>
          </w:tcPr>
          <w:p w14:paraId="768A71E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Min</w:t>
            </w:r>
          </w:p>
        </w:tc>
        <w:tc>
          <w:tcPr>
            <w:tcW w:w="698" w:type="dxa"/>
            <w:noWrap/>
            <w:vAlign w:val="bottom"/>
            <w:hideMark/>
          </w:tcPr>
          <w:p w14:paraId="383FECCE"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Max</w:t>
            </w:r>
          </w:p>
        </w:tc>
        <w:tc>
          <w:tcPr>
            <w:tcW w:w="698" w:type="dxa"/>
            <w:noWrap/>
            <w:vAlign w:val="bottom"/>
            <w:hideMark/>
          </w:tcPr>
          <w:p w14:paraId="076C5E80" w14:textId="5705CC52"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low</w:t>
            </w:r>
          </w:p>
        </w:tc>
        <w:tc>
          <w:tcPr>
            <w:tcW w:w="777" w:type="dxa"/>
            <w:noWrap/>
            <w:vAlign w:val="bottom"/>
            <w:hideMark/>
          </w:tcPr>
          <w:p w14:paraId="637208CC" w14:textId="52D7E313"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high</w:t>
            </w:r>
          </w:p>
        </w:tc>
      </w:tr>
      <w:tr w:rsidR="003C169F" w:rsidRPr="00CC627D" w14:paraId="48ED6029" w14:textId="77777777" w:rsidTr="0D0523EF">
        <w:trPr>
          <w:trHeight w:val="288"/>
        </w:trPr>
        <w:tc>
          <w:tcPr>
            <w:tcW w:w="996" w:type="dxa"/>
            <w:noWrap/>
            <w:vAlign w:val="bottom"/>
            <w:hideMark/>
          </w:tcPr>
          <w:p w14:paraId="2CCCEE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CF825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6CBA8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E19CF6C" w14:textId="4CA8EB98" w:rsidR="00CC627D" w:rsidRPr="00CC627D" w:rsidRDefault="00360AA9" w:rsidP="0D0523EF">
            <w:pPr>
              <w:jc w:val="left"/>
              <w:rPr>
                <w:rFonts w:eastAsia="Times New Roman"/>
                <w:color w:val="000000"/>
                <w:kern w:val="0"/>
                <w:sz w:val="16"/>
                <w:szCs w:val="16"/>
                <w:lang w:eastAsia="en-GB"/>
                <w14:ligatures w14:val="none"/>
              </w:rPr>
            </w:pPr>
            <w:r w:rsidRPr="0D0523EF">
              <w:rPr>
                <w:rFonts w:eastAsia="Times New Roman"/>
                <w:color w:val="000000"/>
                <w:kern w:val="0"/>
                <w:sz w:val="16"/>
                <w:szCs w:val="16"/>
                <w:lang w:eastAsia="en-GB"/>
                <w14:ligatures w14:val="none"/>
              </w:rPr>
              <w:t>12</w:t>
            </w:r>
          </w:p>
        </w:tc>
        <w:tc>
          <w:tcPr>
            <w:tcW w:w="698" w:type="dxa"/>
            <w:noWrap/>
            <w:vAlign w:val="bottom"/>
            <w:hideMark/>
          </w:tcPr>
          <w:p w14:paraId="2F3731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3.66</w:t>
            </w:r>
          </w:p>
        </w:tc>
        <w:tc>
          <w:tcPr>
            <w:tcW w:w="777" w:type="dxa"/>
            <w:noWrap/>
            <w:vAlign w:val="bottom"/>
            <w:hideMark/>
          </w:tcPr>
          <w:p w14:paraId="736D69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3.30</w:t>
            </w:r>
          </w:p>
        </w:tc>
        <w:tc>
          <w:tcPr>
            <w:tcW w:w="698" w:type="dxa"/>
            <w:noWrap/>
            <w:vAlign w:val="bottom"/>
            <w:hideMark/>
          </w:tcPr>
          <w:p w14:paraId="476498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2.80</w:t>
            </w:r>
          </w:p>
        </w:tc>
        <w:tc>
          <w:tcPr>
            <w:tcW w:w="698" w:type="dxa"/>
            <w:noWrap/>
            <w:vAlign w:val="bottom"/>
            <w:hideMark/>
          </w:tcPr>
          <w:p w14:paraId="7938731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6.30</w:t>
            </w:r>
          </w:p>
        </w:tc>
        <w:tc>
          <w:tcPr>
            <w:tcW w:w="698" w:type="dxa"/>
            <w:noWrap/>
            <w:vAlign w:val="bottom"/>
            <w:hideMark/>
          </w:tcPr>
          <w:p w14:paraId="05A571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3.01</w:t>
            </w:r>
          </w:p>
        </w:tc>
        <w:tc>
          <w:tcPr>
            <w:tcW w:w="777" w:type="dxa"/>
            <w:noWrap/>
            <w:vAlign w:val="bottom"/>
            <w:hideMark/>
          </w:tcPr>
          <w:p w14:paraId="36F3FA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4.31</w:t>
            </w:r>
          </w:p>
        </w:tc>
      </w:tr>
      <w:tr w:rsidR="003C169F" w:rsidRPr="00CC627D" w14:paraId="5D507C40" w14:textId="77777777" w:rsidTr="0D0523EF">
        <w:trPr>
          <w:trHeight w:val="288"/>
        </w:trPr>
        <w:tc>
          <w:tcPr>
            <w:tcW w:w="996" w:type="dxa"/>
            <w:noWrap/>
            <w:vAlign w:val="bottom"/>
            <w:hideMark/>
          </w:tcPr>
          <w:p w14:paraId="558EE2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5935D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176E90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9D61F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67FDA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3.92</w:t>
            </w:r>
          </w:p>
        </w:tc>
        <w:tc>
          <w:tcPr>
            <w:tcW w:w="777" w:type="dxa"/>
            <w:noWrap/>
            <w:vAlign w:val="bottom"/>
            <w:hideMark/>
          </w:tcPr>
          <w:p w14:paraId="41F34A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3.20</w:t>
            </w:r>
          </w:p>
        </w:tc>
        <w:tc>
          <w:tcPr>
            <w:tcW w:w="698" w:type="dxa"/>
            <w:noWrap/>
            <w:vAlign w:val="bottom"/>
            <w:hideMark/>
          </w:tcPr>
          <w:p w14:paraId="2D7910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18743C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3E545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2.73</w:t>
            </w:r>
          </w:p>
        </w:tc>
        <w:tc>
          <w:tcPr>
            <w:tcW w:w="777" w:type="dxa"/>
            <w:noWrap/>
            <w:vAlign w:val="bottom"/>
            <w:hideMark/>
          </w:tcPr>
          <w:p w14:paraId="4522A6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5.11</w:t>
            </w:r>
          </w:p>
        </w:tc>
      </w:tr>
      <w:tr w:rsidR="003C169F" w:rsidRPr="00CC627D" w14:paraId="4C68C9C3" w14:textId="77777777" w:rsidTr="0D0523EF">
        <w:trPr>
          <w:trHeight w:val="288"/>
        </w:trPr>
        <w:tc>
          <w:tcPr>
            <w:tcW w:w="996" w:type="dxa"/>
            <w:noWrap/>
            <w:vAlign w:val="bottom"/>
            <w:hideMark/>
          </w:tcPr>
          <w:p w14:paraId="73BB9A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F1E9A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54187A4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A170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0BEA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w:t>
            </w:r>
          </w:p>
        </w:tc>
        <w:tc>
          <w:tcPr>
            <w:tcW w:w="777" w:type="dxa"/>
            <w:noWrap/>
            <w:vAlign w:val="bottom"/>
            <w:hideMark/>
          </w:tcPr>
          <w:p w14:paraId="143091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2.45</w:t>
            </w:r>
          </w:p>
        </w:tc>
        <w:tc>
          <w:tcPr>
            <w:tcW w:w="698" w:type="dxa"/>
            <w:noWrap/>
            <w:vAlign w:val="bottom"/>
            <w:hideMark/>
          </w:tcPr>
          <w:p w14:paraId="265693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6266A0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4.90</w:t>
            </w:r>
          </w:p>
        </w:tc>
        <w:tc>
          <w:tcPr>
            <w:tcW w:w="698" w:type="dxa"/>
            <w:noWrap/>
            <w:vAlign w:val="bottom"/>
            <w:hideMark/>
          </w:tcPr>
          <w:p w14:paraId="16233F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w:t>
            </w:r>
          </w:p>
        </w:tc>
        <w:tc>
          <w:tcPr>
            <w:tcW w:w="777" w:type="dxa"/>
            <w:noWrap/>
            <w:vAlign w:val="bottom"/>
            <w:hideMark/>
          </w:tcPr>
          <w:p w14:paraId="61531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3.39</w:t>
            </w:r>
          </w:p>
        </w:tc>
      </w:tr>
      <w:tr w:rsidR="003C169F" w:rsidRPr="00CC627D" w14:paraId="2E6B2DEC" w14:textId="77777777" w:rsidTr="0D0523EF">
        <w:trPr>
          <w:trHeight w:val="288"/>
        </w:trPr>
        <w:tc>
          <w:tcPr>
            <w:tcW w:w="996" w:type="dxa"/>
            <w:noWrap/>
            <w:vAlign w:val="bottom"/>
            <w:hideMark/>
          </w:tcPr>
          <w:p w14:paraId="6B1114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95BE4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5604C9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A67EA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F96EE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777" w:type="dxa"/>
            <w:noWrap/>
            <w:vAlign w:val="bottom"/>
            <w:hideMark/>
          </w:tcPr>
          <w:p w14:paraId="5C5B4D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3.03</w:t>
            </w:r>
          </w:p>
        </w:tc>
        <w:tc>
          <w:tcPr>
            <w:tcW w:w="698" w:type="dxa"/>
            <w:noWrap/>
            <w:vAlign w:val="bottom"/>
            <w:hideMark/>
          </w:tcPr>
          <w:p w14:paraId="35C5A9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7B115F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647DBC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w:t>
            </w:r>
          </w:p>
        </w:tc>
        <w:tc>
          <w:tcPr>
            <w:tcW w:w="777" w:type="dxa"/>
            <w:noWrap/>
            <w:vAlign w:val="bottom"/>
            <w:hideMark/>
          </w:tcPr>
          <w:p w14:paraId="46B87B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4.36</w:t>
            </w:r>
          </w:p>
        </w:tc>
      </w:tr>
      <w:tr w:rsidR="003C169F" w:rsidRPr="00CC627D" w14:paraId="36F45EF4" w14:textId="77777777" w:rsidTr="0D0523EF">
        <w:trPr>
          <w:trHeight w:val="288"/>
        </w:trPr>
        <w:tc>
          <w:tcPr>
            <w:tcW w:w="996" w:type="dxa"/>
            <w:noWrap/>
            <w:vAlign w:val="bottom"/>
            <w:hideMark/>
          </w:tcPr>
          <w:p w14:paraId="60CD82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70841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2D52C4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710B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90F4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2.86</w:t>
            </w:r>
          </w:p>
        </w:tc>
        <w:tc>
          <w:tcPr>
            <w:tcW w:w="777" w:type="dxa"/>
            <w:noWrap/>
            <w:vAlign w:val="bottom"/>
            <w:hideMark/>
          </w:tcPr>
          <w:p w14:paraId="3C0E9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2.70</w:t>
            </w:r>
          </w:p>
        </w:tc>
        <w:tc>
          <w:tcPr>
            <w:tcW w:w="698" w:type="dxa"/>
            <w:noWrap/>
            <w:vAlign w:val="bottom"/>
            <w:hideMark/>
          </w:tcPr>
          <w:p w14:paraId="162C78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328B5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0BBD5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1.92</w:t>
            </w:r>
          </w:p>
        </w:tc>
        <w:tc>
          <w:tcPr>
            <w:tcW w:w="777" w:type="dxa"/>
            <w:noWrap/>
            <w:vAlign w:val="bottom"/>
            <w:hideMark/>
          </w:tcPr>
          <w:p w14:paraId="7B0CD92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3.79</w:t>
            </w:r>
          </w:p>
        </w:tc>
      </w:tr>
      <w:tr w:rsidR="003C169F" w:rsidRPr="00CC627D" w14:paraId="69347E82" w14:textId="77777777" w:rsidTr="0D0523EF">
        <w:trPr>
          <w:trHeight w:val="288"/>
        </w:trPr>
        <w:tc>
          <w:tcPr>
            <w:tcW w:w="996" w:type="dxa"/>
            <w:noWrap/>
            <w:vAlign w:val="bottom"/>
            <w:hideMark/>
          </w:tcPr>
          <w:p w14:paraId="57EB74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EEB0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1873C0E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BC3B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F3259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3.34</w:t>
            </w:r>
          </w:p>
        </w:tc>
        <w:tc>
          <w:tcPr>
            <w:tcW w:w="777" w:type="dxa"/>
            <w:noWrap/>
            <w:vAlign w:val="bottom"/>
            <w:hideMark/>
          </w:tcPr>
          <w:p w14:paraId="799EC1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5A6DAB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C54C6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1B46D5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2.98</w:t>
            </w:r>
          </w:p>
        </w:tc>
        <w:tc>
          <w:tcPr>
            <w:tcW w:w="777" w:type="dxa"/>
            <w:noWrap/>
            <w:vAlign w:val="bottom"/>
            <w:hideMark/>
          </w:tcPr>
          <w:p w14:paraId="076FD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3.71</w:t>
            </w:r>
          </w:p>
        </w:tc>
      </w:tr>
      <w:tr w:rsidR="003C169F" w:rsidRPr="00CC627D" w14:paraId="3BDC0464" w14:textId="77777777" w:rsidTr="0D0523EF">
        <w:trPr>
          <w:trHeight w:val="288"/>
        </w:trPr>
        <w:tc>
          <w:tcPr>
            <w:tcW w:w="996" w:type="dxa"/>
            <w:noWrap/>
            <w:vAlign w:val="bottom"/>
            <w:hideMark/>
          </w:tcPr>
          <w:p w14:paraId="1DE61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038E6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41EB08C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BBB5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1E4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1CA91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332EE4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2903B4B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0.16</w:t>
            </w:r>
          </w:p>
        </w:tc>
        <w:tc>
          <w:tcPr>
            <w:tcW w:w="698" w:type="dxa"/>
            <w:noWrap/>
            <w:vAlign w:val="bottom"/>
            <w:hideMark/>
          </w:tcPr>
          <w:p w14:paraId="0E38BE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1E1BB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0.05</w:t>
            </w:r>
          </w:p>
        </w:tc>
      </w:tr>
      <w:tr w:rsidR="003C169F" w:rsidRPr="00CC627D" w14:paraId="38090DE6" w14:textId="77777777" w:rsidTr="0D0523EF">
        <w:trPr>
          <w:trHeight w:val="288"/>
        </w:trPr>
        <w:tc>
          <w:tcPr>
            <w:tcW w:w="996" w:type="dxa"/>
            <w:noWrap/>
            <w:vAlign w:val="bottom"/>
            <w:hideMark/>
          </w:tcPr>
          <w:p w14:paraId="02A154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023C7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416DA3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BBE8A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7C212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2B3E18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698" w:type="dxa"/>
            <w:noWrap/>
            <w:vAlign w:val="bottom"/>
            <w:hideMark/>
          </w:tcPr>
          <w:p w14:paraId="083D419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698" w:type="dxa"/>
            <w:noWrap/>
            <w:vAlign w:val="bottom"/>
            <w:hideMark/>
          </w:tcPr>
          <w:p w14:paraId="310AAF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0209F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2AFA9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0.14</w:t>
            </w:r>
          </w:p>
        </w:tc>
      </w:tr>
      <w:tr w:rsidR="003C169F" w:rsidRPr="00CC627D" w14:paraId="5406668B" w14:textId="77777777" w:rsidTr="0D0523EF">
        <w:trPr>
          <w:trHeight w:val="288"/>
        </w:trPr>
        <w:tc>
          <w:tcPr>
            <w:tcW w:w="996" w:type="dxa"/>
            <w:noWrap/>
            <w:vAlign w:val="bottom"/>
            <w:hideMark/>
          </w:tcPr>
          <w:p w14:paraId="4E6702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60D5E4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089B6EC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F522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02941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B10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78368B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698" w:type="dxa"/>
            <w:noWrap/>
            <w:vAlign w:val="bottom"/>
            <w:hideMark/>
          </w:tcPr>
          <w:p w14:paraId="5F9B98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c>
          <w:tcPr>
            <w:tcW w:w="698" w:type="dxa"/>
            <w:noWrap/>
            <w:vAlign w:val="bottom"/>
            <w:hideMark/>
          </w:tcPr>
          <w:p w14:paraId="6F435F8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06B475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0.12</w:t>
            </w:r>
          </w:p>
        </w:tc>
      </w:tr>
      <w:tr w:rsidR="003C169F" w:rsidRPr="00CC627D" w14:paraId="6D307B86" w14:textId="77777777" w:rsidTr="0D0523EF">
        <w:trPr>
          <w:trHeight w:val="288"/>
        </w:trPr>
        <w:tc>
          <w:tcPr>
            <w:tcW w:w="996" w:type="dxa"/>
            <w:noWrap/>
            <w:vAlign w:val="bottom"/>
            <w:hideMark/>
          </w:tcPr>
          <w:p w14:paraId="1498B7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1C329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7715078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CCDBC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B5FB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0F915B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5675CC7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030D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0.23</w:t>
            </w:r>
          </w:p>
        </w:tc>
        <w:tc>
          <w:tcPr>
            <w:tcW w:w="698" w:type="dxa"/>
            <w:noWrap/>
            <w:vAlign w:val="bottom"/>
            <w:hideMark/>
          </w:tcPr>
          <w:p w14:paraId="6D84FF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223BDA4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r>
      <w:tr w:rsidR="003C169F" w:rsidRPr="00CC627D" w14:paraId="408271E8" w14:textId="77777777" w:rsidTr="0D0523EF">
        <w:trPr>
          <w:trHeight w:val="288"/>
        </w:trPr>
        <w:tc>
          <w:tcPr>
            <w:tcW w:w="996" w:type="dxa"/>
            <w:noWrap/>
            <w:vAlign w:val="bottom"/>
            <w:hideMark/>
          </w:tcPr>
          <w:p w14:paraId="77FFB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95B2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2A1FB7C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DDB36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BEE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c>
          <w:tcPr>
            <w:tcW w:w="777" w:type="dxa"/>
            <w:noWrap/>
            <w:vAlign w:val="bottom"/>
            <w:hideMark/>
          </w:tcPr>
          <w:p w14:paraId="1ECA52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698" w:type="dxa"/>
            <w:noWrap/>
            <w:vAlign w:val="bottom"/>
            <w:hideMark/>
          </w:tcPr>
          <w:p w14:paraId="52DA5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1E318B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0.20</w:t>
            </w:r>
          </w:p>
        </w:tc>
        <w:tc>
          <w:tcPr>
            <w:tcW w:w="698" w:type="dxa"/>
            <w:noWrap/>
            <w:vAlign w:val="bottom"/>
            <w:hideMark/>
          </w:tcPr>
          <w:p w14:paraId="6DCEFD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38EEE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0.15</w:t>
            </w:r>
          </w:p>
        </w:tc>
      </w:tr>
      <w:tr w:rsidR="003C169F" w:rsidRPr="00CC627D" w14:paraId="0F4969EF" w14:textId="77777777" w:rsidTr="0D0523EF">
        <w:trPr>
          <w:trHeight w:val="288"/>
        </w:trPr>
        <w:tc>
          <w:tcPr>
            <w:tcW w:w="996" w:type="dxa"/>
            <w:noWrap/>
            <w:vAlign w:val="bottom"/>
            <w:hideMark/>
          </w:tcPr>
          <w:p w14:paraId="6758A7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F113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355DF0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5930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8A4E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034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6E59E5D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9D2CE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775498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777" w:type="dxa"/>
            <w:noWrap/>
            <w:vAlign w:val="bottom"/>
            <w:hideMark/>
          </w:tcPr>
          <w:p w14:paraId="035C8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r>
      <w:tr w:rsidR="003C169F" w:rsidRPr="00CC627D" w14:paraId="0E56B559" w14:textId="77777777" w:rsidTr="0D0523EF">
        <w:trPr>
          <w:trHeight w:val="288"/>
        </w:trPr>
        <w:tc>
          <w:tcPr>
            <w:tcW w:w="996" w:type="dxa"/>
            <w:noWrap/>
            <w:vAlign w:val="bottom"/>
            <w:hideMark/>
          </w:tcPr>
          <w:p w14:paraId="0E71A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90E65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78560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17191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1E60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5D7B71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3C2C4F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0A2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A57D6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40.12</w:t>
            </w:r>
          </w:p>
        </w:tc>
        <w:tc>
          <w:tcPr>
            <w:tcW w:w="777" w:type="dxa"/>
            <w:noWrap/>
            <w:vAlign w:val="bottom"/>
            <w:hideMark/>
          </w:tcPr>
          <w:p w14:paraId="36D46C9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94.88</w:t>
            </w:r>
          </w:p>
        </w:tc>
      </w:tr>
      <w:tr w:rsidR="003C169F" w:rsidRPr="00CC627D" w14:paraId="0257195F" w14:textId="77777777" w:rsidTr="0D0523EF">
        <w:trPr>
          <w:trHeight w:val="288"/>
        </w:trPr>
        <w:tc>
          <w:tcPr>
            <w:tcW w:w="996" w:type="dxa"/>
            <w:noWrap/>
            <w:vAlign w:val="bottom"/>
            <w:hideMark/>
          </w:tcPr>
          <w:p w14:paraId="2F77D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4A5F6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0DF239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091EF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991B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92.50</w:t>
            </w:r>
          </w:p>
        </w:tc>
        <w:tc>
          <w:tcPr>
            <w:tcW w:w="777" w:type="dxa"/>
            <w:noWrap/>
            <w:vAlign w:val="bottom"/>
            <w:hideMark/>
          </w:tcPr>
          <w:p w14:paraId="21BFF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D53E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7813B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6A0D9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77.88</w:t>
            </w:r>
          </w:p>
        </w:tc>
        <w:tc>
          <w:tcPr>
            <w:tcW w:w="777" w:type="dxa"/>
            <w:noWrap/>
            <w:vAlign w:val="bottom"/>
            <w:hideMark/>
          </w:tcPr>
          <w:p w14:paraId="03B2ED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107.12</w:t>
            </w:r>
          </w:p>
        </w:tc>
      </w:tr>
      <w:tr w:rsidR="003C169F" w:rsidRPr="00CC627D" w14:paraId="2AD1E4AD" w14:textId="77777777" w:rsidTr="0D0523EF">
        <w:trPr>
          <w:trHeight w:val="288"/>
        </w:trPr>
        <w:tc>
          <w:tcPr>
            <w:tcW w:w="996" w:type="dxa"/>
            <w:noWrap/>
            <w:vAlign w:val="bottom"/>
            <w:hideMark/>
          </w:tcPr>
          <w:p w14:paraId="6274F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D27FC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21926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9ED8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5A59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3016E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95CCB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7F6FF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9AC3F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36.95</w:t>
            </w:r>
          </w:p>
        </w:tc>
        <w:tc>
          <w:tcPr>
            <w:tcW w:w="777" w:type="dxa"/>
            <w:noWrap/>
            <w:vAlign w:val="bottom"/>
            <w:hideMark/>
          </w:tcPr>
          <w:p w14:paraId="4012C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98.05</w:t>
            </w:r>
          </w:p>
        </w:tc>
      </w:tr>
      <w:tr w:rsidR="003C169F" w:rsidRPr="00CC627D" w14:paraId="08321E9C" w14:textId="77777777" w:rsidTr="0D0523EF">
        <w:trPr>
          <w:trHeight w:val="288"/>
        </w:trPr>
        <w:tc>
          <w:tcPr>
            <w:tcW w:w="996" w:type="dxa"/>
            <w:noWrap/>
            <w:vAlign w:val="bottom"/>
            <w:hideMark/>
          </w:tcPr>
          <w:p w14:paraId="513E8C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7A4BB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5CA2D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844DA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48F3F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63.33</w:t>
            </w:r>
          </w:p>
        </w:tc>
        <w:tc>
          <w:tcPr>
            <w:tcW w:w="777" w:type="dxa"/>
            <w:noWrap/>
            <w:vAlign w:val="bottom"/>
            <w:hideMark/>
          </w:tcPr>
          <w:p w14:paraId="367147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32D206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51F0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8729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35.13</w:t>
            </w:r>
          </w:p>
        </w:tc>
        <w:tc>
          <w:tcPr>
            <w:tcW w:w="777" w:type="dxa"/>
            <w:noWrap/>
            <w:vAlign w:val="bottom"/>
            <w:hideMark/>
          </w:tcPr>
          <w:p w14:paraId="1046D3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91.53</w:t>
            </w:r>
          </w:p>
        </w:tc>
      </w:tr>
      <w:tr w:rsidR="003C169F" w:rsidRPr="00CC627D" w14:paraId="6F103B09" w14:textId="77777777" w:rsidTr="0D0523EF">
        <w:trPr>
          <w:trHeight w:val="288"/>
        </w:trPr>
        <w:tc>
          <w:tcPr>
            <w:tcW w:w="996" w:type="dxa"/>
            <w:noWrap/>
            <w:vAlign w:val="bottom"/>
            <w:hideMark/>
          </w:tcPr>
          <w:p w14:paraId="05CD0C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676D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7D6D5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7C0713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CC4FB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75.83</w:t>
            </w:r>
          </w:p>
        </w:tc>
        <w:tc>
          <w:tcPr>
            <w:tcW w:w="777" w:type="dxa"/>
            <w:noWrap/>
            <w:vAlign w:val="bottom"/>
            <w:hideMark/>
          </w:tcPr>
          <w:p w14:paraId="6BEB0B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32CBCB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650F8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B4F7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48.01</w:t>
            </w:r>
          </w:p>
        </w:tc>
        <w:tc>
          <w:tcPr>
            <w:tcW w:w="777" w:type="dxa"/>
            <w:noWrap/>
            <w:vAlign w:val="bottom"/>
            <w:hideMark/>
          </w:tcPr>
          <w:p w14:paraId="325E848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103.66</w:t>
            </w:r>
          </w:p>
        </w:tc>
      </w:tr>
      <w:tr w:rsidR="003C169F" w:rsidRPr="00CC627D" w14:paraId="31EBC8C8" w14:textId="77777777" w:rsidTr="0D0523EF">
        <w:trPr>
          <w:trHeight w:val="288"/>
        </w:trPr>
        <w:tc>
          <w:tcPr>
            <w:tcW w:w="996" w:type="dxa"/>
            <w:noWrap/>
            <w:vAlign w:val="bottom"/>
            <w:hideMark/>
          </w:tcPr>
          <w:p w14:paraId="5CB5C7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4AD7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EB714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09AFA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4990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73.33</w:t>
            </w:r>
          </w:p>
        </w:tc>
        <w:tc>
          <w:tcPr>
            <w:tcW w:w="777" w:type="dxa"/>
            <w:noWrap/>
            <w:vAlign w:val="bottom"/>
            <w:hideMark/>
          </w:tcPr>
          <w:p w14:paraId="6E1F7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491BA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54BD4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92939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62.65</w:t>
            </w:r>
          </w:p>
        </w:tc>
        <w:tc>
          <w:tcPr>
            <w:tcW w:w="777" w:type="dxa"/>
            <w:noWrap/>
            <w:vAlign w:val="bottom"/>
            <w:hideMark/>
          </w:tcPr>
          <w:p w14:paraId="0D87E8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84.02</w:t>
            </w:r>
          </w:p>
        </w:tc>
      </w:tr>
      <w:tr w:rsidR="003C169F" w:rsidRPr="00CC627D" w14:paraId="127437FD" w14:textId="77777777" w:rsidTr="0D0523EF">
        <w:trPr>
          <w:trHeight w:val="288"/>
        </w:trPr>
        <w:tc>
          <w:tcPr>
            <w:tcW w:w="996" w:type="dxa"/>
            <w:noWrap/>
            <w:vAlign w:val="bottom"/>
            <w:hideMark/>
          </w:tcPr>
          <w:p w14:paraId="3D8262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E15D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68CC8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1E6D8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FF990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46.67</w:t>
            </w:r>
          </w:p>
        </w:tc>
        <w:tc>
          <w:tcPr>
            <w:tcW w:w="777" w:type="dxa"/>
            <w:noWrap/>
            <w:vAlign w:val="bottom"/>
            <w:hideMark/>
          </w:tcPr>
          <w:p w14:paraId="44340A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1B75FD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897F7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F04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15.50</w:t>
            </w:r>
          </w:p>
        </w:tc>
        <w:tc>
          <w:tcPr>
            <w:tcW w:w="777" w:type="dxa"/>
            <w:noWrap/>
            <w:vAlign w:val="bottom"/>
            <w:hideMark/>
          </w:tcPr>
          <w:p w14:paraId="55F426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77.83</w:t>
            </w:r>
          </w:p>
        </w:tc>
      </w:tr>
      <w:tr w:rsidR="003C169F" w:rsidRPr="00CC627D" w14:paraId="344EBE6F" w14:textId="77777777" w:rsidTr="0D0523EF">
        <w:trPr>
          <w:trHeight w:val="288"/>
        </w:trPr>
        <w:tc>
          <w:tcPr>
            <w:tcW w:w="996" w:type="dxa"/>
            <w:noWrap/>
            <w:vAlign w:val="bottom"/>
            <w:hideMark/>
          </w:tcPr>
          <w:p w14:paraId="0F94A4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475A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126E2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BB8F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FBFE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54.17</w:t>
            </w:r>
          </w:p>
        </w:tc>
        <w:tc>
          <w:tcPr>
            <w:tcW w:w="777" w:type="dxa"/>
            <w:noWrap/>
            <w:vAlign w:val="bottom"/>
            <w:hideMark/>
          </w:tcPr>
          <w:p w14:paraId="286FD0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64A232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82FB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4E9A8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23.22</w:t>
            </w:r>
          </w:p>
        </w:tc>
        <w:tc>
          <w:tcPr>
            <w:tcW w:w="777" w:type="dxa"/>
            <w:noWrap/>
            <w:vAlign w:val="bottom"/>
            <w:hideMark/>
          </w:tcPr>
          <w:p w14:paraId="72E41D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85.11</w:t>
            </w:r>
          </w:p>
        </w:tc>
      </w:tr>
      <w:tr w:rsidR="003C169F" w:rsidRPr="00CC627D" w14:paraId="121FFDFB" w14:textId="77777777" w:rsidTr="0D0523EF">
        <w:trPr>
          <w:trHeight w:val="288"/>
        </w:trPr>
        <w:tc>
          <w:tcPr>
            <w:tcW w:w="996" w:type="dxa"/>
            <w:noWrap/>
            <w:vAlign w:val="bottom"/>
            <w:hideMark/>
          </w:tcPr>
          <w:p w14:paraId="4BEC66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73406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D73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7988C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2573E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35.83</w:t>
            </w:r>
          </w:p>
        </w:tc>
        <w:tc>
          <w:tcPr>
            <w:tcW w:w="777" w:type="dxa"/>
            <w:noWrap/>
            <w:vAlign w:val="bottom"/>
            <w:hideMark/>
          </w:tcPr>
          <w:p w14:paraId="080C2BF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5FEA6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7F0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E1F52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777" w:type="dxa"/>
            <w:noWrap/>
            <w:vAlign w:val="bottom"/>
            <w:hideMark/>
          </w:tcPr>
          <w:p w14:paraId="42AA16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66.42</w:t>
            </w:r>
          </w:p>
        </w:tc>
      </w:tr>
      <w:tr w:rsidR="003C169F" w:rsidRPr="00CC627D" w14:paraId="5D988C9C" w14:textId="77777777" w:rsidTr="0D0523EF">
        <w:trPr>
          <w:trHeight w:val="288"/>
        </w:trPr>
        <w:tc>
          <w:tcPr>
            <w:tcW w:w="996" w:type="dxa"/>
            <w:noWrap/>
            <w:vAlign w:val="bottom"/>
            <w:hideMark/>
          </w:tcPr>
          <w:p w14:paraId="705F4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11676C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7AFD9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048C9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365C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33C4B9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55.00</w:t>
            </w:r>
          </w:p>
        </w:tc>
        <w:tc>
          <w:tcPr>
            <w:tcW w:w="698" w:type="dxa"/>
            <w:noWrap/>
            <w:vAlign w:val="bottom"/>
            <w:hideMark/>
          </w:tcPr>
          <w:p w14:paraId="1D132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1FE98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F3E6C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22.44</w:t>
            </w:r>
          </w:p>
        </w:tc>
        <w:tc>
          <w:tcPr>
            <w:tcW w:w="777" w:type="dxa"/>
            <w:noWrap/>
            <w:vAlign w:val="bottom"/>
            <w:hideMark/>
          </w:tcPr>
          <w:p w14:paraId="38CAF7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82.56</w:t>
            </w:r>
          </w:p>
        </w:tc>
      </w:tr>
      <w:tr w:rsidR="003C169F" w:rsidRPr="00CC627D" w14:paraId="3A56CF1F" w14:textId="77777777" w:rsidTr="0D0523EF">
        <w:trPr>
          <w:trHeight w:val="288"/>
        </w:trPr>
        <w:tc>
          <w:tcPr>
            <w:tcW w:w="996" w:type="dxa"/>
            <w:noWrap/>
            <w:vAlign w:val="bottom"/>
            <w:hideMark/>
          </w:tcPr>
          <w:p w14:paraId="40572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6A4657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2793AAD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0EAC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04A6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02724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74E3C9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1C68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ED13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21.71</w:t>
            </w:r>
          </w:p>
        </w:tc>
        <w:tc>
          <w:tcPr>
            <w:tcW w:w="777" w:type="dxa"/>
            <w:noWrap/>
            <w:vAlign w:val="bottom"/>
            <w:hideMark/>
          </w:tcPr>
          <w:p w14:paraId="5A1031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83.29</w:t>
            </w:r>
          </w:p>
        </w:tc>
      </w:tr>
      <w:tr w:rsidR="003C169F" w:rsidRPr="00CC627D" w14:paraId="0E95ACA7" w14:textId="77777777" w:rsidTr="0D0523EF">
        <w:trPr>
          <w:trHeight w:val="288"/>
        </w:trPr>
        <w:tc>
          <w:tcPr>
            <w:tcW w:w="996" w:type="dxa"/>
            <w:noWrap/>
            <w:vAlign w:val="bottom"/>
            <w:hideMark/>
          </w:tcPr>
          <w:p w14:paraId="2F54A3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055A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7B4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114AD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15AC1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48.33</w:t>
            </w:r>
          </w:p>
        </w:tc>
        <w:tc>
          <w:tcPr>
            <w:tcW w:w="777" w:type="dxa"/>
            <w:noWrap/>
            <w:vAlign w:val="bottom"/>
            <w:hideMark/>
          </w:tcPr>
          <w:p w14:paraId="41BDEC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E2E2E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CAC43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7AE7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36.15</w:t>
            </w:r>
          </w:p>
        </w:tc>
        <w:tc>
          <w:tcPr>
            <w:tcW w:w="777" w:type="dxa"/>
            <w:noWrap/>
            <w:vAlign w:val="bottom"/>
            <w:hideMark/>
          </w:tcPr>
          <w:p w14:paraId="3C4718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60.52</w:t>
            </w:r>
          </w:p>
        </w:tc>
      </w:tr>
      <w:tr w:rsidR="003C169F" w:rsidRPr="00CC627D" w14:paraId="41F0FD2C" w14:textId="77777777" w:rsidTr="0D0523EF">
        <w:trPr>
          <w:trHeight w:val="288"/>
        </w:trPr>
        <w:tc>
          <w:tcPr>
            <w:tcW w:w="996" w:type="dxa"/>
            <w:noWrap/>
            <w:vAlign w:val="bottom"/>
            <w:hideMark/>
          </w:tcPr>
          <w:p w14:paraId="1F0D2B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7592C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319B5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C644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DF324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43C673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698" w:type="dxa"/>
            <w:noWrap/>
            <w:vAlign w:val="bottom"/>
            <w:hideMark/>
          </w:tcPr>
          <w:p w14:paraId="2F398C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D77E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5F2F0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1.98</w:t>
            </w:r>
          </w:p>
        </w:tc>
        <w:tc>
          <w:tcPr>
            <w:tcW w:w="777" w:type="dxa"/>
            <w:noWrap/>
            <w:vAlign w:val="bottom"/>
            <w:hideMark/>
          </w:tcPr>
          <w:p w14:paraId="2B6E4F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14.69</w:t>
            </w:r>
          </w:p>
        </w:tc>
      </w:tr>
      <w:tr w:rsidR="003C169F" w:rsidRPr="00CC627D" w14:paraId="020F6A9A" w14:textId="77777777" w:rsidTr="0D0523EF">
        <w:trPr>
          <w:trHeight w:val="288"/>
        </w:trPr>
        <w:tc>
          <w:tcPr>
            <w:tcW w:w="996" w:type="dxa"/>
            <w:noWrap/>
            <w:vAlign w:val="bottom"/>
            <w:hideMark/>
          </w:tcPr>
          <w:p w14:paraId="552D51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69232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71B6B1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B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55AA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4.25</w:t>
            </w:r>
          </w:p>
        </w:tc>
        <w:tc>
          <w:tcPr>
            <w:tcW w:w="777" w:type="dxa"/>
            <w:noWrap/>
            <w:vAlign w:val="bottom"/>
            <w:hideMark/>
          </w:tcPr>
          <w:p w14:paraId="22548A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1.50</w:t>
            </w:r>
          </w:p>
        </w:tc>
        <w:tc>
          <w:tcPr>
            <w:tcW w:w="698" w:type="dxa"/>
            <w:noWrap/>
            <w:vAlign w:val="bottom"/>
            <w:hideMark/>
          </w:tcPr>
          <w:p w14:paraId="204B43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5947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361B0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0.31</w:t>
            </w:r>
          </w:p>
        </w:tc>
        <w:tc>
          <w:tcPr>
            <w:tcW w:w="777" w:type="dxa"/>
            <w:noWrap/>
            <w:vAlign w:val="bottom"/>
            <w:hideMark/>
          </w:tcPr>
          <w:p w14:paraId="459BB8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8.19</w:t>
            </w:r>
          </w:p>
        </w:tc>
      </w:tr>
      <w:tr w:rsidR="003C169F" w:rsidRPr="00CC627D" w14:paraId="149FE143" w14:textId="77777777" w:rsidTr="0D0523EF">
        <w:trPr>
          <w:trHeight w:val="288"/>
        </w:trPr>
        <w:tc>
          <w:tcPr>
            <w:tcW w:w="996" w:type="dxa"/>
            <w:noWrap/>
            <w:vAlign w:val="bottom"/>
            <w:hideMark/>
          </w:tcPr>
          <w:p w14:paraId="24793C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A141C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5088E0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E18A0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C3FC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14.92</w:t>
            </w:r>
          </w:p>
        </w:tc>
        <w:tc>
          <w:tcPr>
            <w:tcW w:w="777" w:type="dxa"/>
            <w:noWrap/>
            <w:vAlign w:val="bottom"/>
            <w:hideMark/>
          </w:tcPr>
          <w:p w14:paraId="56C7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3D601F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2BA5A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0DBB93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7.24</w:t>
            </w:r>
          </w:p>
        </w:tc>
        <w:tc>
          <w:tcPr>
            <w:tcW w:w="777" w:type="dxa"/>
            <w:noWrap/>
            <w:vAlign w:val="bottom"/>
            <w:hideMark/>
          </w:tcPr>
          <w:p w14:paraId="702348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22.60</w:t>
            </w:r>
          </w:p>
        </w:tc>
      </w:tr>
      <w:tr w:rsidR="003C169F" w:rsidRPr="00CC627D" w14:paraId="58965807" w14:textId="77777777" w:rsidTr="0D0523EF">
        <w:trPr>
          <w:trHeight w:val="288"/>
        </w:trPr>
        <w:tc>
          <w:tcPr>
            <w:tcW w:w="996" w:type="dxa"/>
            <w:noWrap/>
            <w:vAlign w:val="bottom"/>
            <w:hideMark/>
          </w:tcPr>
          <w:p w14:paraId="54918D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F5D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7F984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59D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47A8B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777" w:type="dxa"/>
            <w:noWrap/>
            <w:vAlign w:val="bottom"/>
            <w:hideMark/>
          </w:tcPr>
          <w:p w14:paraId="3C3A6A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28204D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54C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2AAD1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4.13</w:t>
            </w:r>
          </w:p>
        </w:tc>
        <w:tc>
          <w:tcPr>
            <w:tcW w:w="777" w:type="dxa"/>
            <w:noWrap/>
            <w:vAlign w:val="bottom"/>
            <w:hideMark/>
          </w:tcPr>
          <w:p w14:paraId="0E406C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w:t>
            </w:r>
          </w:p>
        </w:tc>
      </w:tr>
      <w:tr w:rsidR="003C169F" w:rsidRPr="00CC627D" w14:paraId="03C51611" w14:textId="77777777" w:rsidTr="0D0523EF">
        <w:trPr>
          <w:trHeight w:val="288"/>
        </w:trPr>
        <w:tc>
          <w:tcPr>
            <w:tcW w:w="996" w:type="dxa"/>
            <w:noWrap/>
            <w:vAlign w:val="bottom"/>
            <w:hideMark/>
          </w:tcPr>
          <w:p w14:paraId="1ABBF8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831BA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6CD9F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97F89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D160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11.25</w:t>
            </w:r>
          </w:p>
        </w:tc>
        <w:tc>
          <w:tcPr>
            <w:tcW w:w="777" w:type="dxa"/>
            <w:noWrap/>
            <w:vAlign w:val="bottom"/>
            <w:hideMark/>
          </w:tcPr>
          <w:p w14:paraId="776B3B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7.50</w:t>
            </w:r>
          </w:p>
        </w:tc>
        <w:tc>
          <w:tcPr>
            <w:tcW w:w="698" w:type="dxa"/>
            <w:noWrap/>
            <w:vAlign w:val="bottom"/>
            <w:hideMark/>
          </w:tcPr>
          <w:p w14:paraId="67D3F5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96FC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60C13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2.56</w:t>
            </w:r>
          </w:p>
        </w:tc>
        <w:tc>
          <w:tcPr>
            <w:tcW w:w="777" w:type="dxa"/>
            <w:noWrap/>
            <w:vAlign w:val="bottom"/>
            <w:hideMark/>
          </w:tcPr>
          <w:p w14:paraId="6F4D4E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19.94</w:t>
            </w:r>
          </w:p>
        </w:tc>
      </w:tr>
      <w:tr w:rsidR="003C169F" w:rsidRPr="00CC627D" w14:paraId="2F1241F9" w14:textId="77777777" w:rsidTr="0D0523EF">
        <w:trPr>
          <w:trHeight w:val="288"/>
        </w:trPr>
        <w:tc>
          <w:tcPr>
            <w:tcW w:w="996" w:type="dxa"/>
            <w:noWrap/>
            <w:vAlign w:val="bottom"/>
            <w:hideMark/>
          </w:tcPr>
          <w:p w14:paraId="3AEC45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530F3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20944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9A7C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9B85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9.75</w:t>
            </w:r>
          </w:p>
        </w:tc>
        <w:tc>
          <w:tcPr>
            <w:tcW w:w="777" w:type="dxa"/>
            <w:noWrap/>
            <w:vAlign w:val="bottom"/>
            <w:hideMark/>
          </w:tcPr>
          <w:p w14:paraId="1F64D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5.00</w:t>
            </w:r>
          </w:p>
        </w:tc>
        <w:tc>
          <w:tcPr>
            <w:tcW w:w="698" w:type="dxa"/>
            <w:noWrap/>
            <w:vAlign w:val="bottom"/>
            <w:hideMark/>
          </w:tcPr>
          <w:p w14:paraId="7B2DCD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3605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5E6EC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6.96</w:t>
            </w:r>
          </w:p>
        </w:tc>
        <w:tc>
          <w:tcPr>
            <w:tcW w:w="777" w:type="dxa"/>
            <w:noWrap/>
            <w:vAlign w:val="bottom"/>
            <w:hideMark/>
          </w:tcPr>
          <w:p w14:paraId="5BCBA8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12.54</w:t>
            </w:r>
          </w:p>
        </w:tc>
      </w:tr>
      <w:tr w:rsidR="003C169F" w:rsidRPr="00CC627D" w14:paraId="1A96B8F6" w14:textId="77777777" w:rsidTr="0D0523EF">
        <w:trPr>
          <w:trHeight w:val="288"/>
        </w:trPr>
        <w:tc>
          <w:tcPr>
            <w:tcW w:w="996" w:type="dxa"/>
            <w:noWrap/>
            <w:vAlign w:val="bottom"/>
            <w:hideMark/>
          </w:tcPr>
          <w:p w14:paraId="6A79BA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AF3F665" w14:textId="4E7E1125"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ins w:id="507"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08"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5C406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DEBED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EFFBB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3CE9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744E4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F578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27BB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B5C2F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4B222C5D" w14:textId="77777777" w:rsidTr="0D0523EF">
        <w:trPr>
          <w:trHeight w:val="288"/>
        </w:trPr>
        <w:tc>
          <w:tcPr>
            <w:tcW w:w="996" w:type="dxa"/>
            <w:noWrap/>
            <w:vAlign w:val="bottom"/>
            <w:hideMark/>
          </w:tcPr>
          <w:p w14:paraId="23427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771E47C" w14:textId="63B2792C"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ins w:id="509"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10"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775735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B9A6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83AAF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5E5D5EC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F08DC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20C1B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58565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-8.71</w:t>
            </w:r>
          </w:p>
        </w:tc>
        <w:tc>
          <w:tcPr>
            <w:tcW w:w="777" w:type="dxa"/>
            <w:noWrap/>
            <w:vAlign w:val="bottom"/>
            <w:hideMark/>
          </w:tcPr>
          <w:p w14:paraId="59952E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27.71</w:t>
            </w:r>
          </w:p>
        </w:tc>
      </w:tr>
      <w:tr w:rsidR="003C169F" w:rsidRPr="00CC627D" w14:paraId="5E874F6B" w14:textId="77777777" w:rsidTr="0D0523EF">
        <w:trPr>
          <w:trHeight w:val="288"/>
        </w:trPr>
        <w:tc>
          <w:tcPr>
            <w:tcW w:w="996" w:type="dxa"/>
            <w:noWrap/>
            <w:vAlign w:val="bottom"/>
            <w:hideMark/>
          </w:tcPr>
          <w:p w14:paraId="790CCA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ACCB3DF" w14:textId="130E0708"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ins w:id="511"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12"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1A1D62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44695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E85C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8.75</w:t>
            </w:r>
          </w:p>
        </w:tc>
        <w:tc>
          <w:tcPr>
            <w:tcW w:w="777" w:type="dxa"/>
            <w:noWrap/>
            <w:vAlign w:val="bottom"/>
            <w:hideMark/>
          </w:tcPr>
          <w:p w14:paraId="37332C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14F06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FC64D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35.00</w:t>
            </w:r>
          </w:p>
        </w:tc>
        <w:tc>
          <w:tcPr>
            <w:tcW w:w="698" w:type="dxa"/>
            <w:noWrap/>
            <w:vAlign w:val="bottom"/>
            <w:hideMark/>
          </w:tcPr>
          <w:p w14:paraId="458FA1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c>
          <w:tcPr>
            <w:tcW w:w="777" w:type="dxa"/>
            <w:noWrap/>
            <w:vAlign w:val="bottom"/>
            <w:hideMark/>
          </w:tcPr>
          <w:p w14:paraId="32360C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18.24</w:t>
            </w:r>
          </w:p>
        </w:tc>
      </w:tr>
      <w:tr w:rsidR="003C169F" w:rsidRPr="00CC627D" w14:paraId="387A1BB7" w14:textId="77777777" w:rsidTr="0D0523EF">
        <w:trPr>
          <w:trHeight w:val="288"/>
        </w:trPr>
        <w:tc>
          <w:tcPr>
            <w:tcW w:w="996" w:type="dxa"/>
            <w:noWrap/>
            <w:vAlign w:val="bottom"/>
            <w:hideMark/>
          </w:tcPr>
          <w:p w14:paraId="07FEA0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E716564" w14:textId="42458E9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ins w:id="513"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14"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6F4B82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ED55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66F3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1DA32A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796F1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D92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80.00</w:t>
            </w:r>
          </w:p>
        </w:tc>
        <w:tc>
          <w:tcPr>
            <w:tcW w:w="698" w:type="dxa"/>
            <w:noWrap/>
            <w:vAlign w:val="bottom"/>
            <w:hideMark/>
          </w:tcPr>
          <w:p w14:paraId="2D6ED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-4.78</w:t>
            </w:r>
          </w:p>
        </w:tc>
        <w:tc>
          <w:tcPr>
            <w:tcW w:w="777" w:type="dxa"/>
            <w:noWrap/>
            <w:vAlign w:val="bottom"/>
            <w:hideMark/>
          </w:tcPr>
          <w:p w14:paraId="0F39D3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26.45</w:t>
            </w:r>
          </w:p>
        </w:tc>
      </w:tr>
      <w:tr w:rsidR="003C169F" w:rsidRPr="00CC627D" w14:paraId="21FABCB3" w14:textId="77777777" w:rsidTr="0D0523EF">
        <w:trPr>
          <w:trHeight w:val="288"/>
        </w:trPr>
        <w:tc>
          <w:tcPr>
            <w:tcW w:w="996" w:type="dxa"/>
            <w:noWrap/>
            <w:vAlign w:val="bottom"/>
            <w:hideMark/>
          </w:tcPr>
          <w:p w14:paraId="3F8618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165717AE" w14:textId="2C2C3105"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ins w:id="515"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16"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263422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9114D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7DED5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22.50</w:t>
            </w:r>
          </w:p>
        </w:tc>
        <w:tc>
          <w:tcPr>
            <w:tcW w:w="777" w:type="dxa"/>
            <w:noWrap/>
            <w:vAlign w:val="bottom"/>
            <w:hideMark/>
          </w:tcPr>
          <w:p w14:paraId="6AA99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D782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839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604A93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809FB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45.35</w:t>
            </w:r>
          </w:p>
        </w:tc>
      </w:tr>
      <w:tr w:rsidR="003C169F" w:rsidRPr="00CC627D" w14:paraId="14DACBC5" w14:textId="77777777" w:rsidTr="0D0523EF">
        <w:trPr>
          <w:trHeight w:val="288"/>
        </w:trPr>
        <w:tc>
          <w:tcPr>
            <w:tcW w:w="996" w:type="dxa"/>
            <w:noWrap/>
            <w:vAlign w:val="bottom"/>
            <w:hideMark/>
          </w:tcPr>
          <w:p w14:paraId="2B25D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66E69B11" w14:textId="1C57C2FE"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ins w:id="517"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18"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37D7B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2E21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6D2B8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10.32</w:t>
            </w:r>
          </w:p>
        </w:tc>
        <w:tc>
          <w:tcPr>
            <w:tcW w:w="777" w:type="dxa"/>
            <w:noWrap/>
            <w:vAlign w:val="bottom"/>
            <w:hideMark/>
          </w:tcPr>
          <w:p w14:paraId="5CF3F4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0700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AA62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48701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3.98</w:t>
            </w:r>
          </w:p>
        </w:tc>
        <w:tc>
          <w:tcPr>
            <w:tcW w:w="777" w:type="dxa"/>
            <w:noWrap/>
            <w:vAlign w:val="bottom"/>
            <w:hideMark/>
          </w:tcPr>
          <w:p w14:paraId="1A644C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16.65</w:t>
            </w:r>
          </w:p>
        </w:tc>
      </w:tr>
      <w:tr w:rsidR="003C169F" w:rsidRPr="00CC627D" w14:paraId="06AD8BD0" w14:textId="77777777" w:rsidTr="0D0523EF">
        <w:trPr>
          <w:trHeight w:val="288"/>
        </w:trPr>
        <w:tc>
          <w:tcPr>
            <w:tcW w:w="996" w:type="dxa"/>
            <w:noWrap/>
            <w:vAlign w:val="bottom"/>
            <w:hideMark/>
          </w:tcPr>
          <w:p w14:paraId="28C7FD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Rotorua</w:t>
            </w:r>
          </w:p>
        </w:tc>
        <w:tc>
          <w:tcPr>
            <w:tcW w:w="2509" w:type="dxa"/>
            <w:noWrap/>
            <w:vAlign w:val="bottom"/>
            <w:hideMark/>
          </w:tcPr>
          <w:p w14:paraId="1B5B25F9" w14:textId="7455D902"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ins w:id="519"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20"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12CC72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84A2B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06155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111445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1AE7C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DFA94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01215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7826E1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7B66BA4E" w14:textId="77777777" w:rsidTr="0D0523EF">
        <w:trPr>
          <w:trHeight w:val="288"/>
        </w:trPr>
        <w:tc>
          <w:tcPr>
            <w:tcW w:w="996" w:type="dxa"/>
            <w:noWrap/>
            <w:vAlign w:val="bottom"/>
            <w:hideMark/>
          </w:tcPr>
          <w:p w14:paraId="4AD96C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21B9EBC" w14:textId="4AAB6849"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ins w:id="521"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22"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48A55B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AC568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3FF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7A590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0DF4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6C51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486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16D5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597FD340" w14:textId="77777777" w:rsidTr="0D0523EF">
        <w:trPr>
          <w:trHeight w:val="288"/>
        </w:trPr>
        <w:tc>
          <w:tcPr>
            <w:tcW w:w="996" w:type="dxa"/>
            <w:noWrap/>
            <w:vAlign w:val="bottom"/>
            <w:hideMark/>
          </w:tcPr>
          <w:p w14:paraId="2F063A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CFD07D9" w14:textId="50718261"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ins w:id="523"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24"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3222E0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F1AEC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6E79B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51.42</w:t>
            </w:r>
          </w:p>
        </w:tc>
        <w:tc>
          <w:tcPr>
            <w:tcW w:w="777" w:type="dxa"/>
            <w:noWrap/>
            <w:vAlign w:val="bottom"/>
            <w:hideMark/>
          </w:tcPr>
          <w:p w14:paraId="3E4D8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698" w:type="dxa"/>
            <w:noWrap/>
            <w:vAlign w:val="bottom"/>
            <w:hideMark/>
          </w:tcPr>
          <w:p w14:paraId="3ED6D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37405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4F7C7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20.51</w:t>
            </w:r>
          </w:p>
        </w:tc>
        <w:tc>
          <w:tcPr>
            <w:tcW w:w="777" w:type="dxa"/>
            <w:noWrap/>
            <w:vAlign w:val="bottom"/>
            <w:hideMark/>
          </w:tcPr>
          <w:p w14:paraId="50BF6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82.33</w:t>
            </w:r>
          </w:p>
        </w:tc>
      </w:tr>
      <w:tr w:rsidR="003C169F" w:rsidRPr="00CC627D" w14:paraId="598EDF36" w14:textId="77777777" w:rsidTr="0D0523EF">
        <w:trPr>
          <w:trHeight w:val="288"/>
        </w:trPr>
        <w:tc>
          <w:tcPr>
            <w:tcW w:w="996" w:type="dxa"/>
            <w:noWrap/>
            <w:vAlign w:val="bottom"/>
            <w:hideMark/>
          </w:tcPr>
          <w:p w14:paraId="17D81A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586BB8AA" w14:textId="311C5349"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ins w:id="525"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26"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379833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4ECD1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271A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21.67</w:t>
            </w:r>
          </w:p>
        </w:tc>
        <w:tc>
          <w:tcPr>
            <w:tcW w:w="777" w:type="dxa"/>
            <w:noWrap/>
            <w:vAlign w:val="bottom"/>
            <w:hideMark/>
          </w:tcPr>
          <w:p w14:paraId="331FF1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B8E96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30D0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85.00</w:t>
            </w:r>
          </w:p>
        </w:tc>
        <w:tc>
          <w:tcPr>
            <w:tcW w:w="698" w:type="dxa"/>
            <w:noWrap/>
            <w:vAlign w:val="bottom"/>
            <w:hideMark/>
          </w:tcPr>
          <w:p w14:paraId="63B3A9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w:t>
            </w:r>
          </w:p>
        </w:tc>
        <w:tc>
          <w:tcPr>
            <w:tcW w:w="777" w:type="dxa"/>
            <w:noWrap/>
            <w:vAlign w:val="bottom"/>
            <w:hideMark/>
          </w:tcPr>
          <w:p w14:paraId="7E8544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41.12</w:t>
            </w:r>
          </w:p>
        </w:tc>
      </w:tr>
      <w:tr w:rsidR="003C169F" w:rsidRPr="00CC627D" w14:paraId="5DEB7BC4" w14:textId="77777777" w:rsidTr="0D0523EF">
        <w:trPr>
          <w:trHeight w:val="288"/>
        </w:trPr>
        <w:tc>
          <w:tcPr>
            <w:tcW w:w="996" w:type="dxa"/>
            <w:noWrap/>
            <w:vAlign w:val="bottom"/>
            <w:hideMark/>
          </w:tcPr>
          <w:p w14:paraId="5915F6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A9ABAD0" w14:textId="0208FAFC"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ins w:id="527"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28"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5CFD9E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8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E11D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2D1DFC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27B7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44E6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C3890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-7.43</w:t>
            </w:r>
          </w:p>
        </w:tc>
        <w:tc>
          <w:tcPr>
            <w:tcW w:w="777" w:type="dxa"/>
            <w:noWrap/>
            <w:vAlign w:val="bottom"/>
            <w:hideMark/>
          </w:tcPr>
          <w:p w14:paraId="411BAD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29.10</w:t>
            </w:r>
          </w:p>
        </w:tc>
      </w:tr>
      <w:tr w:rsidR="003C169F" w:rsidRPr="00CC627D" w14:paraId="1EFA5B7B" w14:textId="77777777" w:rsidTr="0D0523EF">
        <w:trPr>
          <w:trHeight w:val="288"/>
        </w:trPr>
        <w:tc>
          <w:tcPr>
            <w:tcW w:w="996" w:type="dxa"/>
            <w:noWrap/>
            <w:vAlign w:val="bottom"/>
            <w:hideMark/>
          </w:tcPr>
          <w:p w14:paraId="2DF7E9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AD59C70" w14:textId="42D1570C"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ins w:id="529" w:author="Raven, Olivier (Student)" w:date="2026-06-08T14:29:00Z">
              <w:r w:rsidR="00197A32" w:rsidRPr="00197A32">
                <w:rPr>
                  <w:rFonts w:eastAsia="Times New Roman" w:cstheme="minorHAnsi"/>
                  <w:color w:val="000000"/>
                  <w:kern w:val="0"/>
                  <w:sz w:val="16"/>
                  <w:szCs w:val="16"/>
                  <w:lang w:eastAsia="en-GB"/>
                  <w14:ligatures w14:val="none"/>
                </w:rPr>
                <w:t>macrophytes</w:t>
              </w:r>
            </w:ins>
            <w:del w:id="530" w:author="Raven, Olivier (Student)" w:date="2026-06-08T14:29:00Z" w16du:dateUtc="2026-06-08T02:29:00Z">
              <w:r w:rsidRPr="00CC627D" w:rsidDel="00197A32">
                <w:rPr>
                  <w:rFonts w:eastAsia="Times New Roman" w:cstheme="minorHAnsi"/>
                  <w:color w:val="000000"/>
                  <w:kern w:val="0"/>
                  <w:sz w:val="16"/>
                  <w:szCs w:val="16"/>
                  <w:lang w:eastAsia="en-GB"/>
                  <w14:ligatures w14:val="none"/>
                </w:rPr>
                <w:delText>vegetation</w:delText>
              </w:r>
            </w:del>
          </w:p>
        </w:tc>
        <w:tc>
          <w:tcPr>
            <w:tcW w:w="797" w:type="dxa"/>
            <w:noWrap/>
            <w:vAlign w:val="bottom"/>
            <w:hideMark/>
          </w:tcPr>
          <w:p w14:paraId="0FDF33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0D230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AAA34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17.12</w:t>
            </w:r>
          </w:p>
        </w:tc>
        <w:tc>
          <w:tcPr>
            <w:tcW w:w="777" w:type="dxa"/>
            <w:noWrap/>
            <w:vAlign w:val="bottom"/>
            <w:hideMark/>
          </w:tcPr>
          <w:p w14:paraId="0EBC63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4F70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A2BA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3DAEA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8.42</w:t>
            </w:r>
          </w:p>
        </w:tc>
        <w:tc>
          <w:tcPr>
            <w:tcW w:w="777" w:type="dxa"/>
            <w:noWrap/>
            <w:vAlign w:val="bottom"/>
            <w:hideMark/>
          </w:tcPr>
          <w:p w14:paraId="006788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25.81</w:t>
            </w:r>
          </w:p>
        </w:tc>
      </w:tr>
      <w:tr w:rsidR="003C169F" w:rsidRPr="00CC627D" w14:paraId="615001BD" w14:textId="77777777" w:rsidTr="0D0523EF">
        <w:trPr>
          <w:trHeight w:val="288"/>
        </w:trPr>
        <w:tc>
          <w:tcPr>
            <w:tcW w:w="996" w:type="dxa"/>
            <w:noWrap/>
            <w:vAlign w:val="bottom"/>
            <w:hideMark/>
          </w:tcPr>
          <w:p w14:paraId="059445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340F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C3696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544EA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FF665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23.15</w:t>
            </w:r>
          </w:p>
        </w:tc>
        <w:tc>
          <w:tcPr>
            <w:tcW w:w="777" w:type="dxa"/>
            <w:noWrap/>
            <w:vAlign w:val="bottom"/>
            <w:hideMark/>
          </w:tcPr>
          <w:p w14:paraId="3A9E48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23.25</w:t>
            </w:r>
          </w:p>
        </w:tc>
        <w:tc>
          <w:tcPr>
            <w:tcW w:w="698" w:type="dxa"/>
            <w:noWrap/>
            <w:vAlign w:val="bottom"/>
            <w:hideMark/>
          </w:tcPr>
          <w:p w14:paraId="6550A6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21.80</w:t>
            </w:r>
          </w:p>
        </w:tc>
        <w:tc>
          <w:tcPr>
            <w:tcW w:w="698" w:type="dxa"/>
            <w:noWrap/>
            <w:vAlign w:val="bottom"/>
            <w:hideMark/>
          </w:tcPr>
          <w:p w14:paraId="6218F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73F94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22.52</w:t>
            </w:r>
          </w:p>
        </w:tc>
        <w:tc>
          <w:tcPr>
            <w:tcW w:w="777" w:type="dxa"/>
            <w:noWrap/>
            <w:vAlign w:val="bottom"/>
            <w:hideMark/>
          </w:tcPr>
          <w:p w14:paraId="3D3625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23.78</w:t>
            </w:r>
          </w:p>
        </w:tc>
      </w:tr>
      <w:tr w:rsidR="003C169F" w:rsidRPr="00CC627D" w14:paraId="2045F9F0" w14:textId="77777777" w:rsidTr="0D0523EF">
        <w:trPr>
          <w:trHeight w:val="288"/>
        </w:trPr>
        <w:tc>
          <w:tcPr>
            <w:tcW w:w="996" w:type="dxa"/>
            <w:noWrap/>
            <w:vAlign w:val="bottom"/>
            <w:hideMark/>
          </w:tcPr>
          <w:p w14:paraId="555F89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D3364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7AE40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02DBDB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88964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21.63</w:t>
            </w:r>
          </w:p>
        </w:tc>
        <w:tc>
          <w:tcPr>
            <w:tcW w:w="777" w:type="dxa"/>
            <w:noWrap/>
            <w:vAlign w:val="bottom"/>
            <w:hideMark/>
          </w:tcPr>
          <w:p w14:paraId="5DFB09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21.50</w:t>
            </w:r>
          </w:p>
        </w:tc>
        <w:tc>
          <w:tcPr>
            <w:tcW w:w="698" w:type="dxa"/>
            <w:noWrap/>
            <w:vAlign w:val="bottom"/>
            <w:hideMark/>
          </w:tcPr>
          <w:p w14:paraId="029DCD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20.60</w:t>
            </w:r>
          </w:p>
        </w:tc>
        <w:tc>
          <w:tcPr>
            <w:tcW w:w="698" w:type="dxa"/>
            <w:noWrap/>
            <w:vAlign w:val="bottom"/>
            <w:hideMark/>
          </w:tcPr>
          <w:p w14:paraId="7AD673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23.80</w:t>
            </w:r>
          </w:p>
        </w:tc>
        <w:tc>
          <w:tcPr>
            <w:tcW w:w="698" w:type="dxa"/>
            <w:noWrap/>
            <w:vAlign w:val="bottom"/>
            <w:hideMark/>
          </w:tcPr>
          <w:p w14:paraId="102BEBC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21.03</w:t>
            </w:r>
          </w:p>
        </w:tc>
        <w:tc>
          <w:tcPr>
            <w:tcW w:w="777" w:type="dxa"/>
            <w:noWrap/>
            <w:vAlign w:val="bottom"/>
            <w:hideMark/>
          </w:tcPr>
          <w:p w14:paraId="000022D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22.22</w:t>
            </w:r>
          </w:p>
        </w:tc>
      </w:tr>
      <w:tr w:rsidR="003C169F" w:rsidRPr="00CC627D" w14:paraId="6F95A84E" w14:textId="77777777" w:rsidTr="0D0523EF">
        <w:trPr>
          <w:trHeight w:val="288"/>
        </w:trPr>
        <w:tc>
          <w:tcPr>
            <w:tcW w:w="996" w:type="dxa"/>
            <w:noWrap/>
            <w:vAlign w:val="bottom"/>
            <w:hideMark/>
          </w:tcPr>
          <w:p w14:paraId="37921F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BCFDC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049F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1E625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386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22.11</w:t>
            </w:r>
          </w:p>
        </w:tc>
        <w:tc>
          <w:tcPr>
            <w:tcW w:w="777" w:type="dxa"/>
            <w:noWrap/>
            <w:vAlign w:val="bottom"/>
            <w:hideMark/>
          </w:tcPr>
          <w:p w14:paraId="6F87AD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22.05</w:t>
            </w:r>
          </w:p>
        </w:tc>
        <w:tc>
          <w:tcPr>
            <w:tcW w:w="698" w:type="dxa"/>
            <w:noWrap/>
            <w:vAlign w:val="bottom"/>
            <w:hideMark/>
          </w:tcPr>
          <w:p w14:paraId="430D90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21.20</w:t>
            </w:r>
          </w:p>
        </w:tc>
        <w:tc>
          <w:tcPr>
            <w:tcW w:w="698" w:type="dxa"/>
            <w:noWrap/>
            <w:vAlign w:val="bottom"/>
            <w:hideMark/>
          </w:tcPr>
          <w:p w14:paraId="7A6A2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23.00</w:t>
            </w:r>
          </w:p>
        </w:tc>
        <w:tc>
          <w:tcPr>
            <w:tcW w:w="698" w:type="dxa"/>
            <w:noWrap/>
            <w:vAlign w:val="bottom"/>
            <w:hideMark/>
          </w:tcPr>
          <w:p w14:paraId="555696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21.72</w:t>
            </w:r>
          </w:p>
        </w:tc>
        <w:tc>
          <w:tcPr>
            <w:tcW w:w="777" w:type="dxa"/>
            <w:noWrap/>
            <w:vAlign w:val="bottom"/>
            <w:hideMark/>
          </w:tcPr>
          <w:p w14:paraId="75E1B9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22.49</w:t>
            </w:r>
          </w:p>
        </w:tc>
      </w:tr>
      <w:tr w:rsidR="003C169F" w:rsidRPr="00CC627D" w14:paraId="20303F5F" w14:textId="77777777" w:rsidTr="0D0523EF">
        <w:trPr>
          <w:trHeight w:val="288"/>
        </w:trPr>
        <w:tc>
          <w:tcPr>
            <w:tcW w:w="996" w:type="dxa"/>
            <w:noWrap/>
            <w:vAlign w:val="bottom"/>
            <w:hideMark/>
          </w:tcPr>
          <w:p w14:paraId="5B66A5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BEDF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361F6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20401D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6A8CC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17.02</w:t>
            </w:r>
          </w:p>
        </w:tc>
        <w:tc>
          <w:tcPr>
            <w:tcW w:w="777" w:type="dxa"/>
            <w:noWrap/>
            <w:vAlign w:val="bottom"/>
            <w:hideMark/>
          </w:tcPr>
          <w:p w14:paraId="24BD1F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16.85</w:t>
            </w:r>
          </w:p>
        </w:tc>
        <w:tc>
          <w:tcPr>
            <w:tcW w:w="698" w:type="dxa"/>
            <w:noWrap/>
            <w:vAlign w:val="bottom"/>
            <w:hideMark/>
          </w:tcPr>
          <w:p w14:paraId="067649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2F66E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18.10</w:t>
            </w:r>
          </w:p>
        </w:tc>
        <w:tc>
          <w:tcPr>
            <w:tcW w:w="698" w:type="dxa"/>
            <w:noWrap/>
            <w:vAlign w:val="bottom"/>
            <w:hideMark/>
          </w:tcPr>
          <w:p w14:paraId="42F0BB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16.64</w:t>
            </w:r>
          </w:p>
        </w:tc>
        <w:tc>
          <w:tcPr>
            <w:tcW w:w="777" w:type="dxa"/>
            <w:noWrap/>
            <w:vAlign w:val="bottom"/>
            <w:hideMark/>
          </w:tcPr>
          <w:p w14:paraId="2845FE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17.39</w:t>
            </w:r>
          </w:p>
        </w:tc>
      </w:tr>
      <w:tr w:rsidR="003C169F" w:rsidRPr="00CC627D" w14:paraId="04B38BB1" w14:textId="77777777" w:rsidTr="0D0523EF">
        <w:trPr>
          <w:trHeight w:val="288"/>
        </w:trPr>
        <w:tc>
          <w:tcPr>
            <w:tcW w:w="996" w:type="dxa"/>
            <w:noWrap/>
            <w:vAlign w:val="bottom"/>
            <w:hideMark/>
          </w:tcPr>
          <w:p w14:paraId="75FBE2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B32C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69171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4C55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28598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16.98</w:t>
            </w:r>
          </w:p>
        </w:tc>
        <w:tc>
          <w:tcPr>
            <w:tcW w:w="777" w:type="dxa"/>
            <w:noWrap/>
            <w:vAlign w:val="bottom"/>
            <w:hideMark/>
          </w:tcPr>
          <w:p w14:paraId="4A2F0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8DAE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5166FE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20.70</w:t>
            </w:r>
          </w:p>
        </w:tc>
        <w:tc>
          <w:tcPr>
            <w:tcW w:w="698" w:type="dxa"/>
            <w:noWrap/>
            <w:vAlign w:val="bottom"/>
            <w:hideMark/>
          </w:tcPr>
          <w:p w14:paraId="77514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15.93</w:t>
            </w:r>
          </w:p>
        </w:tc>
        <w:tc>
          <w:tcPr>
            <w:tcW w:w="777" w:type="dxa"/>
            <w:noWrap/>
            <w:vAlign w:val="bottom"/>
            <w:hideMark/>
          </w:tcPr>
          <w:p w14:paraId="047B2E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18.04</w:t>
            </w:r>
          </w:p>
        </w:tc>
      </w:tr>
      <w:tr w:rsidR="003C169F" w:rsidRPr="00CC627D" w14:paraId="37B934FD" w14:textId="77777777" w:rsidTr="0D0523EF">
        <w:trPr>
          <w:trHeight w:val="288"/>
        </w:trPr>
        <w:tc>
          <w:tcPr>
            <w:tcW w:w="996" w:type="dxa"/>
            <w:noWrap/>
            <w:vAlign w:val="bottom"/>
            <w:hideMark/>
          </w:tcPr>
          <w:p w14:paraId="7702B8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3E749C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1A9522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651DF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DEAC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20.18</w:t>
            </w:r>
          </w:p>
        </w:tc>
        <w:tc>
          <w:tcPr>
            <w:tcW w:w="777" w:type="dxa"/>
            <w:noWrap/>
            <w:vAlign w:val="bottom"/>
            <w:hideMark/>
          </w:tcPr>
          <w:p w14:paraId="63BB3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21.25</w:t>
            </w:r>
          </w:p>
        </w:tc>
        <w:tc>
          <w:tcPr>
            <w:tcW w:w="698" w:type="dxa"/>
            <w:noWrap/>
            <w:vAlign w:val="bottom"/>
            <w:hideMark/>
          </w:tcPr>
          <w:p w14:paraId="2027DB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340B14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281C8F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19.44</w:t>
            </w:r>
          </w:p>
        </w:tc>
        <w:tc>
          <w:tcPr>
            <w:tcW w:w="777" w:type="dxa"/>
            <w:noWrap/>
            <w:vAlign w:val="bottom"/>
            <w:hideMark/>
          </w:tcPr>
          <w:p w14:paraId="6AC236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20.91</w:t>
            </w:r>
          </w:p>
        </w:tc>
      </w:tr>
      <w:tr w:rsidR="003C169F" w:rsidRPr="00CC627D" w14:paraId="3D0EC88E" w14:textId="77777777" w:rsidTr="0D0523EF">
        <w:trPr>
          <w:trHeight w:val="288"/>
        </w:trPr>
        <w:tc>
          <w:tcPr>
            <w:tcW w:w="996" w:type="dxa"/>
            <w:noWrap/>
            <w:vAlign w:val="bottom"/>
            <w:hideMark/>
          </w:tcPr>
          <w:p w14:paraId="57329E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BE77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0937A6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370418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320FB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8.49</w:t>
            </w:r>
          </w:p>
        </w:tc>
        <w:tc>
          <w:tcPr>
            <w:tcW w:w="777" w:type="dxa"/>
            <w:noWrap/>
            <w:vAlign w:val="bottom"/>
            <w:hideMark/>
          </w:tcPr>
          <w:p w14:paraId="136A8A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7.93</w:t>
            </w:r>
          </w:p>
        </w:tc>
        <w:tc>
          <w:tcPr>
            <w:tcW w:w="698" w:type="dxa"/>
            <w:noWrap/>
            <w:vAlign w:val="bottom"/>
            <w:hideMark/>
          </w:tcPr>
          <w:p w14:paraId="795C96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FF60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c>
          <w:tcPr>
            <w:tcW w:w="698" w:type="dxa"/>
            <w:noWrap/>
            <w:vAlign w:val="bottom"/>
            <w:hideMark/>
          </w:tcPr>
          <w:p w14:paraId="4D60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7.39</w:t>
            </w:r>
          </w:p>
        </w:tc>
        <w:tc>
          <w:tcPr>
            <w:tcW w:w="777" w:type="dxa"/>
            <w:noWrap/>
            <w:vAlign w:val="bottom"/>
            <w:hideMark/>
          </w:tcPr>
          <w:p w14:paraId="08F514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r>
      <w:tr w:rsidR="003C169F" w:rsidRPr="00CC627D" w14:paraId="44FCF518" w14:textId="77777777" w:rsidTr="0D0523EF">
        <w:trPr>
          <w:trHeight w:val="288"/>
        </w:trPr>
        <w:tc>
          <w:tcPr>
            <w:tcW w:w="996" w:type="dxa"/>
            <w:noWrap/>
            <w:vAlign w:val="bottom"/>
            <w:hideMark/>
          </w:tcPr>
          <w:p w14:paraId="7B30D2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AFF5D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519FFB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01824A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76E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c>
          <w:tcPr>
            <w:tcW w:w="777" w:type="dxa"/>
            <w:noWrap/>
            <w:vAlign w:val="bottom"/>
            <w:hideMark/>
          </w:tcPr>
          <w:p w14:paraId="31AB51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1470E1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6.80</w:t>
            </w:r>
          </w:p>
        </w:tc>
        <w:tc>
          <w:tcPr>
            <w:tcW w:w="698" w:type="dxa"/>
            <w:noWrap/>
            <w:vAlign w:val="bottom"/>
            <w:hideMark/>
          </w:tcPr>
          <w:p w14:paraId="498DB7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10.64</w:t>
            </w:r>
          </w:p>
        </w:tc>
        <w:tc>
          <w:tcPr>
            <w:tcW w:w="698" w:type="dxa"/>
            <w:noWrap/>
            <w:vAlign w:val="bottom"/>
            <w:hideMark/>
          </w:tcPr>
          <w:p w14:paraId="5CC00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8.92</w:t>
            </w:r>
          </w:p>
        </w:tc>
        <w:tc>
          <w:tcPr>
            <w:tcW w:w="777" w:type="dxa"/>
            <w:noWrap/>
            <w:vAlign w:val="bottom"/>
            <w:hideMark/>
          </w:tcPr>
          <w:p w14:paraId="4E30E6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10.25</w:t>
            </w:r>
          </w:p>
        </w:tc>
      </w:tr>
      <w:tr w:rsidR="003C169F" w:rsidRPr="00CC627D" w14:paraId="262B00A0" w14:textId="77777777" w:rsidTr="0D0523EF">
        <w:trPr>
          <w:trHeight w:val="288"/>
        </w:trPr>
        <w:tc>
          <w:tcPr>
            <w:tcW w:w="996" w:type="dxa"/>
            <w:noWrap/>
            <w:vAlign w:val="bottom"/>
            <w:hideMark/>
          </w:tcPr>
          <w:p w14:paraId="375372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74E69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621FF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514941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26433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w:t>
            </w:r>
          </w:p>
        </w:tc>
        <w:tc>
          <w:tcPr>
            <w:tcW w:w="777" w:type="dxa"/>
            <w:noWrap/>
            <w:vAlign w:val="bottom"/>
            <w:hideMark/>
          </w:tcPr>
          <w:p w14:paraId="5915F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10.77</w:t>
            </w:r>
          </w:p>
        </w:tc>
        <w:tc>
          <w:tcPr>
            <w:tcW w:w="698" w:type="dxa"/>
            <w:noWrap/>
            <w:vAlign w:val="bottom"/>
            <w:hideMark/>
          </w:tcPr>
          <w:p w14:paraId="3B9E3E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8.85</w:t>
            </w:r>
          </w:p>
        </w:tc>
        <w:tc>
          <w:tcPr>
            <w:tcW w:w="698" w:type="dxa"/>
            <w:noWrap/>
            <w:vAlign w:val="bottom"/>
            <w:hideMark/>
          </w:tcPr>
          <w:p w14:paraId="40C80A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554B8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9.67</w:t>
            </w:r>
          </w:p>
        </w:tc>
        <w:tc>
          <w:tcPr>
            <w:tcW w:w="777" w:type="dxa"/>
            <w:noWrap/>
            <w:vAlign w:val="bottom"/>
            <w:hideMark/>
          </w:tcPr>
          <w:p w14:paraId="4D0078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r>
      <w:tr w:rsidR="003C169F" w:rsidRPr="00CC627D" w14:paraId="6D392031" w14:textId="77777777" w:rsidTr="0D0523EF">
        <w:trPr>
          <w:trHeight w:val="288"/>
        </w:trPr>
        <w:tc>
          <w:tcPr>
            <w:tcW w:w="996" w:type="dxa"/>
            <w:noWrap/>
            <w:vAlign w:val="bottom"/>
            <w:hideMark/>
          </w:tcPr>
          <w:p w14:paraId="5AC3B1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0749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402D1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B2949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F738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9.72</w:t>
            </w:r>
          </w:p>
        </w:tc>
        <w:tc>
          <w:tcPr>
            <w:tcW w:w="777" w:type="dxa"/>
            <w:noWrap/>
            <w:vAlign w:val="bottom"/>
            <w:hideMark/>
          </w:tcPr>
          <w:p w14:paraId="0C3F92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7DF6E3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8.66</w:t>
            </w:r>
          </w:p>
        </w:tc>
        <w:tc>
          <w:tcPr>
            <w:tcW w:w="698" w:type="dxa"/>
            <w:noWrap/>
            <w:vAlign w:val="bottom"/>
            <w:hideMark/>
          </w:tcPr>
          <w:p w14:paraId="03900A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10.31</w:t>
            </w:r>
          </w:p>
        </w:tc>
        <w:tc>
          <w:tcPr>
            <w:tcW w:w="698" w:type="dxa"/>
            <w:noWrap/>
            <w:vAlign w:val="bottom"/>
            <w:hideMark/>
          </w:tcPr>
          <w:p w14:paraId="47E6DE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9.45</w:t>
            </w:r>
          </w:p>
        </w:tc>
        <w:tc>
          <w:tcPr>
            <w:tcW w:w="777" w:type="dxa"/>
            <w:noWrap/>
            <w:vAlign w:val="bottom"/>
            <w:hideMark/>
          </w:tcPr>
          <w:p w14:paraId="7EF08C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9.98</w:t>
            </w:r>
          </w:p>
        </w:tc>
      </w:tr>
      <w:tr w:rsidR="003C169F" w:rsidRPr="00CC627D" w14:paraId="1DC3E84B" w14:textId="77777777" w:rsidTr="0D0523EF">
        <w:trPr>
          <w:trHeight w:val="288"/>
        </w:trPr>
        <w:tc>
          <w:tcPr>
            <w:tcW w:w="996" w:type="dxa"/>
            <w:noWrap/>
            <w:vAlign w:val="bottom"/>
            <w:hideMark/>
          </w:tcPr>
          <w:p w14:paraId="4394D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0664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E6D1F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2B5072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504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9.37</w:t>
            </w:r>
          </w:p>
        </w:tc>
        <w:tc>
          <w:tcPr>
            <w:tcW w:w="777" w:type="dxa"/>
            <w:noWrap/>
            <w:vAlign w:val="bottom"/>
            <w:hideMark/>
          </w:tcPr>
          <w:p w14:paraId="49BA7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9.38</w:t>
            </w:r>
          </w:p>
        </w:tc>
        <w:tc>
          <w:tcPr>
            <w:tcW w:w="698" w:type="dxa"/>
            <w:noWrap/>
            <w:vAlign w:val="bottom"/>
            <w:hideMark/>
          </w:tcPr>
          <w:p w14:paraId="12B91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698" w:type="dxa"/>
            <w:noWrap/>
            <w:vAlign w:val="bottom"/>
            <w:hideMark/>
          </w:tcPr>
          <w:p w14:paraId="6149FC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9.74</w:t>
            </w:r>
          </w:p>
        </w:tc>
        <w:tc>
          <w:tcPr>
            <w:tcW w:w="698" w:type="dxa"/>
            <w:noWrap/>
            <w:vAlign w:val="bottom"/>
            <w:hideMark/>
          </w:tcPr>
          <w:p w14:paraId="6E5604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74F608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9.53</w:t>
            </w:r>
          </w:p>
        </w:tc>
      </w:tr>
      <w:tr w:rsidR="003C169F" w:rsidRPr="00CC627D" w14:paraId="1C6E7472" w14:textId="77777777" w:rsidTr="0D0523EF">
        <w:trPr>
          <w:trHeight w:val="288"/>
        </w:trPr>
        <w:tc>
          <w:tcPr>
            <w:tcW w:w="996" w:type="dxa"/>
            <w:noWrap/>
            <w:vAlign w:val="bottom"/>
            <w:hideMark/>
          </w:tcPr>
          <w:p w14:paraId="7FB34D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CC43E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F912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E2798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013CD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12B82E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9.63</w:t>
            </w:r>
          </w:p>
        </w:tc>
        <w:tc>
          <w:tcPr>
            <w:tcW w:w="698" w:type="dxa"/>
            <w:noWrap/>
            <w:vAlign w:val="bottom"/>
            <w:hideMark/>
          </w:tcPr>
          <w:p w14:paraId="3ED09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41BBF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177F2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043911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9.81</w:t>
            </w:r>
          </w:p>
        </w:tc>
      </w:tr>
      <w:tr w:rsidR="003C169F" w:rsidRPr="00CC627D" w14:paraId="1379AEE3" w14:textId="77777777" w:rsidTr="0D0523EF">
        <w:trPr>
          <w:trHeight w:val="288"/>
        </w:trPr>
        <w:tc>
          <w:tcPr>
            <w:tcW w:w="996" w:type="dxa"/>
            <w:noWrap/>
            <w:vAlign w:val="bottom"/>
            <w:hideMark/>
          </w:tcPr>
          <w:p w14:paraId="5475FF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DCDF8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1CF37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3581BD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588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205.36</w:t>
            </w:r>
          </w:p>
        </w:tc>
        <w:tc>
          <w:tcPr>
            <w:tcW w:w="777" w:type="dxa"/>
            <w:noWrap/>
            <w:vAlign w:val="bottom"/>
            <w:hideMark/>
          </w:tcPr>
          <w:p w14:paraId="59589C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188.27</w:t>
            </w:r>
          </w:p>
        </w:tc>
        <w:tc>
          <w:tcPr>
            <w:tcW w:w="698" w:type="dxa"/>
            <w:noWrap/>
            <w:vAlign w:val="bottom"/>
            <w:hideMark/>
          </w:tcPr>
          <w:p w14:paraId="3766BA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156.20</w:t>
            </w:r>
          </w:p>
        </w:tc>
        <w:tc>
          <w:tcPr>
            <w:tcW w:w="698" w:type="dxa"/>
            <w:noWrap/>
            <w:vAlign w:val="bottom"/>
            <w:hideMark/>
          </w:tcPr>
          <w:p w14:paraId="7B03C6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443.01</w:t>
            </w:r>
          </w:p>
        </w:tc>
        <w:tc>
          <w:tcPr>
            <w:tcW w:w="698" w:type="dxa"/>
            <w:noWrap/>
            <w:vAlign w:val="bottom"/>
            <w:hideMark/>
          </w:tcPr>
          <w:p w14:paraId="5AE1E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156.39</w:t>
            </w:r>
          </w:p>
        </w:tc>
        <w:tc>
          <w:tcPr>
            <w:tcW w:w="777" w:type="dxa"/>
            <w:noWrap/>
            <w:vAlign w:val="bottom"/>
            <w:hideMark/>
          </w:tcPr>
          <w:p w14:paraId="26E753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254.33</w:t>
            </w:r>
          </w:p>
        </w:tc>
      </w:tr>
      <w:tr w:rsidR="003C169F" w:rsidRPr="00CC627D" w14:paraId="51DB5BED" w14:textId="77777777" w:rsidTr="0D0523EF">
        <w:trPr>
          <w:trHeight w:val="288"/>
        </w:trPr>
        <w:tc>
          <w:tcPr>
            <w:tcW w:w="996" w:type="dxa"/>
            <w:noWrap/>
            <w:vAlign w:val="bottom"/>
            <w:hideMark/>
          </w:tcPr>
          <w:p w14:paraId="3E36E5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B1C9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2BA9F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7C955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ADAB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163.11</w:t>
            </w:r>
          </w:p>
        </w:tc>
        <w:tc>
          <w:tcPr>
            <w:tcW w:w="777" w:type="dxa"/>
            <w:noWrap/>
            <w:vAlign w:val="bottom"/>
            <w:hideMark/>
          </w:tcPr>
          <w:p w14:paraId="2C9CFF4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158.70</w:t>
            </w:r>
          </w:p>
        </w:tc>
        <w:tc>
          <w:tcPr>
            <w:tcW w:w="698" w:type="dxa"/>
            <w:noWrap/>
            <w:vAlign w:val="bottom"/>
            <w:hideMark/>
          </w:tcPr>
          <w:p w14:paraId="1DFAE3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155.79</w:t>
            </w:r>
          </w:p>
        </w:tc>
        <w:tc>
          <w:tcPr>
            <w:tcW w:w="698" w:type="dxa"/>
            <w:noWrap/>
            <w:vAlign w:val="bottom"/>
            <w:hideMark/>
          </w:tcPr>
          <w:p w14:paraId="3D0887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196.01</w:t>
            </w:r>
          </w:p>
        </w:tc>
        <w:tc>
          <w:tcPr>
            <w:tcW w:w="698" w:type="dxa"/>
            <w:noWrap/>
            <w:vAlign w:val="bottom"/>
            <w:hideMark/>
          </w:tcPr>
          <w:p w14:paraId="0B3E1F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156.22</w:t>
            </w:r>
          </w:p>
        </w:tc>
        <w:tc>
          <w:tcPr>
            <w:tcW w:w="777" w:type="dxa"/>
            <w:noWrap/>
            <w:vAlign w:val="bottom"/>
            <w:hideMark/>
          </w:tcPr>
          <w:p w14:paraId="69392F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170.00</w:t>
            </w:r>
          </w:p>
        </w:tc>
      </w:tr>
      <w:tr w:rsidR="003C169F" w:rsidRPr="00CC627D" w14:paraId="61BA54B7" w14:textId="77777777" w:rsidTr="0D0523EF">
        <w:trPr>
          <w:trHeight w:val="288"/>
        </w:trPr>
        <w:tc>
          <w:tcPr>
            <w:tcW w:w="996" w:type="dxa"/>
            <w:noWrap/>
            <w:vAlign w:val="bottom"/>
            <w:hideMark/>
          </w:tcPr>
          <w:p w14:paraId="67627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83EAA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728D3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643C2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26DBF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458.89</w:t>
            </w:r>
          </w:p>
        </w:tc>
        <w:tc>
          <w:tcPr>
            <w:tcW w:w="777" w:type="dxa"/>
            <w:noWrap/>
            <w:vAlign w:val="bottom"/>
            <w:hideMark/>
          </w:tcPr>
          <w:p w14:paraId="774BDA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458.22</w:t>
            </w:r>
          </w:p>
        </w:tc>
        <w:tc>
          <w:tcPr>
            <w:tcW w:w="698" w:type="dxa"/>
            <w:noWrap/>
            <w:vAlign w:val="bottom"/>
            <w:hideMark/>
          </w:tcPr>
          <w:p w14:paraId="34024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455.44</w:t>
            </w:r>
          </w:p>
        </w:tc>
        <w:tc>
          <w:tcPr>
            <w:tcW w:w="698" w:type="dxa"/>
            <w:noWrap/>
            <w:vAlign w:val="bottom"/>
            <w:hideMark/>
          </w:tcPr>
          <w:p w14:paraId="56FF9F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279BFA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456.91</w:t>
            </w:r>
          </w:p>
        </w:tc>
        <w:tc>
          <w:tcPr>
            <w:tcW w:w="777" w:type="dxa"/>
            <w:noWrap/>
            <w:vAlign w:val="bottom"/>
            <w:hideMark/>
          </w:tcPr>
          <w:p w14:paraId="25E1C7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460.87</w:t>
            </w:r>
          </w:p>
        </w:tc>
      </w:tr>
      <w:tr w:rsidR="003C169F" w:rsidRPr="00CC627D" w14:paraId="7D3D0558" w14:textId="77777777" w:rsidTr="0D0523EF">
        <w:trPr>
          <w:trHeight w:val="288"/>
        </w:trPr>
        <w:tc>
          <w:tcPr>
            <w:tcW w:w="996" w:type="dxa"/>
            <w:noWrap/>
            <w:vAlign w:val="bottom"/>
            <w:hideMark/>
          </w:tcPr>
          <w:p w14:paraId="4450E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345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683AEC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37908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E0E0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162.90</w:t>
            </w:r>
          </w:p>
        </w:tc>
        <w:tc>
          <w:tcPr>
            <w:tcW w:w="777" w:type="dxa"/>
            <w:noWrap/>
            <w:vAlign w:val="bottom"/>
            <w:hideMark/>
          </w:tcPr>
          <w:p w14:paraId="3AF5B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161.79</w:t>
            </w:r>
          </w:p>
        </w:tc>
        <w:tc>
          <w:tcPr>
            <w:tcW w:w="698" w:type="dxa"/>
            <w:noWrap/>
            <w:vAlign w:val="bottom"/>
            <w:hideMark/>
          </w:tcPr>
          <w:p w14:paraId="7F3BEE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156.73</w:t>
            </w:r>
          </w:p>
        </w:tc>
        <w:tc>
          <w:tcPr>
            <w:tcW w:w="698" w:type="dxa"/>
            <w:noWrap/>
            <w:vAlign w:val="bottom"/>
            <w:hideMark/>
          </w:tcPr>
          <w:p w14:paraId="3933E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174.96</w:t>
            </w:r>
          </w:p>
        </w:tc>
        <w:tc>
          <w:tcPr>
            <w:tcW w:w="698" w:type="dxa"/>
            <w:noWrap/>
            <w:vAlign w:val="bottom"/>
            <w:hideMark/>
          </w:tcPr>
          <w:p w14:paraId="166511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159.94</w:t>
            </w:r>
          </w:p>
        </w:tc>
        <w:tc>
          <w:tcPr>
            <w:tcW w:w="777" w:type="dxa"/>
            <w:noWrap/>
            <w:vAlign w:val="bottom"/>
            <w:hideMark/>
          </w:tcPr>
          <w:p w14:paraId="3E4BCE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165.85</w:t>
            </w:r>
          </w:p>
        </w:tc>
      </w:tr>
      <w:tr w:rsidR="003C169F" w:rsidRPr="00CC627D" w14:paraId="6F80DE47" w14:textId="77777777" w:rsidTr="0D0523EF">
        <w:trPr>
          <w:trHeight w:val="288"/>
        </w:trPr>
        <w:tc>
          <w:tcPr>
            <w:tcW w:w="996" w:type="dxa"/>
            <w:noWrap/>
            <w:vAlign w:val="bottom"/>
            <w:hideMark/>
          </w:tcPr>
          <w:p w14:paraId="2902F7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1E976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485FF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43B44C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6D62E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76.34</w:t>
            </w:r>
          </w:p>
        </w:tc>
        <w:tc>
          <w:tcPr>
            <w:tcW w:w="777" w:type="dxa"/>
            <w:noWrap/>
            <w:vAlign w:val="bottom"/>
            <w:hideMark/>
          </w:tcPr>
          <w:p w14:paraId="11C831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76.15</w:t>
            </w:r>
          </w:p>
        </w:tc>
        <w:tc>
          <w:tcPr>
            <w:tcW w:w="698" w:type="dxa"/>
            <w:noWrap/>
            <w:vAlign w:val="bottom"/>
            <w:hideMark/>
          </w:tcPr>
          <w:p w14:paraId="483138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23527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78.59</w:t>
            </w:r>
          </w:p>
        </w:tc>
        <w:tc>
          <w:tcPr>
            <w:tcW w:w="698" w:type="dxa"/>
            <w:noWrap/>
            <w:vAlign w:val="bottom"/>
            <w:hideMark/>
          </w:tcPr>
          <w:p w14:paraId="2E0DB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75.82</w:t>
            </w:r>
          </w:p>
        </w:tc>
        <w:tc>
          <w:tcPr>
            <w:tcW w:w="777" w:type="dxa"/>
            <w:noWrap/>
            <w:vAlign w:val="bottom"/>
            <w:hideMark/>
          </w:tcPr>
          <w:p w14:paraId="5F08CB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76.86</w:t>
            </w:r>
          </w:p>
        </w:tc>
      </w:tr>
      <w:tr w:rsidR="003C169F" w:rsidRPr="00CC627D" w14:paraId="2AFCE37D" w14:textId="77777777" w:rsidTr="0D0523EF">
        <w:trPr>
          <w:trHeight w:val="288"/>
        </w:trPr>
        <w:tc>
          <w:tcPr>
            <w:tcW w:w="996" w:type="dxa"/>
            <w:noWrap/>
            <w:vAlign w:val="bottom"/>
            <w:hideMark/>
          </w:tcPr>
          <w:p w14:paraId="3DDC4E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7BEE5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01742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5FA601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EA5A2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213.32</w:t>
            </w:r>
          </w:p>
        </w:tc>
        <w:tc>
          <w:tcPr>
            <w:tcW w:w="777" w:type="dxa"/>
            <w:noWrap/>
            <w:vAlign w:val="bottom"/>
            <w:hideMark/>
          </w:tcPr>
          <w:p w14:paraId="3353B6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162.55</w:t>
            </w:r>
          </w:p>
        </w:tc>
        <w:tc>
          <w:tcPr>
            <w:tcW w:w="698" w:type="dxa"/>
            <w:noWrap/>
            <w:vAlign w:val="bottom"/>
            <w:hideMark/>
          </w:tcPr>
          <w:p w14:paraId="2D9A07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09296D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156A26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178.41</w:t>
            </w:r>
          </w:p>
        </w:tc>
        <w:tc>
          <w:tcPr>
            <w:tcW w:w="777" w:type="dxa"/>
            <w:noWrap/>
            <w:vAlign w:val="bottom"/>
            <w:hideMark/>
          </w:tcPr>
          <w:p w14:paraId="24534E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248.23</w:t>
            </w:r>
          </w:p>
        </w:tc>
      </w:tr>
      <w:tr w:rsidR="003C169F" w:rsidRPr="00CC627D" w14:paraId="712246AE" w14:textId="77777777" w:rsidTr="0D0523EF">
        <w:trPr>
          <w:trHeight w:val="288"/>
        </w:trPr>
        <w:tc>
          <w:tcPr>
            <w:tcW w:w="996" w:type="dxa"/>
            <w:noWrap/>
            <w:vAlign w:val="bottom"/>
            <w:hideMark/>
          </w:tcPr>
          <w:p w14:paraId="42AFFA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41E04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3E8FBB7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17F7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1914F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6.94</w:t>
            </w:r>
          </w:p>
        </w:tc>
        <w:tc>
          <w:tcPr>
            <w:tcW w:w="777" w:type="dxa"/>
            <w:noWrap/>
            <w:vAlign w:val="bottom"/>
            <w:hideMark/>
          </w:tcPr>
          <w:p w14:paraId="4E914F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7.04</w:t>
            </w:r>
          </w:p>
        </w:tc>
        <w:tc>
          <w:tcPr>
            <w:tcW w:w="698" w:type="dxa"/>
            <w:noWrap/>
            <w:vAlign w:val="bottom"/>
            <w:hideMark/>
          </w:tcPr>
          <w:p w14:paraId="37AF55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C6724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7.69</w:t>
            </w:r>
          </w:p>
        </w:tc>
        <w:tc>
          <w:tcPr>
            <w:tcW w:w="698" w:type="dxa"/>
            <w:noWrap/>
            <w:vAlign w:val="bottom"/>
            <w:hideMark/>
          </w:tcPr>
          <w:p w14:paraId="7BE423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6.29</w:t>
            </w:r>
          </w:p>
        </w:tc>
        <w:tc>
          <w:tcPr>
            <w:tcW w:w="777" w:type="dxa"/>
            <w:noWrap/>
            <w:vAlign w:val="bottom"/>
            <w:hideMark/>
          </w:tcPr>
          <w:p w14:paraId="7A2ED1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7.60</w:t>
            </w:r>
          </w:p>
        </w:tc>
      </w:tr>
      <w:tr w:rsidR="003C169F" w:rsidRPr="00CC627D" w14:paraId="412A97D9" w14:textId="77777777" w:rsidTr="0D0523EF">
        <w:trPr>
          <w:trHeight w:val="288"/>
        </w:trPr>
        <w:tc>
          <w:tcPr>
            <w:tcW w:w="996" w:type="dxa"/>
            <w:noWrap/>
            <w:vAlign w:val="bottom"/>
            <w:hideMark/>
          </w:tcPr>
          <w:p w14:paraId="4AFE6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D5EF7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5F5507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0FA0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E7F38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8.67</w:t>
            </w:r>
          </w:p>
        </w:tc>
        <w:tc>
          <w:tcPr>
            <w:tcW w:w="777" w:type="dxa"/>
            <w:noWrap/>
            <w:vAlign w:val="bottom"/>
            <w:hideMark/>
          </w:tcPr>
          <w:p w14:paraId="51A691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8.73</w:t>
            </w:r>
          </w:p>
        </w:tc>
        <w:tc>
          <w:tcPr>
            <w:tcW w:w="698" w:type="dxa"/>
            <w:noWrap/>
            <w:vAlign w:val="bottom"/>
            <w:hideMark/>
          </w:tcPr>
          <w:p w14:paraId="7E2460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8.08</w:t>
            </w:r>
          </w:p>
        </w:tc>
        <w:tc>
          <w:tcPr>
            <w:tcW w:w="698" w:type="dxa"/>
            <w:noWrap/>
            <w:vAlign w:val="bottom"/>
            <w:hideMark/>
          </w:tcPr>
          <w:p w14:paraId="5495F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9.02</w:t>
            </w:r>
          </w:p>
        </w:tc>
        <w:tc>
          <w:tcPr>
            <w:tcW w:w="698" w:type="dxa"/>
            <w:noWrap/>
            <w:vAlign w:val="bottom"/>
            <w:hideMark/>
          </w:tcPr>
          <w:p w14:paraId="1811C5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777" w:type="dxa"/>
            <w:noWrap/>
            <w:vAlign w:val="bottom"/>
            <w:hideMark/>
          </w:tcPr>
          <w:p w14:paraId="7CCC35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8.87</w:t>
            </w:r>
          </w:p>
        </w:tc>
      </w:tr>
      <w:tr w:rsidR="003C169F" w:rsidRPr="00CC627D" w14:paraId="71EDED5F" w14:textId="77777777" w:rsidTr="0D0523EF">
        <w:trPr>
          <w:trHeight w:val="288"/>
        </w:trPr>
        <w:tc>
          <w:tcPr>
            <w:tcW w:w="996" w:type="dxa"/>
            <w:noWrap/>
            <w:vAlign w:val="bottom"/>
            <w:hideMark/>
          </w:tcPr>
          <w:p w14:paraId="1A1046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D69F7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653C225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EFDFE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197C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777" w:type="dxa"/>
            <w:noWrap/>
            <w:vAlign w:val="bottom"/>
            <w:hideMark/>
          </w:tcPr>
          <w:p w14:paraId="49D28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8.91</w:t>
            </w:r>
          </w:p>
        </w:tc>
        <w:tc>
          <w:tcPr>
            <w:tcW w:w="698" w:type="dxa"/>
            <w:noWrap/>
            <w:vAlign w:val="bottom"/>
            <w:hideMark/>
          </w:tcPr>
          <w:p w14:paraId="2BB454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698" w:type="dxa"/>
            <w:noWrap/>
            <w:vAlign w:val="bottom"/>
            <w:hideMark/>
          </w:tcPr>
          <w:p w14:paraId="401AB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5B82D2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8.68</w:t>
            </w:r>
          </w:p>
        </w:tc>
        <w:tc>
          <w:tcPr>
            <w:tcW w:w="777" w:type="dxa"/>
            <w:noWrap/>
            <w:vAlign w:val="bottom"/>
            <w:hideMark/>
          </w:tcPr>
          <w:p w14:paraId="44CC6F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8.99</w:t>
            </w:r>
          </w:p>
        </w:tc>
      </w:tr>
      <w:tr w:rsidR="003C169F" w:rsidRPr="00CC627D" w14:paraId="21C07C10" w14:textId="77777777" w:rsidTr="0D0523EF">
        <w:trPr>
          <w:trHeight w:val="288"/>
        </w:trPr>
        <w:tc>
          <w:tcPr>
            <w:tcW w:w="996" w:type="dxa"/>
            <w:noWrap/>
            <w:vAlign w:val="bottom"/>
            <w:hideMark/>
          </w:tcPr>
          <w:p w14:paraId="4FB84A6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C0B1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FD87F1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8F91B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D5A1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7.80</w:t>
            </w:r>
          </w:p>
        </w:tc>
        <w:tc>
          <w:tcPr>
            <w:tcW w:w="777" w:type="dxa"/>
            <w:noWrap/>
            <w:vAlign w:val="bottom"/>
            <w:hideMark/>
          </w:tcPr>
          <w:p w14:paraId="6B95F0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7.92</w:t>
            </w:r>
          </w:p>
        </w:tc>
        <w:tc>
          <w:tcPr>
            <w:tcW w:w="698" w:type="dxa"/>
            <w:noWrap/>
            <w:vAlign w:val="bottom"/>
            <w:hideMark/>
          </w:tcPr>
          <w:p w14:paraId="722CCA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6.44</w:t>
            </w:r>
          </w:p>
        </w:tc>
        <w:tc>
          <w:tcPr>
            <w:tcW w:w="698" w:type="dxa"/>
            <w:noWrap/>
            <w:vAlign w:val="bottom"/>
            <w:hideMark/>
          </w:tcPr>
          <w:p w14:paraId="3B51AE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8.56</w:t>
            </w:r>
          </w:p>
        </w:tc>
        <w:tc>
          <w:tcPr>
            <w:tcW w:w="698" w:type="dxa"/>
            <w:noWrap/>
            <w:vAlign w:val="bottom"/>
            <w:hideMark/>
          </w:tcPr>
          <w:p w14:paraId="478E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7.47</w:t>
            </w:r>
          </w:p>
        </w:tc>
        <w:tc>
          <w:tcPr>
            <w:tcW w:w="777" w:type="dxa"/>
            <w:noWrap/>
            <w:vAlign w:val="bottom"/>
            <w:hideMark/>
          </w:tcPr>
          <w:p w14:paraId="4B5548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8.13</w:t>
            </w:r>
          </w:p>
        </w:tc>
      </w:tr>
      <w:tr w:rsidR="003C169F" w:rsidRPr="00CC627D" w14:paraId="35A70E7E" w14:textId="77777777" w:rsidTr="0D0523EF">
        <w:trPr>
          <w:trHeight w:val="288"/>
        </w:trPr>
        <w:tc>
          <w:tcPr>
            <w:tcW w:w="996" w:type="dxa"/>
            <w:noWrap/>
            <w:vAlign w:val="bottom"/>
            <w:hideMark/>
          </w:tcPr>
          <w:p w14:paraId="706444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1B742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E8C6DC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C5D2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61CD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3C05B0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8.29</w:t>
            </w:r>
          </w:p>
        </w:tc>
        <w:tc>
          <w:tcPr>
            <w:tcW w:w="698" w:type="dxa"/>
            <w:noWrap/>
            <w:vAlign w:val="bottom"/>
            <w:hideMark/>
          </w:tcPr>
          <w:p w14:paraId="41460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7.77</w:t>
            </w:r>
          </w:p>
        </w:tc>
        <w:tc>
          <w:tcPr>
            <w:tcW w:w="698" w:type="dxa"/>
            <w:noWrap/>
            <w:vAlign w:val="bottom"/>
            <w:hideMark/>
          </w:tcPr>
          <w:p w14:paraId="363C7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w:t>
            </w:r>
          </w:p>
        </w:tc>
        <w:tc>
          <w:tcPr>
            <w:tcW w:w="698" w:type="dxa"/>
            <w:noWrap/>
            <w:vAlign w:val="bottom"/>
            <w:hideMark/>
          </w:tcPr>
          <w:p w14:paraId="49176C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8.15</w:t>
            </w:r>
          </w:p>
        </w:tc>
        <w:tc>
          <w:tcPr>
            <w:tcW w:w="777" w:type="dxa"/>
            <w:noWrap/>
            <w:vAlign w:val="bottom"/>
            <w:hideMark/>
          </w:tcPr>
          <w:p w14:paraId="22B5DB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w:t>
            </w:r>
          </w:p>
        </w:tc>
      </w:tr>
      <w:tr w:rsidR="003C169F" w:rsidRPr="00CC627D" w14:paraId="270805DE" w14:textId="77777777" w:rsidTr="0D0523EF">
        <w:trPr>
          <w:trHeight w:val="288"/>
        </w:trPr>
        <w:tc>
          <w:tcPr>
            <w:tcW w:w="996" w:type="dxa"/>
            <w:noWrap/>
            <w:vAlign w:val="bottom"/>
            <w:hideMark/>
          </w:tcPr>
          <w:p w14:paraId="64E3BE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01EA6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02D4A17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43A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8B648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8.11</w:t>
            </w:r>
          </w:p>
        </w:tc>
        <w:tc>
          <w:tcPr>
            <w:tcW w:w="777" w:type="dxa"/>
            <w:noWrap/>
            <w:vAlign w:val="bottom"/>
            <w:hideMark/>
          </w:tcPr>
          <w:p w14:paraId="340D0F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8.28</w:t>
            </w:r>
          </w:p>
        </w:tc>
        <w:tc>
          <w:tcPr>
            <w:tcW w:w="698" w:type="dxa"/>
            <w:noWrap/>
            <w:vAlign w:val="bottom"/>
            <w:hideMark/>
          </w:tcPr>
          <w:p w14:paraId="7421E2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2F1EF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268ED5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7.89</w:t>
            </w:r>
          </w:p>
        </w:tc>
        <w:tc>
          <w:tcPr>
            <w:tcW w:w="777" w:type="dxa"/>
            <w:noWrap/>
            <w:vAlign w:val="bottom"/>
            <w:hideMark/>
          </w:tcPr>
          <w:p w14:paraId="508F5D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8.34</w:t>
            </w:r>
          </w:p>
        </w:tc>
      </w:tr>
      <w:tr w:rsidR="003C169F" w:rsidRPr="00CC627D" w14:paraId="3C390206" w14:textId="77777777" w:rsidTr="0D0523EF">
        <w:trPr>
          <w:trHeight w:val="288"/>
        </w:trPr>
        <w:tc>
          <w:tcPr>
            <w:tcW w:w="996" w:type="dxa"/>
            <w:noWrap/>
            <w:vAlign w:val="bottom"/>
            <w:hideMark/>
          </w:tcPr>
          <w:p w14:paraId="79D5CC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A0D3C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8DFE0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FAF81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B13F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28343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DACA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592DB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E009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8478E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3BD9799" w14:textId="77777777" w:rsidTr="0D0523EF">
        <w:trPr>
          <w:trHeight w:val="288"/>
        </w:trPr>
        <w:tc>
          <w:tcPr>
            <w:tcW w:w="996" w:type="dxa"/>
            <w:noWrap/>
            <w:vAlign w:val="bottom"/>
            <w:hideMark/>
          </w:tcPr>
          <w:p w14:paraId="720F7A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6CBC3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21275C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3CB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1631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53642A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CB7A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191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635AF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64A33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E3E3C4A" w14:textId="77777777" w:rsidTr="0D0523EF">
        <w:trPr>
          <w:trHeight w:val="288"/>
        </w:trPr>
        <w:tc>
          <w:tcPr>
            <w:tcW w:w="996" w:type="dxa"/>
            <w:noWrap/>
            <w:vAlign w:val="bottom"/>
            <w:hideMark/>
          </w:tcPr>
          <w:p w14:paraId="7B6DA3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813D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C9A1E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A20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642EB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05B1A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1308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36CB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433B7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F25F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0D91751" w14:textId="77777777" w:rsidTr="0D0523EF">
        <w:trPr>
          <w:trHeight w:val="288"/>
        </w:trPr>
        <w:tc>
          <w:tcPr>
            <w:tcW w:w="996" w:type="dxa"/>
            <w:noWrap/>
            <w:vAlign w:val="bottom"/>
            <w:hideMark/>
          </w:tcPr>
          <w:p w14:paraId="149BCA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7C31E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53737C7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7AA9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CC6D1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25EED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DA3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066A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B1F4B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AA2C1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8F4887D" w14:textId="77777777" w:rsidTr="0D0523EF">
        <w:trPr>
          <w:trHeight w:val="288"/>
        </w:trPr>
        <w:tc>
          <w:tcPr>
            <w:tcW w:w="996" w:type="dxa"/>
            <w:noWrap/>
            <w:vAlign w:val="bottom"/>
            <w:hideMark/>
          </w:tcPr>
          <w:p w14:paraId="436034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CCEB7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1732A5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2AF4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CEF46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2733F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A6969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90428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A04E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3EE53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E2039B5" w14:textId="77777777" w:rsidTr="0D0523EF">
        <w:trPr>
          <w:trHeight w:val="288"/>
        </w:trPr>
        <w:tc>
          <w:tcPr>
            <w:tcW w:w="996" w:type="dxa"/>
            <w:noWrap/>
            <w:vAlign w:val="bottom"/>
            <w:hideMark/>
          </w:tcPr>
          <w:p w14:paraId="382505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F5C03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7F2CBA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87BE5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40E97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EE59E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9FDA5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2BB8C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000A1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1341CB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r w:rsidR="003C169F" w:rsidRPr="00CC627D" w14:paraId="16FE0822" w14:textId="77777777" w:rsidTr="0D0523EF">
        <w:trPr>
          <w:trHeight w:val="288"/>
        </w:trPr>
        <w:tc>
          <w:tcPr>
            <w:tcW w:w="996" w:type="dxa"/>
            <w:noWrap/>
            <w:vAlign w:val="bottom"/>
            <w:hideMark/>
          </w:tcPr>
          <w:p w14:paraId="1552C9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0BA0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D12C2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3CA2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42D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0.33</w:t>
            </w:r>
          </w:p>
        </w:tc>
        <w:tc>
          <w:tcPr>
            <w:tcW w:w="777" w:type="dxa"/>
            <w:noWrap/>
            <w:vAlign w:val="bottom"/>
            <w:hideMark/>
          </w:tcPr>
          <w:p w14:paraId="663D4E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E7CC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FAA53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462CD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D6000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0.65</w:t>
            </w:r>
          </w:p>
        </w:tc>
      </w:tr>
      <w:tr w:rsidR="003C169F" w:rsidRPr="00CC627D" w14:paraId="23B9F93D" w14:textId="77777777" w:rsidTr="0D0523EF">
        <w:trPr>
          <w:trHeight w:val="288"/>
        </w:trPr>
        <w:tc>
          <w:tcPr>
            <w:tcW w:w="996" w:type="dxa"/>
            <w:noWrap/>
            <w:vAlign w:val="bottom"/>
            <w:hideMark/>
          </w:tcPr>
          <w:p w14:paraId="2A8AB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6AB97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FDF1D1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6B6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93CC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3D18A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682DF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BFC6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91FD3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54F05A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4954BB87" w14:textId="77777777" w:rsidTr="0D0523EF">
        <w:trPr>
          <w:trHeight w:val="288"/>
        </w:trPr>
        <w:tc>
          <w:tcPr>
            <w:tcW w:w="996" w:type="dxa"/>
            <w:noWrap/>
            <w:vAlign w:val="bottom"/>
            <w:hideMark/>
          </w:tcPr>
          <w:p w14:paraId="309B4B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0BDFC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37B56D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BF40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D2BE2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79B41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3632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C46A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66A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CFD37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941C17A" w14:textId="77777777" w:rsidTr="0D0523EF">
        <w:trPr>
          <w:trHeight w:val="288"/>
        </w:trPr>
        <w:tc>
          <w:tcPr>
            <w:tcW w:w="996" w:type="dxa"/>
            <w:noWrap/>
            <w:vAlign w:val="bottom"/>
            <w:hideMark/>
          </w:tcPr>
          <w:p w14:paraId="52AB045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5D206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53CEEA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D9CC0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877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348A16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0976A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CEB4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3EA98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9EB0C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7D25D648" w14:textId="77777777" w:rsidTr="0D0523EF">
        <w:trPr>
          <w:trHeight w:val="288"/>
        </w:trPr>
        <w:tc>
          <w:tcPr>
            <w:tcW w:w="996" w:type="dxa"/>
            <w:noWrap/>
            <w:vAlign w:val="bottom"/>
            <w:hideMark/>
          </w:tcPr>
          <w:p w14:paraId="5AA831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16F7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B70A59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B8E99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9B4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6FEA3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DAE4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78AC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17B41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08C3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8C2B232" w14:textId="77777777" w:rsidTr="0D0523EF">
        <w:trPr>
          <w:trHeight w:val="288"/>
        </w:trPr>
        <w:tc>
          <w:tcPr>
            <w:tcW w:w="996" w:type="dxa"/>
            <w:noWrap/>
            <w:vAlign w:val="bottom"/>
            <w:hideMark/>
          </w:tcPr>
          <w:p w14:paraId="2F9A7F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52C11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6AE15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711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0C8B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4FFB54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7D34A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FEAD9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FAF49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2B3DA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6D1E7021" w14:textId="77777777" w:rsidTr="0D0523EF">
        <w:trPr>
          <w:trHeight w:val="288"/>
        </w:trPr>
        <w:tc>
          <w:tcPr>
            <w:tcW w:w="996" w:type="dxa"/>
            <w:noWrap/>
            <w:vAlign w:val="bottom"/>
            <w:hideMark/>
          </w:tcPr>
          <w:p w14:paraId="203AFC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1E59C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30A82F4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F2B4D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4CE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4F94E6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54BE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4122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7CC5E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6621D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83CE216" w14:textId="77777777" w:rsidTr="0D0523EF">
        <w:trPr>
          <w:trHeight w:val="288"/>
        </w:trPr>
        <w:tc>
          <w:tcPr>
            <w:tcW w:w="996" w:type="dxa"/>
            <w:noWrap/>
            <w:vAlign w:val="bottom"/>
            <w:hideMark/>
          </w:tcPr>
          <w:p w14:paraId="43C08B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CAE4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582A96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AAF4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97278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078810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9F345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C715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484AE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130C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76FCD3A8" w14:textId="77777777" w:rsidTr="0D0523EF">
        <w:trPr>
          <w:trHeight w:val="288"/>
        </w:trPr>
        <w:tc>
          <w:tcPr>
            <w:tcW w:w="996" w:type="dxa"/>
            <w:noWrap/>
            <w:vAlign w:val="bottom"/>
            <w:hideMark/>
          </w:tcPr>
          <w:p w14:paraId="02BA47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Rotoehu</w:t>
            </w:r>
          </w:p>
        </w:tc>
        <w:tc>
          <w:tcPr>
            <w:tcW w:w="2509" w:type="dxa"/>
            <w:noWrap/>
            <w:vAlign w:val="bottom"/>
            <w:hideMark/>
          </w:tcPr>
          <w:p w14:paraId="3F57B2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27086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1F23E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5A3D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02056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366D2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A9AFE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71869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EA124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r>
      <w:tr w:rsidR="003C169F" w:rsidRPr="00CC627D" w14:paraId="5CCD9F3D" w14:textId="77777777" w:rsidTr="0D0523EF">
        <w:trPr>
          <w:trHeight w:val="288"/>
        </w:trPr>
        <w:tc>
          <w:tcPr>
            <w:tcW w:w="996" w:type="dxa"/>
            <w:noWrap/>
            <w:vAlign w:val="bottom"/>
            <w:hideMark/>
          </w:tcPr>
          <w:p w14:paraId="5C50C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1C8AC1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A7FC4A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2A724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222F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778FA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5E543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F4FB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15FD9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453351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0FC87C48" w14:textId="77777777" w:rsidTr="0D0523EF">
        <w:trPr>
          <w:trHeight w:val="288"/>
        </w:trPr>
        <w:tc>
          <w:tcPr>
            <w:tcW w:w="996" w:type="dxa"/>
            <w:noWrap/>
            <w:vAlign w:val="bottom"/>
            <w:hideMark/>
          </w:tcPr>
          <w:p w14:paraId="5762C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361E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DA8DE0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598F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0D772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544773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1DEC5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B01A4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91EC6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1CC013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3787328C" w14:textId="77777777" w:rsidTr="0D0523EF">
        <w:trPr>
          <w:trHeight w:val="288"/>
        </w:trPr>
        <w:tc>
          <w:tcPr>
            <w:tcW w:w="996" w:type="dxa"/>
            <w:noWrap/>
            <w:vAlign w:val="bottom"/>
            <w:hideMark/>
          </w:tcPr>
          <w:p w14:paraId="195497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3926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7478154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DD530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6B11F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441E8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2045E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5CBA0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7F754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0.37</w:t>
            </w:r>
          </w:p>
        </w:tc>
        <w:tc>
          <w:tcPr>
            <w:tcW w:w="777" w:type="dxa"/>
            <w:noWrap/>
            <w:vAlign w:val="bottom"/>
            <w:hideMark/>
          </w:tcPr>
          <w:p w14:paraId="16618D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0.63</w:t>
            </w:r>
          </w:p>
        </w:tc>
      </w:tr>
      <w:tr w:rsidR="003C169F" w:rsidRPr="00CC627D" w14:paraId="02B2FF30" w14:textId="77777777" w:rsidTr="0D0523EF">
        <w:trPr>
          <w:trHeight w:val="288"/>
        </w:trPr>
        <w:tc>
          <w:tcPr>
            <w:tcW w:w="996" w:type="dxa"/>
            <w:noWrap/>
            <w:vAlign w:val="bottom"/>
            <w:hideMark/>
          </w:tcPr>
          <w:p w14:paraId="58AB09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48978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8E92D3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789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9D3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66E588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BAA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333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C27C0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4C2000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67A6D45C" w14:textId="77777777" w:rsidTr="0D0523EF">
        <w:trPr>
          <w:trHeight w:val="288"/>
        </w:trPr>
        <w:tc>
          <w:tcPr>
            <w:tcW w:w="996" w:type="dxa"/>
            <w:noWrap/>
            <w:vAlign w:val="bottom"/>
            <w:hideMark/>
          </w:tcPr>
          <w:p w14:paraId="27F483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A59D5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36D0D7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AB6EB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0C266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5CF357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E7B6A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FB737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2E190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27AAF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3386CB62" w14:textId="77777777" w:rsidTr="0D0523EF">
        <w:trPr>
          <w:trHeight w:val="288"/>
        </w:trPr>
        <w:tc>
          <w:tcPr>
            <w:tcW w:w="996" w:type="dxa"/>
            <w:noWrap/>
            <w:vAlign w:val="bottom"/>
            <w:hideMark/>
          </w:tcPr>
          <w:p w14:paraId="062DA9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20C14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314D18A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5B6FD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1BB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2961CD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281C3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AA8C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5E82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05CD6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186ED96E" w14:textId="77777777" w:rsidTr="0D0523EF">
        <w:trPr>
          <w:trHeight w:val="288"/>
        </w:trPr>
        <w:tc>
          <w:tcPr>
            <w:tcW w:w="996" w:type="dxa"/>
            <w:noWrap/>
            <w:vAlign w:val="bottom"/>
            <w:hideMark/>
          </w:tcPr>
          <w:p w14:paraId="55354B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789BE3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F7566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5DF7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BE70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0CF1D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6224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B3DD9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EDFD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1C2D7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53BCF21" w14:textId="77777777" w:rsidTr="0D0523EF">
        <w:trPr>
          <w:trHeight w:val="288"/>
        </w:trPr>
        <w:tc>
          <w:tcPr>
            <w:tcW w:w="996" w:type="dxa"/>
            <w:noWrap/>
            <w:vAlign w:val="bottom"/>
            <w:hideMark/>
          </w:tcPr>
          <w:p w14:paraId="6F9819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9058A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24AA78D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E9D9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846C2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0.58</w:t>
            </w:r>
          </w:p>
        </w:tc>
        <w:tc>
          <w:tcPr>
            <w:tcW w:w="777" w:type="dxa"/>
            <w:noWrap/>
            <w:vAlign w:val="bottom"/>
            <w:hideMark/>
          </w:tcPr>
          <w:p w14:paraId="0DA08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161B9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D041F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233A9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0.26</w:t>
            </w:r>
          </w:p>
        </w:tc>
        <w:tc>
          <w:tcPr>
            <w:tcW w:w="777" w:type="dxa"/>
            <w:noWrap/>
            <w:vAlign w:val="bottom"/>
            <w:hideMark/>
          </w:tcPr>
          <w:p w14:paraId="32F753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0.91</w:t>
            </w:r>
          </w:p>
        </w:tc>
      </w:tr>
      <w:tr w:rsidR="003C169F" w:rsidRPr="00CC627D" w14:paraId="22278FDE" w14:textId="77777777" w:rsidTr="0D0523EF">
        <w:trPr>
          <w:trHeight w:val="288"/>
        </w:trPr>
        <w:tc>
          <w:tcPr>
            <w:tcW w:w="996" w:type="dxa"/>
            <w:noWrap/>
            <w:vAlign w:val="bottom"/>
            <w:hideMark/>
          </w:tcPr>
          <w:p w14:paraId="728618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D5970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B4FF4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55EBA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E1D00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0.48</w:t>
            </w:r>
          </w:p>
        </w:tc>
        <w:tc>
          <w:tcPr>
            <w:tcW w:w="777" w:type="dxa"/>
            <w:noWrap/>
            <w:vAlign w:val="bottom"/>
            <w:hideMark/>
          </w:tcPr>
          <w:p w14:paraId="69A8E5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0F7ED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143D0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AE4F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47299A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0.61</w:t>
            </w:r>
          </w:p>
        </w:tc>
      </w:tr>
      <w:tr w:rsidR="003C169F" w:rsidRPr="00CC627D" w14:paraId="46DB15AA" w14:textId="77777777" w:rsidTr="0D0523EF">
        <w:trPr>
          <w:trHeight w:val="288"/>
        </w:trPr>
        <w:tc>
          <w:tcPr>
            <w:tcW w:w="996" w:type="dxa"/>
            <w:noWrap/>
            <w:vAlign w:val="bottom"/>
            <w:hideMark/>
          </w:tcPr>
          <w:p w14:paraId="62C701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0786F6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5F9DCEB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113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4AC5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1C63B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D36B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5E09B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B471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985A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1756C5AE" w14:textId="77777777" w:rsidTr="0D0523EF">
        <w:trPr>
          <w:trHeight w:val="288"/>
        </w:trPr>
        <w:tc>
          <w:tcPr>
            <w:tcW w:w="996" w:type="dxa"/>
            <w:noWrap/>
            <w:vAlign w:val="bottom"/>
            <w:hideMark/>
          </w:tcPr>
          <w:p w14:paraId="5DDAF3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33C6C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6B74013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5F18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364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4CC2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D063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58157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F3A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78A15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FD37ACF" w14:textId="77777777" w:rsidTr="0D0523EF">
        <w:trPr>
          <w:trHeight w:val="288"/>
        </w:trPr>
        <w:tc>
          <w:tcPr>
            <w:tcW w:w="996" w:type="dxa"/>
            <w:noWrap/>
            <w:vAlign w:val="bottom"/>
            <w:hideMark/>
          </w:tcPr>
          <w:p w14:paraId="76EA66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97A5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04B64D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D8E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CBEE7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2B7C1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79C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12D0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E437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C1F17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34734B1" w14:textId="77777777" w:rsidTr="0D0523EF">
        <w:trPr>
          <w:trHeight w:val="288"/>
        </w:trPr>
        <w:tc>
          <w:tcPr>
            <w:tcW w:w="996" w:type="dxa"/>
            <w:noWrap/>
            <w:vAlign w:val="bottom"/>
            <w:hideMark/>
          </w:tcPr>
          <w:p w14:paraId="5F1B1D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E46E0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700E7A4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6753B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A86CA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0185C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A653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E4B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BA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CF08C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6152E3B" w14:textId="77777777" w:rsidTr="0D0523EF">
        <w:trPr>
          <w:trHeight w:val="288"/>
        </w:trPr>
        <w:tc>
          <w:tcPr>
            <w:tcW w:w="996" w:type="dxa"/>
            <w:noWrap/>
            <w:vAlign w:val="bottom"/>
            <w:hideMark/>
          </w:tcPr>
          <w:p w14:paraId="4DBD4C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21C9D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4EC179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60E5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35F7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30B498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B499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2C05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3D172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52F63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4637B950" w14:textId="77777777" w:rsidTr="0D0523EF">
        <w:trPr>
          <w:trHeight w:val="288"/>
        </w:trPr>
        <w:tc>
          <w:tcPr>
            <w:tcW w:w="996" w:type="dxa"/>
            <w:noWrap/>
            <w:vAlign w:val="bottom"/>
            <w:hideMark/>
          </w:tcPr>
          <w:p w14:paraId="659B57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368D6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37E7F87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3344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ECB11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6F5D85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C4DC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85458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6E0C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7A814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39F4FD8C" w14:textId="77777777" w:rsidTr="0D0523EF">
        <w:trPr>
          <w:trHeight w:val="288"/>
        </w:trPr>
        <w:tc>
          <w:tcPr>
            <w:tcW w:w="996" w:type="dxa"/>
            <w:noWrap/>
            <w:vAlign w:val="bottom"/>
            <w:hideMark/>
          </w:tcPr>
          <w:p w14:paraId="62CD1D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1F1F0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6998A48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FED8EC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78AAB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1DCF08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446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550D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AE685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788C50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1208770A" w14:textId="77777777" w:rsidTr="0D0523EF">
        <w:trPr>
          <w:trHeight w:val="288"/>
        </w:trPr>
        <w:tc>
          <w:tcPr>
            <w:tcW w:w="996" w:type="dxa"/>
            <w:noWrap/>
            <w:vAlign w:val="bottom"/>
            <w:hideMark/>
          </w:tcPr>
          <w:p w14:paraId="06AFA9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BF3F1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78807B9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41250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990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C7E5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CC0B4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C7D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848F3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61BC5B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3F674A49" w14:textId="77777777" w:rsidTr="0D0523EF">
        <w:trPr>
          <w:trHeight w:val="288"/>
        </w:trPr>
        <w:tc>
          <w:tcPr>
            <w:tcW w:w="996" w:type="dxa"/>
            <w:noWrap/>
            <w:vAlign w:val="bottom"/>
            <w:hideMark/>
          </w:tcPr>
          <w:p w14:paraId="69CB86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E3D0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21C109D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5A483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343AD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66916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8A3BA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C3301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BDE3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EC750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A68C9DE" w14:textId="77777777" w:rsidTr="0D0523EF">
        <w:trPr>
          <w:trHeight w:val="288"/>
        </w:trPr>
        <w:tc>
          <w:tcPr>
            <w:tcW w:w="996" w:type="dxa"/>
            <w:noWrap/>
            <w:vAlign w:val="bottom"/>
            <w:hideMark/>
          </w:tcPr>
          <w:p w14:paraId="7899B6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C0E44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A6F899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3FDF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DA8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753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311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B6E9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33FB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64AB0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6FB1FA74" w14:textId="77777777" w:rsidTr="0D0523EF">
        <w:trPr>
          <w:trHeight w:val="288"/>
        </w:trPr>
        <w:tc>
          <w:tcPr>
            <w:tcW w:w="996" w:type="dxa"/>
            <w:noWrap/>
            <w:vAlign w:val="bottom"/>
            <w:hideMark/>
          </w:tcPr>
          <w:p w14:paraId="01152E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4A5D1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85280F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29AE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A127A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E48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D50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6DE3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0C258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0ABF80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5E0A6569" w14:textId="77777777" w:rsidTr="0D0523EF">
        <w:trPr>
          <w:trHeight w:val="288"/>
        </w:trPr>
        <w:tc>
          <w:tcPr>
            <w:tcW w:w="996" w:type="dxa"/>
            <w:noWrap/>
            <w:vAlign w:val="bottom"/>
            <w:hideMark/>
          </w:tcPr>
          <w:p w14:paraId="19E21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2B1CB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49E1E1F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A74F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2A56C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F370B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DC0FA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F469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3085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319FE4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bl>
    <w:p w14:paraId="642F8205" w14:textId="77777777" w:rsidR="00F64018" w:rsidRPr="00F24E51" w:rsidRDefault="00F64018" w:rsidP="00DA25D9">
      <w:pPr>
        <w:jc w:val="left"/>
      </w:pPr>
    </w:p>
    <w:sectPr w:rsidR="00F64018" w:rsidRPr="00F24E51" w:rsidSect="00D541D4">
      <w:footerReference w:type="default" r:id="rId49"/>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ven, Olivier (Student)" w:date="2026-06-08T13:07:00Z" w:initials="OR">
    <w:p w14:paraId="46070BEC" w14:textId="77777777" w:rsidR="00B54FBB" w:rsidRDefault="00B54FBB" w:rsidP="00B54FBB">
      <w:pPr>
        <w:pStyle w:val="CommentText"/>
        <w:jc w:val="left"/>
      </w:pPr>
      <w:r>
        <w:rPr>
          <w:rStyle w:val="CommentReference"/>
        </w:rPr>
        <w:annotationRef/>
      </w:r>
      <w:r>
        <w:t xml:space="preserve">Although I agree with reviewer's comment which led to this change, in some cases, removing habitat complexity leads to more confusing sentences (e.g., ln. 21 "Occupancy increased with shoreline habitat characteristics", here it may have been better to say "complexity" or "heterogeneity", otherwise need to explain - number of features? </w:t>
      </w:r>
    </w:p>
  </w:comment>
  <w:comment w:id="6" w:author="Raven, Olivier (Student)" w:date="2026-06-08T13:28:00Z" w:initials="OR">
    <w:p w14:paraId="32C5216E" w14:textId="77777777" w:rsidR="00B76251" w:rsidRDefault="00B76251" w:rsidP="00B76251">
      <w:pPr>
        <w:pStyle w:val="CommentText"/>
        <w:jc w:val="left"/>
      </w:pPr>
      <w:r>
        <w:rPr>
          <w:rStyle w:val="CommentReference"/>
        </w:rPr>
        <w:annotationRef/>
      </w:r>
      <w:r>
        <w:t>ln. 24-25 Water chemistry variables, pH and conductivity and pH, were positively related to kōura presence" Two issues with this sentence, koura presence may have been correlated with pH and conductivity, not the other way around, and either list the water chemistry variables (if you mean other than pH and conductivity) or remove.</w:t>
      </w:r>
    </w:p>
  </w:comment>
  <w:comment w:id="17" w:author="Raven, Olivier (Student)" w:date="2026-06-08T13:29:00Z" w:initials="OR">
    <w:p w14:paraId="63397F33" w14:textId="77777777" w:rsidR="00F27A81" w:rsidRDefault="00F27A81" w:rsidP="00F27A81">
      <w:pPr>
        <w:pStyle w:val="CommentText"/>
        <w:jc w:val="left"/>
      </w:pPr>
      <w:r>
        <w:rPr>
          <w:rStyle w:val="CommentReference"/>
        </w:rPr>
        <w:annotationRef/>
      </w:r>
      <w:r>
        <w:t>ln. 55 very minor, but round numbers to the same decimal (80 and 96% here seems reasonable)</w:t>
      </w:r>
    </w:p>
  </w:comment>
  <w:comment w:id="18" w:author="Raven, Olivier (Student)" w:date="2026-06-09T09:36:00Z" w:initials="OR">
    <w:p w14:paraId="12B4F3B2" w14:textId="77777777" w:rsidR="00FC7CE6" w:rsidRDefault="00FC7CE6" w:rsidP="00FC7CE6">
      <w:pPr>
        <w:pStyle w:val="CommentText"/>
        <w:jc w:val="left"/>
      </w:pPr>
      <w:r>
        <w:rPr>
          <w:rStyle w:val="CommentReference"/>
        </w:rPr>
        <w:annotationRef/>
      </w:r>
      <w:r>
        <w:rPr>
          <w:lang w:val="en-NZ"/>
        </w:rPr>
        <w:t>updated</w:t>
      </w:r>
    </w:p>
  </w:comment>
  <w:comment w:id="20" w:author="Raven, Olivier (Student)" w:date="2026-06-08T13:30:00Z" w:initials="OR">
    <w:p w14:paraId="3E46F00E" w14:textId="77777777" w:rsidR="00B25C9A" w:rsidRDefault="00B25C9A" w:rsidP="00B25C9A">
      <w:pPr>
        <w:pStyle w:val="CommentText"/>
        <w:jc w:val="left"/>
      </w:pPr>
      <w:r>
        <w:rPr>
          <w:rStyle w:val="CommentReference"/>
        </w:rPr>
        <w:annotationRef/>
      </w:r>
      <w:r>
        <w:t>ln. 61 cite as pers.comm. not "in review" (unless available as a preprint with DOI) or unless you are expecting DOI prior to this manuscripts proofs</w:t>
      </w:r>
    </w:p>
  </w:comment>
  <w:comment w:id="21" w:author="Raven, Olivier (Student)" w:date="2026-06-09T09:36:00Z" w:initials="OR">
    <w:p w14:paraId="521F794E" w14:textId="77777777" w:rsidR="00383C21" w:rsidRDefault="00383C21" w:rsidP="00383C21">
      <w:pPr>
        <w:pStyle w:val="CommentText"/>
        <w:jc w:val="left"/>
      </w:pPr>
      <w:r>
        <w:rPr>
          <w:rStyle w:val="CommentReference"/>
        </w:rPr>
        <w:annotationRef/>
      </w:r>
      <w:r>
        <w:rPr>
          <w:lang w:val="en-NZ"/>
        </w:rPr>
        <w:t>This paper is almost accepted right?</w:t>
      </w:r>
    </w:p>
  </w:comment>
  <w:comment w:id="22" w:author="Raven, Olivier (Student)" w:date="2026-06-08T13:29:00Z" w:initials="OR">
    <w:p w14:paraId="36220FA8" w14:textId="77777777" w:rsidR="00980678" w:rsidRDefault="00980678" w:rsidP="00980678">
      <w:pPr>
        <w:pStyle w:val="CommentText"/>
        <w:jc w:val="left"/>
      </w:pPr>
      <w:r>
        <w:rPr>
          <w:rStyle w:val="CommentReference"/>
        </w:rPr>
        <w:annotationRef/>
      </w:r>
      <w:r>
        <w:t>ln. 59 non-native (or "invasive" if "non-native, established and spreading" e.g. Havel et al.) instead of "introduced" is a more consistent/widely accepted term</w:t>
      </w:r>
    </w:p>
  </w:comment>
  <w:comment w:id="23" w:author="Raven, Olivier (Student)" w:date="2026-06-09T09:36:00Z" w:initials="OR">
    <w:p w14:paraId="71079F5E" w14:textId="77777777" w:rsidR="00FC7CE6" w:rsidRDefault="00FC7CE6" w:rsidP="00FC7CE6">
      <w:pPr>
        <w:pStyle w:val="CommentText"/>
        <w:jc w:val="left"/>
      </w:pPr>
      <w:r>
        <w:rPr>
          <w:rStyle w:val="CommentReference"/>
        </w:rPr>
        <w:annotationRef/>
      </w:r>
      <w:r>
        <w:rPr>
          <w:lang w:val="en-NZ"/>
        </w:rPr>
        <w:t>Changed the term</w:t>
      </w:r>
    </w:p>
  </w:comment>
  <w:comment w:id="30" w:author="Raven, Olivier (Student)" w:date="2026-06-08T13:30:00Z" w:initials="OR">
    <w:p w14:paraId="6F83961E" w14:textId="77777777" w:rsidR="00B25C9A" w:rsidRDefault="00B25C9A" w:rsidP="00B25C9A">
      <w:pPr>
        <w:pStyle w:val="CommentText"/>
        <w:jc w:val="left"/>
      </w:pPr>
      <w:r>
        <w:rPr>
          <w:rStyle w:val="CommentReference"/>
        </w:rPr>
        <w:annotationRef/>
      </w:r>
      <w:r>
        <w:t>ln. 61 cite as pers.comm. not "in review" (unless available as a preprint with DOI) or unless you are expecting DOI prior to this manuscripts proofs</w:t>
      </w:r>
    </w:p>
  </w:comment>
  <w:comment w:id="31" w:author="Raven, Olivier (Student)" w:date="2026-06-08T13:10:00Z" w:initials="OR">
    <w:p w14:paraId="0990CC97" w14:textId="77777777" w:rsidR="00B53D78" w:rsidRDefault="00B53D78" w:rsidP="00B53D78">
      <w:pPr>
        <w:pStyle w:val="CommentText"/>
        <w:jc w:val="left"/>
      </w:pPr>
      <w:r>
        <w:rPr>
          <w:rStyle w:val="CommentReference"/>
        </w:rPr>
        <w:annotationRef/>
      </w:r>
      <w:r>
        <w:t>ln. 77-78 - not really that controversial in that context), as well as making this ms less relevant to our Special Issue actually.</w:t>
      </w:r>
    </w:p>
  </w:comment>
  <w:comment w:id="32" w:author="Raven, Olivier (Student)" w:date="2026-06-09T09:53:00Z" w:initials="OR">
    <w:p w14:paraId="6E4DC974" w14:textId="77777777" w:rsidR="00630DDF" w:rsidRDefault="00630DDF" w:rsidP="00630DDF">
      <w:pPr>
        <w:pStyle w:val="CommentText"/>
        <w:jc w:val="left"/>
      </w:pPr>
      <w:r>
        <w:rPr>
          <w:rStyle w:val="CommentReference"/>
        </w:rPr>
        <w:annotationRef/>
      </w:r>
      <w:r>
        <w:rPr>
          <w:lang w:val="en-NZ"/>
        </w:rPr>
        <w:t>Changed back to original framing to stay more relevant for special issue</w:t>
      </w:r>
    </w:p>
  </w:comment>
  <w:comment w:id="36" w:author="Raven, Olivier (Student)" w:date="2026-06-08T13:30:00Z" w:initials="OR">
    <w:p w14:paraId="55C7CF20" w14:textId="77777777" w:rsidR="00D81768" w:rsidRDefault="00D81768" w:rsidP="00D81768">
      <w:pPr>
        <w:pStyle w:val="CommentText"/>
        <w:jc w:val="left"/>
      </w:pPr>
      <w:r>
        <w:rPr>
          <w:rStyle w:val="CommentReference"/>
        </w:rPr>
        <w:annotationRef/>
      </w:r>
      <w:r>
        <w:t>ln. 84 invasive rainbow trout, correct?</w:t>
      </w:r>
    </w:p>
  </w:comment>
  <w:comment w:id="37" w:author="Raven, Olivier (Student)" w:date="2026-06-09T09:41:00Z" w:initials="OR">
    <w:p w14:paraId="0D6F885E" w14:textId="77777777" w:rsidR="0010547A" w:rsidRDefault="0010547A" w:rsidP="0010547A">
      <w:pPr>
        <w:pStyle w:val="CommentText"/>
        <w:jc w:val="left"/>
      </w:pPr>
      <w:r>
        <w:rPr>
          <w:rStyle w:val="CommentReference"/>
        </w:rPr>
        <w:annotationRef/>
      </w:r>
      <w:r>
        <w:rPr>
          <w:lang w:val="en-NZ"/>
        </w:rPr>
        <w:t>The invasive ness of trout in nz is arguable as trout are a protected sport fish in nz</w:t>
      </w:r>
    </w:p>
  </w:comment>
  <w:comment w:id="50" w:author="Raven, Olivier (Student)" w:date="2026-06-08T13:31:00Z" w:initials="OR">
    <w:p w14:paraId="459140A5" w14:textId="77777777" w:rsidR="00884F42" w:rsidRDefault="00884F42" w:rsidP="00884F42">
      <w:pPr>
        <w:pStyle w:val="CommentText"/>
        <w:jc w:val="left"/>
      </w:pPr>
      <w:r>
        <w:rPr>
          <w:rStyle w:val="CommentReference"/>
        </w:rPr>
        <w:annotationRef/>
      </w:r>
      <w:r>
        <w:t>ln. 105 Study location could use a bit more information about the climate/zone, ecosystem type, type of vegetation on the shoreline, lake trophic status, depth range (even if also reported in a table). The readers should be able to visualize lakes at least approximately (deep or shallow, clear or eutrophic, stratified or not, freezing in the winter or not etc), instead some of this is not mentioned until Discussion</w:t>
      </w:r>
    </w:p>
  </w:comment>
  <w:comment w:id="51" w:author="Raven, Olivier (Student)" w:date="2026-06-09T12:03:00Z" w:initials="OR">
    <w:p w14:paraId="670527D3" w14:textId="77777777" w:rsidR="008B1B5A" w:rsidRDefault="008B1B5A" w:rsidP="008B1B5A">
      <w:pPr>
        <w:pStyle w:val="CommentText"/>
        <w:jc w:val="left"/>
      </w:pPr>
      <w:r>
        <w:rPr>
          <w:rStyle w:val="CommentReference"/>
        </w:rPr>
        <w:annotationRef/>
      </w:r>
      <w:r>
        <w:rPr>
          <w:lang w:val="en-NZ"/>
        </w:rPr>
        <w:t>Updated the information and added shoreline compositions to table 1</w:t>
      </w:r>
    </w:p>
  </w:comment>
  <w:comment w:id="78" w:author="Raven, Olivier (Student)" w:date="2026-06-08T13:31:00Z" w:initials="OR">
    <w:p w14:paraId="7C7CD481" w14:textId="77777777" w:rsidR="00E73F4A" w:rsidRDefault="00E73F4A" w:rsidP="00E73F4A">
      <w:pPr>
        <w:pStyle w:val="CommentText"/>
        <w:jc w:val="left"/>
      </w:pPr>
      <w:r>
        <w:rPr>
          <w:rStyle w:val="CommentReference"/>
        </w:rPr>
        <w:annotationRef/>
      </w:r>
      <w:r>
        <w:t>ln. 109-110 this circles back to ln. 59-60. Was it meant to?</w:t>
      </w:r>
    </w:p>
  </w:comment>
  <w:comment w:id="79" w:author="Raven, Olivier (Student)" w:date="2026-06-09T09:54:00Z" w:initials="OR">
    <w:p w14:paraId="1E76D0B5" w14:textId="77777777" w:rsidR="0084463B" w:rsidRDefault="0084463B" w:rsidP="0084463B">
      <w:pPr>
        <w:pStyle w:val="CommentText"/>
        <w:jc w:val="left"/>
      </w:pPr>
      <w:r>
        <w:rPr>
          <w:rStyle w:val="CommentReference"/>
        </w:rPr>
        <w:annotationRef/>
      </w:r>
      <w:r>
        <w:rPr>
          <w:lang w:val="en-NZ"/>
        </w:rPr>
        <w:t>59-60:</w:t>
      </w:r>
      <w:r>
        <w:t>In 2016, the invasive North American brown bullhead catfish (</w:t>
      </w:r>
      <w:r>
        <w:rPr>
          <w:i/>
          <w:iCs/>
        </w:rPr>
        <w:t xml:space="preserve">Ameiurus nebulosus </w:t>
      </w:r>
      <w:r>
        <w:t xml:space="preserve">Lesueur, 1819) was confirmed to be present in Lakes Rotorua and Rotoiti (Grayling, 2020), where it now occurs in large numbers and preys heavily on kōura (Francis, 2019; Kusabs et al., in revision). </w:t>
      </w:r>
    </w:p>
  </w:comment>
  <w:comment w:id="80" w:author="Raven, Olivier (Student)" w:date="2026-06-09T09:58:00Z" w:initials="OR">
    <w:p w14:paraId="0A5C0743" w14:textId="77777777" w:rsidR="00876F88" w:rsidRDefault="00876F88" w:rsidP="00876F88">
      <w:pPr>
        <w:pStyle w:val="CommentText"/>
        <w:jc w:val="left"/>
      </w:pPr>
      <w:r>
        <w:rPr>
          <w:rStyle w:val="CommentReference"/>
        </w:rPr>
        <w:annotationRef/>
      </w:r>
      <w:r>
        <w:rPr>
          <w:lang w:val="en-NZ"/>
        </w:rPr>
        <w:t>Made sentence not repeating what was mentioned in intro</w:t>
      </w:r>
    </w:p>
  </w:comment>
  <w:comment w:id="91" w:author="Raven, Olivier (Student)" w:date="2026-06-08T13:31:00Z" w:initials="OR">
    <w:p w14:paraId="7540EAC5" w14:textId="77777777" w:rsidR="00D2713E" w:rsidRDefault="00D2713E" w:rsidP="00D2713E">
      <w:pPr>
        <w:pStyle w:val="CommentText"/>
        <w:jc w:val="left"/>
      </w:pPr>
      <w:r>
        <w:rPr>
          <w:rStyle w:val="CommentReference"/>
        </w:rPr>
        <w:annotationRef/>
      </w:r>
      <w:r>
        <w:t>ln. 110-111 Transition between sentences and paragraphs is missing</w:t>
      </w:r>
    </w:p>
  </w:comment>
  <w:comment w:id="92" w:author="Raven, Olivier (Student)" w:date="2026-06-09T12:02:00Z" w:initials="OR">
    <w:p w14:paraId="4774194B" w14:textId="77777777" w:rsidR="00351F72" w:rsidRDefault="00351F72" w:rsidP="00351F72">
      <w:pPr>
        <w:pStyle w:val="CommentText"/>
        <w:jc w:val="left"/>
      </w:pPr>
      <w:r>
        <w:rPr>
          <w:rStyle w:val="CommentReference"/>
        </w:rPr>
        <w:annotationRef/>
      </w:r>
      <w:r>
        <w:rPr>
          <w:lang w:val="en-NZ"/>
        </w:rPr>
        <w:t>Added a transision</w:t>
      </w:r>
    </w:p>
  </w:comment>
  <w:comment w:id="101" w:author="Raven, Olivier (Student)" w:date="2026-06-08T13:32:00Z" w:initials="OR">
    <w:p w14:paraId="67C1A9B6" w14:textId="77777777" w:rsidR="00953A38" w:rsidRDefault="00953A38" w:rsidP="00953A38">
      <w:pPr>
        <w:pStyle w:val="CommentText"/>
        <w:jc w:val="left"/>
      </w:pPr>
      <w:r>
        <w:rPr>
          <w:rStyle w:val="CommentReference"/>
        </w:rPr>
        <w:annotationRef/>
      </w:r>
      <w:r>
        <w:t>ln. 114 % by surface area</w:t>
      </w:r>
    </w:p>
  </w:comment>
  <w:comment w:id="102" w:author="Raven, Olivier (Student)" w:date="2026-06-09T10:05:00Z" w:initials="OR">
    <w:p w14:paraId="0C4B8C6F" w14:textId="77777777" w:rsidR="00602168" w:rsidRDefault="00602168" w:rsidP="00602168">
      <w:pPr>
        <w:pStyle w:val="CommentText"/>
        <w:jc w:val="left"/>
      </w:pPr>
      <w:r>
        <w:rPr>
          <w:rStyle w:val="CommentReference"/>
        </w:rPr>
        <w:annotationRef/>
      </w:r>
      <w:r>
        <w:rPr>
          <w:lang w:val="en-NZ"/>
        </w:rPr>
        <w:t>added</w:t>
      </w:r>
    </w:p>
  </w:comment>
  <w:comment w:id="110" w:author="Raven, Olivier (Student)" w:date="2026-06-08T13:33:00Z" w:initials="OR">
    <w:p w14:paraId="7C395972" w14:textId="77777777" w:rsidR="00185264" w:rsidRDefault="00185264" w:rsidP="00185264">
      <w:pPr>
        <w:pStyle w:val="CommentText"/>
        <w:jc w:val="left"/>
      </w:pPr>
      <w:r>
        <w:rPr>
          <w:rStyle w:val="CommentReference"/>
        </w:rPr>
        <w:annotationRef/>
      </w:r>
      <w:r>
        <w:t>ln. 120 Are you certain "respectively" is not vice versa? So geothermal is ok for koura but 2m is not? Out of curiosity, how warm/hot of a geothermal?</w:t>
      </w:r>
    </w:p>
  </w:comment>
  <w:comment w:id="111" w:author="Raven, Olivier (Student)" w:date="2026-06-08T13:33:00Z" w:initials="OR">
    <w:p w14:paraId="4F38DAD9" w14:textId="77777777" w:rsidR="00EC6B24" w:rsidRDefault="00EC6B24" w:rsidP="00EC6B24">
      <w:pPr>
        <w:pStyle w:val="CommentText"/>
        <w:jc w:val="left"/>
      </w:pPr>
      <w:r>
        <w:rPr>
          <w:rStyle w:val="CommentReference"/>
        </w:rPr>
        <w:annotationRef/>
      </w:r>
      <w:r>
        <w:rPr>
          <w:lang w:val="en-NZ"/>
        </w:rPr>
        <w:t>By removing it the sentence is clear</w:t>
      </w:r>
    </w:p>
  </w:comment>
  <w:comment w:id="112" w:author="Raven, Olivier (Student)" w:date="2026-06-08T13:35:00Z" w:initials="OR">
    <w:p w14:paraId="2C55C108" w14:textId="77777777" w:rsidR="005237FF" w:rsidRDefault="005237FF" w:rsidP="005237FF">
      <w:pPr>
        <w:pStyle w:val="CommentText"/>
        <w:jc w:val="left"/>
      </w:pPr>
      <w:r>
        <w:rPr>
          <w:rStyle w:val="CommentReference"/>
        </w:rPr>
        <w:annotationRef/>
      </w:r>
      <w:r>
        <w:t>ln. 121 re site selection: nice.</w:t>
      </w:r>
    </w:p>
  </w:comment>
  <w:comment w:id="115" w:author="Raven, Olivier (Student)" w:date="2026-06-08T13:36:00Z" w:initials="OR">
    <w:p w14:paraId="7357A54C" w14:textId="77777777" w:rsidR="00FE681C" w:rsidRDefault="00FE681C" w:rsidP="00FE681C">
      <w:pPr>
        <w:pStyle w:val="CommentText"/>
        <w:jc w:val="left"/>
      </w:pPr>
      <w:r>
        <w:rPr>
          <w:rStyle w:val="CommentReference"/>
        </w:rPr>
        <w:annotationRef/>
      </w:r>
      <w:r>
        <w:t>ln. 138 May be worth mentioning that water was sufficiently clear to enable visual estimates of underwater structure</w:t>
      </w:r>
    </w:p>
  </w:comment>
  <w:comment w:id="116" w:author="Raven, Olivier (Student)" w:date="2026-06-09T12:08:00Z" w:initials="OR">
    <w:p w14:paraId="60974124" w14:textId="77777777" w:rsidR="00424B6A" w:rsidRDefault="00424B6A" w:rsidP="00424B6A">
      <w:pPr>
        <w:pStyle w:val="CommentText"/>
        <w:jc w:val="left"/>
      </w:pPr>
      <w:r>
        <w:rPr>
          <w:rStyle w:val="CommentReference"/>
        </w:rPr>
        <w:annotationRef/>
      </w:r>
      <w:r>
        <w:rPr>
          <w:lang w:val="en-NZ"/>
        </w:rPr>
        <w:t>Added water clarity</w:t>
      </w:r>
    </w:p>
  </w:comment>
  <w:comment w:id="120" w:author="Raven, Olivier (Student)" w:date="2026-06-08T13:36:00Z" w:initials="OR">
    <w:p w14:paraId="2D80D7BB" w14:textId="77777777" w:rsidR="002124C0" w:rsidRDefault="002124C0" w:rsidP="002124C0">
      <w:pPr>
        <w:pStyle w:val="CommentText"/>
        <w:jc w:val="left"/>
      </w:pPr>
      <w:r>
        <w:rPr>
          <w:rStyle w:val="CommentReference"/>
        </w:rPr>
        <w:annotationRef/>
      </w:r>
      <w:r>
        <w:t>ln. 152 It is a bit late in the game to change this, but why weren't sand, silt, OM negatively weighted if there was a priori information that they were not an ideal habitat? Also, "high mobility" to what? Wave action? Digging invasive predators? Maybe "stability"?</w:t>
      </w:r>
    </w:p>
  </w:comment>
  <w:comment w:id="121" w:author="Raven, Olivier (Student)" w:date="2026-06-09T12:20:00Z" w:initials="OR">
    <w:p w14:paraId="3CF17DDD" w14:textId="77777777" w:rsidR="009D7912" w:rsidRDefault="009D7912" w:rsidP="009D7912">
      <w:pPr>
        <w:pStyle w:val="CommentText"/>
        <w:jc w:val="left"/>
      </w:pPr>
      <w:r>
        <w:rPr>
          <w:rStyle w:val="CommentReference"/>
        </w:rPr>
        <w:annotationRef/>
      </w:r>
      <w:r>
        <w:rPr>
          <w:lang w:val="en-NZ"/>
        </w:rPr>
        <w:t>Instead of negative coefficents unsutable substrates were clased with low coeficients making their contribution minimal while staying consistant with the original positive index.</w:t>
      </w:r>
    </w:p>
  </w:comment>
  <w:comment w:id="144" w:author="Raven, Olivier (Student)" w:date="2026-06-08T13:37:00Z" w:initials="OR">
    <w:p w14:paraId="6D490F63" w14:textId="77777777" w:rsidR="00461D53" w:rsidRDefault="00461D53" w:rsidP="00461D53">
      <w:pPr>
        <w:pStyle w:val="CommentText"/>
        <w:jc w:val="left"/>
      </w:pPr>
      <w:r>
        <w:rPr>
          <w:rStyle w:val="CommentReference"/>
        </w:rPr>
        <w:annotationRef/>
      </w:r>
      <w:r>
        <w:t>ln. 168 and throughout: Latin names need describer at first mention, please review when to use parentheses for describer (but koura is correct now, I believe)</w:t>
      </w:r>
    </w:p>
  </w:comment>
  <w:comment w:id="145" w:author="Raven, Olivier (Student)" w:date="2026-06-09T12:20:00Z" w:initials="OR">
    <w:p w14:paraId="28848F21" w14:textId="77777777" w:rsidR="00FF5E0F" w:rsidRDefault="00FF5E0F" w:rsidP="00FF5E0F">
      <w:pPr>
        <w:pStyle w:val="CommentText"/>
        <w:jc w:val="left"/>
      </w:pPr>
      <w:r>
        <w:rPr>
          <w:rStyle w:val="CommentReference"/>
        </w:rPr>
        <w:annotationRef/>
      </w:r>
      <w:r>
        <w:rPr>
          <w:lang w:val="en-NZ"/>
        </w:rPr>
        <w:t>updated</w:t>
      </w:r>
    </w:p>
  </w:comment>
  <w:comment w:id="162" w:author="Raven, Olivier (Student)" w:date="2026-06-08T13:37:00Z" w:initials="OR">
    <w:p w14:paraId="564A7FAF" w14:textId="77777777" w:rsidR="00551020" w:rsidRDefault="00551020" w:rsidP="00551020">
      <w:pPr>
        <w:pStyle w:val="CommentText"/>
        <w:jc w:val="left"/>
      </w:pPr>
      <w:r>
        <w:rPr>
          <w:rStyle w:val="CommentReference"/>
        </w:rPr>
        <w:annotationRef/>
      </w:r>
      <w:r>
        <w:t>ln. 193 no need to place package name in quotation marks</w:t>
      </w:r>
    </w:p>
  </w:comment>
  <w:comment w:id="165" w:author="Raven, Olivier (Student)" w:date="2026-06-09T13:32:00Z" w:initials="OR">
    <w:p w14:paraId="0BB9B5E4" w14:textId="77777777" w:rsidR="00BB643F" w:rsidRDefault="00BB643F" w:rsidP="00BB643F">
      <w:pPr>
        <w:pStyle w:val="CommentText"/>
        <w:jc w:val="left"/>
      </w:pPr>
      <w:r>
        <w:rPr>
          <w:rStyle w:val="CommentReference"/>
        </w:rPr>
        <w:annotationRef/>
      </w:r>
      <w:r>
        <w:t>ln. 228 And... was the homogeneity of variance confirmed? Probably not for everything, correct?</w:t>
      </w:r>
    </w:p>
  </w:comment>
  <w:comment w:id="166" w:author="Raven, Olivier (Student)" w:date="2026-06-09T13:34:00Z" w:initials="OR">
    <w:p w14:paraId="73A87DA4" w14:textId="77777777" w:rsidR="007547C0" w:rsidRDefault="007547C0" w:rsidP="007547C0">
      <w:pPr>
        <w:pStyle w:val="CommentText"/>
        <w:jc w:val="left"/>
      </w:pPr>
      <w:r>
        <w:rPr>
          <w:rStyle w:val="CommentReference"/>
        </w:rPr>
        <w:annotationRef/>
      </w:r>
      <w:r>
        <w:rPr>
          <w:lang w:val="en-NZ"/>
        </w:rPr>
        <w:t>The results of model diagnostics are presented in the results for each model</w:t>
      </w:r>
    </w:p>
  </w:comment>
  <w:comment w:id="191" w:author="Raven, Olivier (Student)" w:date="2026-06-08T13:39:00Z" w:initials="OR">
    <w:p w14:paraId="0235E144" w14:textId="77777777" w:rsidR="00AF781E" w:rsidRDefault="00AF781E" w:rsidP="00AF781E">
      <w:pPr>
        <w:pStyle w:val="CommentText"/>
        <w:jc w:val="left"/>
      </w:pPr>
      <w:r>
        <w:rPr>
          <w:rStyle w:val="CommentReference"/>
        </w:rPr>
        <w:annotationRef/>
      </w:r>
      <w:r>
        <w:t>ln. 289 the only p-values reported as &lt; should be &lt; 0.001 or &lt; 0.0001, otherwise please report the exact value</w:t>
      </w:r>
    </w:p>
  </w:comment>
  <w:comment w:id="192" w:author="Raven, Olivier (Student)" w:date="2026-06-09T15:25:00Z" w:initials="OR">
    <w:p w14:paraId="1B9AC9C1" w14:textId="77777777" w:rsidR="004D3F4F" w:rsidRDefault="004D3F4F" w:rsidP="004D3F4F">
      <w:pPr>
        <w:pStyle w:val="CommentText"/>
        <w:jc w:val="left"/>
      </w:pPr>
      <w:r>
        <w:rPr>
          <w:rStyle w:val="CommentReference"/>
        </w:rPr>
        <w:annotationRef/>
      </w:r>
      <w:r>
        <w:rPr>
          <w:lang w:val="en-NZ"/>
        </w:rPr>
        <w:t>Updated to report exact value</w:t>
      </w:r>
    </w:p>
  </w:comment>
  <w:comment w:id="208" w:author="Raven, Olivier (Student)" w:date="2026-06-08T13:40:00Z" w:initials="OR">
    <w:p w14:paraId="70A2AD58" w14:textId="77777777" w:rsidR="0030481B" w:rsidRDefault="0030481B" w:rsidP="0030481B">
      <w:pPr>
        <w:pStyle w:val="CommentText"/>
        <w:jc w:val="left"/>
      </w:pPr>
      <w:r>
        <w:rPr>
          <w:rStyle w:val="CommentReference"/>
        </w:rPr>
        <w:annotationRef/>
      </w:r>
      <w:r>
        <w:t>ln. 306-307 the effect of vegetation is marginal and, considering very non-negligible problems with distribution, needs to be discussed further</w:t>
      </w:r>
    </w:p>
  </w:comment>
  <w:comment w:id="235" w:author="Raven, Olivier (Student)" w:date="2026-06-08T13:41:00Z" w:initials="OR">
    <w:p w14:paraId="3E2248A4" w14:textId="77777777" w:rsidR="00DA6785" w:rsidRDefault="00DA6785" w:rsidP="00DA6785">
      <w:pPr>
        <w:pStyle w:val="CommentText"/>
        <w:jc w:val="left"/>
      </w:pPr>
      <w:r>
        <w:rPr>
          <w:rStyle w:val="CommentReference"/>
        </w:rPr>
        <w:annotationRef/>
      </w:r>
      <w:r>
        <w:t>ln. 321 comma not needed</w:t>
      </w:r>
    </w:p>
  </w:comment>
  <w:comment w:id="236" w:author="Raven, Olivier (Student)" w:date="2026-06-09T15:38:00Z" w:initials="OR">
    <w:p w14:paraId="200F7B66" w14:textId="77777777" w:rsidR="000F02EA" w:rsidRDefault="000F02EA" w:rsidP="000F02EA">
      <w:pPr>
        <w:pStyle w:val="CommentText"/>
        <w:jc w:val="left"/>
      </w:pPr>
      <w:r>
        <w:rPr>
          <w:rStyle w:val="CommentReference"/>
        </w:rPr>
        <w:annotationRef/>
      </w:r>
      <w:r>
        <w:rPr>
          <w:lang w:val="en-NZ"/>
        </w:rPr>
        <w:t>Comma removed</w:t>
      </w:r>
    </w:p>
  </w:comment>
  <w:comment w:id="240" w:author="Raven, Olivier (Student)" w:date="2026-06-09T15:45:00Z" w:initials="OR">
    <w:p w14:paraId="7EF3DB0C" w14:textId="77777777" w:rsidR="00D4701A" w:rsidRDefault="00D4701A" w:rsidP="00D4701A">
      <w:pPr>
        <w:pStyle w:val="CommentText"/>
        <w:jc w:val="left"/>
      </w:pPr>
      <w:r>
        <w:rPr>
          <w:rStyle w:val="CommentReference"/>
        </w:rPr>
        <w:annotationRef/>
      </w:r>
      <w:r>
        <w:t xml:space="preserve">A couple of more major issues: these complex models obscure high uncertainty, in particular with respect to emergent native vegetation. There was a very small proportion of sites with any vegetation so possibly not enough and this needs to be discussed as a limitation. </w:t>
      </w:r>
    </w:p>
  </w:comment>
  <w:comment w:id="261" w:author="Raven, Olivier (Student)" w:date="2026-06-09T09:37:00Z" w:initials="OR">
    <w:p w14:paraId="5C378C73" w14:textId="77777777" w:rsidR="006F0513" w:rsidRDefault="006F0513" w:rsidP="006F0513">
      <w:pPr>
        <w:pStyle w:val="CommentText"/>
        <w:jc w:val="left"/>
      </w:pPr>
      <w:r>
        <w:rPr>
          <w:rStyle w:val="CommentReference"/>
        </w:rPr>
        <w:annotationRef/>
      </w:r>
      <w:r>
        <w:rPr>
          <w:lang w:val="en-NZ"/>
        </w:rPr>
        <w:t>Still?</w:t>
      </w:r>
    </w:p>
  </w:comment>
  <w:comment w:id="266" w:author="Raven, Olivier (Student)" w:date="2026-06-08T13:41:00Z" w:initials="OR">
    <w:p w14:paraId="66ABCC1A" w14:textId="77777777" w:rsidR="00280849" w:rsidRDefault="00280849" w:rsidP="00280849">
      <w:pPr>
        <w:pStyle w:val="CommentText"/>
        <w:jc w:val="left"/>
      </w:pPr>
      <w:r>
        <w:rPr>
          <w:rStyle w:val="CommentReference"/>
        </w:rPr>
        <w:annotationRef/>
      </w:r>
      <w:r>
        <w:t>ln. 454 "specific conductivity reflects ionic strength and broader littoral productivity" not necessarily, conductivity can reflect many things; need to rephrase this sentence unless nutrients were measured directly</w:t>
      </w:r>
    </w:p>
  </w:comment>
  <w:comment w:id="312" w:author="Raven, Olivier (Student)" w:date="2026-06-08T13:42:00Z" w:initials="OR">
    <w:p w14:paraId="028358C9" w14:textId="77777777" w:rsidR="00D8055C" w:rsidRDefault="00D8055C" w:rsidP="00D8055C">
      <w:pPr>
        <w:pStyle w:val="CommentText"/>
        <w:jc w:val="left"/>
      </w:pPr>
      <w:r>
        <w:rPr>
          <w:rStyle w:val="CommentReference"/>
        </w:rPr>
        <w:annotationRef/>
      </w:r>
      <w:r>
        <w:t>ln. 460 Conclusions should be one to two paragraphs, presenting synthesis of findings; ln. 475-480 seem non-essential and can be moved to the discussion (or rather, not repeated here)</w:t>
      </w:r>
    </w:p>
  </w:comment>
  <w:comment w:id="336" w:author="Raven, Olivier (Student)" w:date="2026-06-09T09:37:00Z" w:initials="OR">
    <w:p w14:paraId="7CC252B0" w14:textId="77777777" w:rsidR="006F0513" w:rsidRDefault="006F0513" w:rsidP="006F0513">
      <w:pPr>
        <w:pStyle w:val="CommentText"/>
        <w:jc w:val="left"/>
      </w:pPr>
      <w:r>
        <w:rPr>
          <w:rStyle w:val="CommentReference"/>
        </w:rPr>
        <w:annotationRef/>
      </w:r>
      <w:r>
        <w:rPr>
          <w:lang w:val="en-NZ"/>
        </w:rPr>
        <w:t>Still?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070BEC" w15:done="0"/>
  <w15:commentEx w15:paraId="32C5216E" w15:done="0"/>
  <w15:commentEx w15:paraId="63397F33" w15:done="0"/>
  <w15:commentEx w15:paraId="12B4F3B2" w15:paraIdParent="63397F33" w15:done="0"/>
  <w15:commentEx w15:paraId="3E46F00E" w15:done="0"/>
  <w15:commentEx w15:paraId="521F794E" w15:paraIdParent="3E46F00E" w15:done="0"/>
  <w15:commentEx w15:paraId="36220FA8" w15:done="0"/>
  <w15:commentEx w15:paraId="71079F5E" w15:paraIdParent="36220FA8" w15:done="0"/>
  <w15:commentEx w15:paraId="6F83961E" w15:done="0"/>
  <w15:commentEx w15:paraId="0990CC97" w15:done="0"/>
  <w15:commentEx w15:paraId="6E4DC974" w15:paraIdParent="0990CC97" w15:done="0"/>
  <w15:commentEx w15:paraId="55C7CF20" w15:done="0"/>
  <w15:commentEx w15:paraId="0D6F885E" w15:paraIdParent="55C7CF20" w15:done="0"/>
  <w15:commentEx w15:paraId="459140A5" w15:done="0"/>
  <w15:commentEx w15:paraId="670527D3" w15:paraIdParent="459140A5" w15:done="0"/>
  <w15:commentEx w15:paraId="7C7CD481" w15:done="0"/>
  <w15:commentEx w15:paraId="1E76D0B5" w15:paraIdParent="7C7CD481" w15:done="0"/>
  <w15:commentEx w15:paraId="0A5C0743" w15:paraIdParent="7C7CD481" w15:done="0"/>
  <w15:commentEx w15:paraId="7540EAC5" w15:done="0"/>
  <w15:commentEx w15:paraId="4774194B" w15:paraIdParent="7540EAC5" w15:done="0"/>
  <w15:commentEx w15:paraId="67C1A9B6" w15:done="0"/>
  <w15:commentEx w15:paraId="0C4B8C6F" w15:paraIdParent="67C1A9B6" w15:done="0"/>
  <w15:commentEx w15:paraId="7C395972" w15:done="0"/>
  <w15:commentEx w15:paraId="4F38DAD9" w15:paraIdParent="7C395972" w15:done="0"/>
  <w15:commentEx w15:paraId="2C55C108" w15:done="0"/>
  <w15:commentEx w15:paraId="7357A54C" w15:done="0"/>
  <w15:commentEx w15:paraId="60974124" w15:paraIdParent="7357A54C" w15:done="0"/>
  <w15:commentEx w15:paraId="2D80D7BB" w15:done="0"/>
  <w15:commentEx w15:paraId="3CF17DDD" w15:paraIdParent="2D80D7BB" w15:done="0"/>
  <w15:commentEx w15:paraId="6D490F63" w15:done="0"/>
  <w15:commentEx w15:paraId="28848F21" w15:paraIdParent="6D490F63" w15:done="0"/>
  <w15:commentEx w15:paraId="564A7FAF" w15:done="0"/>
  <w15:commentEx w15:paraId="0BB9B5E4" w15:done="0"/>
  <w15:commentEx w15:paraId="73A87DA4" w15:paraIdParent="0BB9B5E4" w15:done="0"/>
  <w15:commentEx w15:paraId="0235E144" w15:done="0"/>
  <w15:commentEx w15:paraId="1B9AC9C1" w15:paraIdParent="0235E144" w15:done="0"/>
  <w15:commentEx w15:paraId="70A2AD58" w15:done="0"/>
  <w15:commentEx w15:paraId="3E2248A4" w15:done="0"/>
  <w15:commentEx w15:paraId="200F7B66" w15:paraIdParent="3E2248A4" w15:done="0"/>
  <w15:commentEx w15:paraId="7EF3DB0C" w15:done="0"/>
  <w15:commentEx w15:paraId="5C378C73" w15:done="0"/>
  <w15:commentEx w15:paraId="66ABCC1A" w15:done="0"/>
  <w15:commentEx w15:paraId="028358C9" w15:done="0"/>
  <w15:commentEx w15:paraId="7CC252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08653B" w16cex:dateUtc="2026-06-08T01:07:00Z"/>
  <w16cex:commentExtensible w16cex:durableId="08F84A6D" w16cex:dateUtc="2026-06-08T01:28:00Z"/>
  <w16cex:commentExtensible w16cex:durableId="50115AC3" w16cex:dateUtc="2026-06-08T01:29:00Z"/>
  <w16cex:commentExtensible w16cex:durableId="619214EB" w16cex:dateUtc="2026-06-08T21:36:00Z"/>
  <w16cex:commentExtensible w16cex:durableId="4C8876B8" w16cex:dateUtc="2026-06-08T01:30:00Z"/>
  <w16cex:commentExtensible w16cex:durableId="245D585D" w16cex:dateUtc="2026-06-08T21:36:00Z"/>
  <w16cex:commentExtensible w16cex:durableId="0CF4FAEA" w16cex:dateUtc="2026-06-08T01:29:00Z"/>
  <w16cex:commentExtensible w16cex:durableId="5092D835" w16cex:dateUtc="2026-06-08T21:36:00Z"/>
  <w16cex:commentExtensible w16cex:durableId="1A1DE5D2" w16cex:dateUtc="2026-06-08T01:30:00Z"/>
  <w16cex:commentExtensible w16cex:durableId="21CFD160" w16cex:dateUtc="2026-06-08T01:10:00Z"/>
  <w16cex:commentExtensible w16cex:durableId="04E237C3" w16cex:dateUtc="2026-06-08T21:53:00Z"/>
  <w16cex:commentExtensible w16cex:durableId="58B94AC2" w16cex:dateUtc="2026-06-08T01:30:00Z"/>
  <w16cex:commentExtensible w16cex:durableId="5641E33A" w16cex:dateUtc="2026-06-08T21:41:00Z"/>
  <w16cex:commentExtensible w16cex:durableId="0BC70E2F" w16cex:dateUtc="2026-06-08T01:31:00Z"/>
  <w16cex:commentExtensible w16cex:durableId="1A565ED5" w16cex:dateUtc="2026-06-09T00:03:00Z"/>
  <w16cex:commentExtensible w16cex:durableId="5D17E1C7" w16cex:dateUtc="2026-06-08T01:31:00Z"/>
  <w16cex:commentExtensible w16cex:durableId="54B548C9" w16cex:dateUtc="2026-06-08T21:54:00Z"/>
  <w16cex:commentExtensible w16cex:durableId="507AF1FF" w16cex:dateUtc="2026-06-08T21:58:00Z"/>
  <w16cex:commentExtensible w16cex:durableId="7ADE0B7E" w16cex:dateUtc="2026-06-08T01:31:00Z"/>
  <w16cex:commentExtensible w16cex:durableId="5C826C69" w16cex:dateUtc="2026-06-09T00:02:00Z"/>
  <w16cex:commentExtensible w16cex:durableId="75807EA0" w16cex:dateUtc="2026-06-08T01:32:00Z"/>
  <w16cex:commentExtensible w16cex:durableId="0703153A" w16cex:dateUtc="2026-06-08T22:05:00Z"/>
  <w16cex:commentExtensible w16cex:durableId="448FF3CB" w16cex:dateUtc="2026-06-08T01:33:00Z"/>
  <w16cex:commentExtensible w16cex:durableId="10F4CF04" w16cex:dateUtc="2026-06-08T01:33:00Z"/>
  <w16cex:commentExtensible w16cex:durableId="6B8FED38" w16cex:dateUtc="2026-06-08T01:35:00Z"/>
  <w16cex:commentExtensible w16cex:durableId="457A8A94" w16cex:dateUtc="2026-06-08T01:36:00Z"/>
  <w16cex:commentExtensible w16cex:durableId="3E583179" w16cex:dateUtc="2026-06-09T00:08:00Z"/>
  <w16cex:commentExtensible w16cex:durableId="02F427F2" w16cex:dateUtc="2026-06-08T01:36:00Z"/>
  <w16cex:commentExtensible w16cex:durableId="20630847" w16cex:dateUtc="2026-06-09T00:20:00Z"/>
  <w16cex:commentExtensible w16cex:durableId="1CD6141D" w16cex:dateUtc="2026-06-08T01:37:00Z"/>
  <w16cex:commentExtensible w16cex:durableId="33CACC74" w16cex:dateUtc="2026-06-09T00:20:00Z"/>
  <w16cex:commentExtensible w16cex:durableId="226F956A" w16cex:dateUtc="2026-06-08T01:37:00Z"/>
  <w16cex:commentExtensible w16cex:durableId="34D6F40D" w16cex:dateUtc="2026-06-09T01:32:00Z"/>
  <w16cex:commentExtensible w16cex:durableId="148F22FD" w16cex:dateUtc="2026-06-09T01:34:00Z"/>
  <w16cex:commentExtensible w16cex:durableId="7CBADE80" w16cex:dateUtc="2026-06-08T01:39:00Z"/>
  <w16cex:commentExtensible w16cex:durableId="34EEC3CF" w16cex:dateUtc="2026-06-09T03:25:00Z"/>
  <w16cex:commentExtensible w16cex:durableId="7A625ACF" w16cex:dateUtc="2026-06-08T01:40:00Z"/>
  <w16cex:commentExtensible w16cex:durableId="10B52A46" w16cex:dateUtc="2026-06-08T01:41:00Z"/>
  <w16cex:commentExtensible w16cex:durableId="2443D144" w16cex:dateUtc="2026-06-09T03:38:00Z"/>
  <w16cex:commentExtensible w16cex:durableId="79C8A2E1" w16cex:dateUtc="2026-06-09T03:45:00Z"/>
  <w16cex:commentExtensible w16cex:durableId="7801BC4D" w16cex:dateUtc="2026-06-08T21:37:00Z"/>
  <w16cex:commentExtensible w16cex:durableId="401519BA" w16cex:dateUtc="2026-06-08T01:41:00Z"/>
  <w16cex:commentExtensible w16cex:durableId="08457F29" w16cex:dateUtc="2026-06-08T01:42:00Z"/>
  <w16cex:commentExtensible w16cex:durableId="17B21968" w16cex:dateUtc="2026-06-08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070BEC" w16cid:durableId="2F08653B"/>
  <w16cid:commentId w16cid:paraId="32C5216E" w16cid:durableId="08F84A6D"/>
  <w16cid:commentId w16cid:paraId="63397F33" w16cid:durableId="50115AC3"/>
  <w16cid:commentId w16cid:paraId="12B4F3B2" w16cid:durableId="619214EB"/>
  <w16cid:commentId w16cid:paraId="3E46F00E" w16cid:durableId="4C8876B8"/>
  <w16cid:commentId w16cid:paraId="521F794E" w16cid:durableId="245D585D"/>
  <w16cid:commentId w16cid:paraId="36220FA8" w16cid:durableId="0CF4FAEA"/>
  <w16cid:commentId w16cid:paraId="71079F5E" w16cid:durableId="5092D835"/>
  <w16cid:commentId w16cid:paraId="6F83961E" w16cid:durableId="1A1DE5D2"/>
  <w16cid:commentId w16cid:paraId="0990CC97" w16cid:durableId="21CFD160"/>
  <w16cid:commentId w16cid:paraId="6E4DC974" w16cid:durableId="04E237C3"/>
  <w16cid:commentId w16cid:paraId="55C7CF20" w16cid:durableId="58B94AC2"/>
  <w16cid:commentId w16cid:paraId="0D6F885E" w16cid:durableId="5641E33A"/>
  <w16cid:commentId w16cid:paraId="459140A5" w16cid:durableId="0BC70E2F"/>
  <w16cid:commentId w16cid:paraId="670527D3" w16cid:durableId="1A565ED5"/>
  <w16cid:commentId w16cid:paraId="7C7CD481" w16cid:durableId="5D17E1C7"/>
  <w16cid:commentId w16cid:paraId="1E76D0B5" w16cid:durableId="54B548C9"/>
  <w16cid:commentId w16cid:paraId="0A5C0743" w16cid:durableId="507AF1FF"/>
  <w16cid:commentId w16cid:paraId="7540EAC5" w16cid:durableId="7ADE0B7E"/>
  <w16cid:commentId w16cid:paraId="4774194B" w16cid:durableId="5C826C69"/>
  <w16cid:commentId w16cid:paraId="67C1A9B6" w16cid:durableId="75807EA0"/>
  <w16cid:commentId w16cid:paraId="0C4B8C6F" w16cid:durableId="0703153A"/>
  <w16cid:commentId w16cid:paraId="7C395972" w16cid:durableId="448FF3CB"/>
  <w16cid:commentId w16cid:paraId="4F38DAD9" w16cid:durableId="10F4CF04"/>
  <w16cid:commentId w16cid:paraId="2C55C108" w16cid:durableId="6B8FED38"/>
  <w16cid:commentId w16cid:paraId="7357A54C" w16cid:durableId="457A8A94"/>
  <w16cid:commentId w16cid:paraId="60974124" w16cid:durableId="3E583179"/>
  <w16cid:commentId w16cid:paraId="2D80D7BB" w16cid:durableId="02F427F2"/>
  <w16cid:commentId w16cid:paraId="3CF17DDD" w16cid:durableId="20630847"/>
  <w16cid:commentId w16cid:paraId="6D490F63" w16cid:durableId="1CD6141D"/>
  <w16cid:commentId w16cid:paraId="28848F21" w16cid:durableId="33CACC74"/>
  <w16cid:commentId w16cid:paraId="564A7FAF" w16cid:durableId="226F956A"/>
  <w16cid:commentId w16cid:paraId="0BB9B5E4" w16cid:durableId="34D6F40D"/>
  <w16cid:commentId w16cid:paraId="73A87DA4" w16cid:durableId="148F22FD"/>
  <w16cid:commentId w16cid:paraId="0235E144" w16cid:durableId="7CBADE80"/>
  <w16cid:commentId w16cid:paraId="1B9AC9C1" w16cid:durableId="34EEC3CF"/>
  <w16cid:commentId w16cid:paraId="70A2AD58" w16cid:durableId="7A625ACF"/>
  <w16cid:commentId w16cid:paraId="3E2248A4" w16cid:durableId="10B52A46"/>
  <w16cid:commentId w16cid:paraId="200F7B66" w16cid:durableId="2443D144"/>
  <w16cid:commentId w16cid:paraId="7EF3DB0C" w16cid:durableId="79C8A2E1"/>
  <w16cid:commentId w16cid:paraId="5C378C73" w16cid:durableId="7801BC4D"/>
  <w16cid:commentId w16cid:paraId="66ABCC1A" w16cid:durableId="401519BA"/>
  <w16cid:commentId w16cid:paraId="028358C9" w16cid:durableId="08457F29"/>
  <w16cid:commentId w16cid:paraId="7CC252B0" w16cid:durableId="17B219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E9BC5" w14:textId="77777777" w:rsidR="00FC2B78" w:rsidRDefault="00FC2B78" w:rsidP="00C61AEC">
      <w:r>
        <w:separator/>
      </w:r>
    </w:p>
  </w:endnote>
  <w:endnote w:type="continuationSeparator" w:id="0">
    <w:p w14:paraId="615C307B" w14:textId="77777777" w:rsidR="00FC2B78" w:rsidRDefault="00FC2B78" w:rsidP="00C6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425408"/>
      <w:docPartObj>
        <w:docPartGallery w:val="Page Numbers (Bottom of Page)"/>
        <w:docPartUnique/>
      </w:docPartObj>
    </w:sdtPr>
    <w:sdtEndPr>
      <w:rPr>
        <w:noProof/>
      </w:rPr>
    </w:sdtEndPr>
    <w:sdtContent>
      <w:p w14:paraId="10B6B086" w14:textId="5E667FF1" w:rsidR="00C61AEC" w:rsidRDefault="00C61AEC">
        <w:pPr>
          <w:pStyle w:val="Footer"/>
          <w:jc w:val="right"/>
        </w:pPr>
        <w:r>
          <w:fldChar w:fldCharType="begin"/>
        </w:r>
        <w:r>
          <w:instrText xml:space="preserve"> PAGE   \* MERGEFORMAT </w:instrText>
        </w:r>
        <w:r>
          <w:fldChar w:fldCharType="separate"/>
        </w:r>
        <w:r w:rsidR="0C2CC136">
          <w:t>2</w:t>
        </w:r>
        <w:r>
          <w:fldChar w:fldCharType="end"/>
        </w:r>
      </w:p>
    </w:sdtContent>
  </w:sdt>
  <w:p w14:paraId="3D78A652" w14:textId="77777777" w:rsidR="00C61AEC" w:rsidRDefault="00C6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FC79" w14:textId="77777777" w:rsidR="00FC2B78" w:rsidRDefault="00FC2B78" w:rsidP="00C61AEC">
      <w:r>
        <w:separator/>
      </w:r>
    </w:p>
  </w:footnote>
  <w:footnote w:type="continuationSeparator" w:id="0">
    <w:p w14:paraId="1B1C0A50" w14:textId="77777777" w:rsidR="00FC2B78" w:rsidRDefault="00FC2B78" w:rsidP="00C61AE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H6YQGeJaOSvmn" int2:id="SNpndLEk">
      <int2:state int2:value="Rejected" int2:type="spell"/>
    </int2:textHash>
    <int2:bookmark int2:bookmarkName="_Int_TIGLzrOi" int2:invalidationBookmarkName="" int2:hashCode="RVmJbVbhpcQq3j" int2:id="0LqiCwGH">
      <int2:state int2:value="Rejected" int2:type="similarity"/>
    </int2:bookmark>
    <int2:bookmark int2:bookmarkName="_Int_rJX6Amkd" int2:invalidationBookmarkName="" int2:hashCode="dej9v2hoPQJ5Yl" int2:id="0XtTiYl5">
      <int2:state int2:value="Rejected" int2:type="similarity"/>
    </int2:bookmark>
    <int2:bookmark int2:bookmarkName="_Int_cxUJtc3E" int2:invalidationBookmarkName="" int2:hashCode="ohH71fQeyiHrq0" int2:id="2LKh1EKJ">
      <int2:state int2:value="Rejected" int2:type="similarity"/>
    </int2:bookmark>
    <int2:bookmark int2:bookmarkName="_Int_SgWbqDvz" int2:invalidationBookmarkName="" int2:hashCode="vpQB1/qNlcNhwl" int2:id="42chceGk">
      <int2:state int2:value="Rejected" int2:type="similarity"/>
    </int2:bookmark>
    <int2:bookmark int2:bookmarkName="_Int_miwunxuW" int2:invalidationBookmarkName="" int2:hashCode="0mdffJdpKsEyUc" int2:id="5Rdn1pdy">
      <int2:state int2:value="Rejected" int2:type="similarity"/>
    </int2:bookmark>
    <int2:bookmark int2:bookmarkName="_Int_sKNHLq5d" int2:invalidationBookmarkName="" int2:hashCode="rnv2YCSnrG/wLR" int2:id="ACwz93Qz">
      <int2:state int2:value="Rejected" int2:type="similarity"/>
    </int2:bookmark>
    <int2:bookmark int2:bookmarkName="_Int_g7KExUUm" int2:invalidationBookmarkName="" int2:hashCode="Im+VmXPwiLrud9" int2:id="AHQs55Wg">
      <int2:state int2:value="Rejected" int2:type="similarity"/>
    </int2:bookmark>
    <int2:bookmark int2:bookmarkName="_Int_7nott8bv" int2:invalidationBookmarkName="" int2:hashCode="Jwpl/iEeouxxfq" int2:id="AipSdpJ9">
      <int2:state int2:value="Rejected" int2:type="similarity"/>
    </int2:bookmark>
    <int2:bookmark int2:bookmarkName="_Int_gMiZn63W" int2:invalidationBookmarkName="" int2:hashCode="kfvzUZWSQQhgsX" int2:id="AmkIYKCw">
      <int2:state int2:value="Rejected" int2:type="similarity"/>
    </int2:bookmark>
    <int2:bookmark int2:bookmarkName="_Int_0wVf3kf7" int2:invalidationBookmarkName="" int2:hashCode="Yx0uD/vXTjgtZG" int2:id="DDdBs6jZ">
      <int2:state int2:value="Rejected" int2:type="similarity"/>
    </int2:bookmark>
    <int2:bookmark int2:bookmarkName="_Int_7dmYwi9i" int2:invalidationBookmarkName="" int2:hashCode="wkLMjhK40/eZx7" int2:id="EfADbkOt">
      <int2:state int2:value="Rejected" int2:type="similarity"/>
    </int2:bookmark>
    <int2:bookmark int2:bookmarkName="_Int_PnEs04cc" int2:invalidationBookmarkName="" int2:hashCode="ISEg9PTyMY0Q3f" int2:id="HoXqLCe9">
      <int2:state int2:value="Rejected" int2:type="similarity"/>
    </int2:bookmark>
    <int2:bookmark int2:bookmarkName="_Int_8tDOL1WN" int2:invalidationBookmarkName="" int2:hashCode="ao2oWFsSrMYoKD" int2:id="Mu6hrnOm">
      <int2:state int2:value="Rejected" int2:type="similarity"/>
    </int2:bookmark>
    <int2:bookmark int2:bookmarkName="_Int_zjJOtydd" int2:invalidationBookmarkName="" int2:hashCode="dQPGoYtnrlO79b" int2:id="RH1lf0zl">
      <int2:state int2:value="Rejected" int2:type="similarity"/>
    </int2:bookmark>
    <int2:bookmark int2:bookmarkName="_Int_soyLvIva" int2:invalidationBookmarkName="" int2:hashCode="4RDp2yJ85MBnPa" int2:id="VwBqtjF2">
      <int2:state int2:value="Rejected" int2:type="similarity"/>
    </int2:bookmark>
    <int2:bookmark int2:bookmarkName="_Int_UOdtaxM8" int2:invalidationBookmarkName="" int2:hashCode="7tFBnWJodrisUS" int2:id="W6zATv4c">
      <int2:state int2:value="Rejected" int2:type="similarity"/>
    </int2:bookmark>
    <int2:bookmark int2:bookmarkName="_Int_YNVhnzr4" int2:invalidationBookmarkName="" int2:hashCode="WlkGHlQP5q9P9/" int2:id="WTuFW9Or">
      <int2:state int2:value="Rejected" int2:type="similarity"/>
    </int2:bookmark>
    <int2:bookmark int2:bookmarkName="_Int_m0hLZJKG" int2:invalidationBookmarkName="" int2:hashCode="c9X+Olzhk9FY5I" int2:id="ZP7f8B6H">
      <int2:state int2:value="Rejected" int2:type="similarity"/>
    </int2:bookmark>
    <int2:bookmark int2:bookmarkName="_Int_3386iD1L" int2:invalidationBookmarkName="" int2:hashCode="kb7x1qndyQHfBW" int2:id="cDfa1gyW">
      <int2:state int2:value="Rejected" int2:type="similarity"/>
    </int2:bookmark>
    <int2:bookmark int2:bookmarkName="_Int_XHNaSX2g" int2:invalidationBookmarkName="" int2:hashCode="xveo1YZ/9G6fHt" int2:id="cVdM9LVv">
      <int2:state int2:value="Rejected" int2:type="similarity"/>
    </int2:bookmark>
    <int2:bookmark int2:bookmarkName="_Int_OdNN9IVh" int2:invalidationBookmarkName="" int2:hashCode="uxpMlSeRRxNJhw" int2:id="dsG89Fuf">
      <int2:state int2:value="Rejected" int2:type="similarity"/>
    </int2:bookmark>
    <int2:bookmark int2:bookmarkName="_Int_oomhmmwu" int2:invalidationBookmarkName="" int2:hashCode="8Y9bFIwkBpu4XS" int2:id="hoCTGB7M">
      <int2:state int2:value="Rejected" int2:type="similarity"/>
    </int2:bookmark>
    <int2:bookmark int2:bookmarkName="_Int_7g7VVxsQ" int2:invalidationBookmarkName="" int2:hashCode="zMHWbG5t/740Cx" int2:id="i04mhaI3">
      <int2:state int2:value="Rejected" int2:type="similarity"/>
    </int2:bookmark>
    <int2:bookmark int2:bookmarkName="_Int_9PLvn9q8" int2:invalidationBookmarkName="" int2:hashCode="7OHFXcM0EtyW0u" int2:id="la5Qz6ca">
      <int2:state int2:value="Rejected" int2:type="similarity"/>
    </int2:bookmark>
    <int2:bookmark int2:bookmarkName="_Int_JLxiY2Df" int2:invalidationBookmarkName="" int2:hashCode="sfs97ZjbN5BdFy" int2:id="lxG5Bwgi">
      <int2:state int2:value="Rejected" int2:type="similarity"/>
    </int2:bookmark>
    <int2:bookmark int2:bookmarkName="_Int_MmczO7Wb" int2:invalidationBookmarkName="" int2:hashCode="NxY+FRSEKprExZ" int2:id="msbKDpRM">
      <int2:state int2:value="Rejected" int2:type="similarity"/>
    </int2:bookmark>
    <int2:bookmark int2:bookmarkName="_Int_IuMPugpq" int2:invalidationBookmarkName="" int2:hashCode="HhYl/OjyuiiEip" int2:id="u1WyIGZZ">
      <int2:state int2:value="Rejected" int2:type="similarity"/>
    </int2:bookmark>
    <int2:bookmark int2:bookmarkName="_Int_D2MSB3Iv" int2:invalidationBookmarkName="" int2:hashCode="74cBXi/j7vwv4T" int2:id="uCmFXMgK">
      <int2:state int2:value="Rejected" int2:type="similarity"/>
    </int2:bookmark>
    <int2:bookmark int2:bookmarkName="_Int_eMpWWp2Y" int2:invalidationBookmarkName="" int2:hashCode="qNLnh5fl9QdDhI" int2:id="wJx6JI1L">
      <int2:state int2:value="Rejected" int2:type="similarity"/>
    </int2:bookmark>
    <int2:bookmark int2:bookmarkName="_Int_AqC8guwu" int2:invalidationBookmarkName="" int2:hashCode="iv1BadEvcBQ2Dk" int2:id="wmV8h2xz">
      <int2:state int2:value="Rejected" int2:type="similarity"/>
    </int2:bookmark>
    <int2:bookmark int2:bookmarkName="_Int_2Mu3bJJd" int2:invalidationBookmarkName="" int2:hashCode="fnV+LuY7E5S1bf" int2:id="x4xpe9G1">
      <int2:state int2:value="Rejected" int2:type="similarity"/>
    </int2:bookmark>
    <int2:bookmark int2:bookmarkName="_Int_03jp1Aeh" int2:invalidationBookmarkName="" int2:hashCode="LLx94V0s8N4iiE" int2:id="xq0MAxww">
      <int2:state int2:value="Rejected" int2:type="similarity"/>
    </int2:bookmark>
    <int2:bookmark int2:bookmarkName="_Int_aznHVA18" int2:invalidationBookmarkName="" int2:hashCode="W5nPWOmwvvKXJA" int2:id="yPxPSkA3">
      <int2:state int2:value="Rejected" int2:type="similarity"/>
    </int2:bookmark>
    <int2:bookmark int2:bookmarkName="_Int_z4hH45JW" int2:invalidationBookmarkName="" int2:hashCode="7q7eVUo/wit3h8" int2:id="yT50KX84">
      <int2:state int2:value="Rejected" int2:type="similarity"/>
    </int2:bookmark>
    <int2:bookmark int2:bookmarkName="_Int_4jmxGcwc" int2:invalidationBookmarkName="" int2:hashCode="+k1ausCTXWqJzN" int2:id="znODLQTk">
      <int2:state int2:value="Rejected" int2:type="similarity"/>
    </int2:bookmark>
    <int2:bookmark int2:bookmarkName="_Int_ntsQPcvK" int2:invalidationBookmarkName="" int2:hashCode="nWXTPrysQktWbz" int2:id="zxl3Bb7n">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099"/>
    <w:multiLevelType w:val="hybridMultilevel"/>
    <w:tmpl w:val="D90C388E"/>
    <w:lvl w:ilvl="0" w:tplc="F89E8906">
      <w:start w:val="1"/>
      <w:numFmt w:val="bullet"/>
      <w:lvlText w:val=""/>
      <w:lvlJc w:val="left"/>
      <w:pPr>
        <w:ind w:left="1080" w:hanging="360"/>
      </w:pPr>
      <w:rPr>
        <w:rFonts w:ascii="Symbol" w:hAnsi="Symbol"/>
      </w:rPr>
    </w:lvl>
    <w:lvl w:ilvl="1" w:tplc="54AA92CE">
      <w:start w:val="1"/>
      <w:numFmt w:val="bullet"/>
      <w:lvlText w:val=""/>
      <w:lvlJc w:val="left"/>
      <w:pPr>
        <w:ind w:left="1080" w:hanging="360"/>
      </w:pPr>
      <w:rPr>
        <w:rFonts w:ascii="Symbol" w:hAnsi="Symbol"/>
      </w:rPr>
    </w:lvl>
    <w:lvl w:ilvl="2" w:tplc="58A4E1CC">
      <w:start w:val="1"/>
      <w:numFmt w:val="bullet"/>
      <w:lvlText w:val=""/>
      <w:lvlJc w:val="left"/>
      <w:pPr>
        <w:ind w:left="1080" w:hanging="360"/>
      </w:pPr>
      <w:rPr>
        <w:rFonts w:ascii="Symbol" w:hAnsi="Symbol"/>
      </w:rPr>
    </w:lvl>
    <w:lvl w:ilvl="3" w:tplc="CD3C10B2">
      <w:start w:val="1"/>
      <w:numFmt w:val="bullet"/>
      <w:lvlText w:val=""/>
      <w:lvlJc w:val="left"/>
      <w:pPr>
        <w:ind w:left="1080" w:hanging="360"/>
      </w:pPr>
      <w:rPr>
        <w:rFonts w:ascii="Symbol" w:hAnsi="Symbol"/>
      </w:rPr>
    </w:lvl>
    <w:lvl w:ilvl="4" w:tplc="D2C6A14C">
      <w:start w:val="1"/>
      <w:numFmt w:val="bullet"/>
      <w:lvlText w:val=""/>
      <w:lvlJc w:val="left"/>
      <w:pPr>
        <w:ind w:left="1080" w:hanging="360"/>
      </w:pPr>
      <w:rPr>
        <w:rFonts w:ascii="Symbol" w:hAnsi="Symbol"/>
      </w:rPr>
    </w:lvl>
    <w:lvl w:ilvl="5" w:tplc="4C30279C">
      <w:start w:val="1"/>
      <w:numFmt w:val="bullet"/>
      <w:lvlText w:val=""/>
      <w:lvlJc w:val="left"/>
      <w:pPr>
        <w:ind w:left="1080" w:hanging="360"/>
      </w:pPr>
      <w:rPr>
        <w:rFonts w:ascii="Symbol" w:hAnsi="Symbol"/>
      </w:rPr>
    </w:lvl>
    <w:lvl w:ilvl="6" w:tplc="D4100230">
      <w:start w:val="1"/>
      <w:numFmt w:val="bullet"/>
      <w:lvlText w:val=""/>
      <w:lvlJc w:val="left"/>
      <w:pPr>
        <w:ind w:left="1080" w:hanging="360"/>
      </w:pPr>
      <w:rPr>
        <w:rFonts w:ascii="Symbol" w:hAnsi="Symbol"/>
      </w:rPr>
    </w:lvl>
    <w:lvl w:ilvl="7" w:tplc="45C06CFC">
      <w:start w:val="1"/>
      <w:numFmt w:val="bullet"/>
      <w:lvlText w:val=""/>
      <w:lvlJc w:val="left"/>
      <w:pPr>
        <w:ind w:left="1080" w:hanging="360"/>
      </w:pPr>
      <w:rPr>
        <w:rFonts w:ascii="Symbol" w:hAnsi="Symbol"/>
      </w:rPr>
    </w:lvl>
    <w:lvl w:ilvl="8" w:tplc="75DAC92C">
      <w:start w:val="1"/>
      <w:numFmt w:val="bullet"/>
      <w:lvlText w:val=""/>
      <w:lvlJc w:val="left"/>
      <w:pPr>
        <w:ind w:left="1080" w:hanging="360"/>
      </w:pPr>
      <w:rPr>
        <w:rFonts w:ascii="Symbol" w:hAnsi="Symbol"/>
      </w:rPr>
    </w:lvl>
  </w:abstractNum>
  <w:abstractNum w:abstractNumId="1" w15:restartNumberingAfterBreak="0">
    <w:nsid w:val="0C746D9D"/>
    <w:multiLevelType w:val="hybridMultilevel"/>
    <w:tmpl w:val="EF84613E"/>
    <w:lvl w:ilvl="0" w:tplc="2416B012">
      <w:start w:val="1"/>
      <w:numFmt w:val="bullet"/>
      <w:lvlText w:val=""/>
      <w:lvlJc w:val="left"/>
      <w:pPr>
        <w:ind w:left="1080" w:hanging="360"/>
      </w:pPr>
      <w:rPr>
        <w:rFonts w:ascii="Symbol" w:hAnsi="Symbol"/>
      </w:rPr>
    </w:lvl>
    <w:lvl w:ilvl="1" w:tplc="2D046E02">
      <w:start w:val="1"/>
      <w:numFmt w:val="bullet"/>
      <w:lvlText w:val=""/>
      <w:lvlJc w:val="left"/>
      <w:pPr>
        <w:ind w:left="1080" w:hanging="360"/>
      </w:pPr>
      <w:rPr>
        <w:rFonts w:ascii="Symbol" w:hAnsi="Symbol"/>
      </w:rPr>
    </w:lvl>
    <w:lvl w:ilvl="2" w:tplc="A3187430">
      <w:start w:val="1"/>
      <w:numFmt w:val="bullet"/>
      <w:lvlText w:val=""/>
      <w:lvlJc w:val="left"/>
      <w:pPr>
        <w:ind w:left="1080" w:hanging="360"/>
      </w:pPr>
      <w:rPr>
        <w:rFonts w:ascii="Symbol" w:hAnsi="Symbol"/>
      </w:rPr>
    </w:lvl>
    <w:lvl w:ilvl="3" w:tplc="B18A90E8">
      <w:start w:val="1"/>
      <w:numFmt w:val="bullet"/>
      <w:lvlText w:val=""/>
      <w:lvlJc w:val="left"/>
      <w:pPr>
        <w:ind w:left="1080" w:hanging="360"/>
      </w:pPr>
      <w:rPr>
        <w:rFonts w:ascii="Symbol" w:hAnsi="Symbol"/>
      </w:rPr>
    </w:lvl>
    <w:lvl w:ilvl="4" w:tplc="94C0FB66">
      <w:start w:val="1"/>
      <w:numFmt w:val="bullet"/>
      <w:lvlText w:val=""/>
      <w:lvlJc w:val="left"/>
      <w:pPr>
        <w:ind w:left="1080" w:hanging="360"/>
      </w:pPr>
      <w:rPr>
        <w:rFonts w:ascii="Symbol" w:hAnsi="Symbol"/>
      </w:rPr>
    </w:lvl>
    <w:lvl w:ilvl="5" w:tplc="FCB2DCD4">
      <w:start w:val="1"/>
      <w:numFmt w:val="bullet"/>
      <w:lvlText w:val=""/>
      <w:lvlJc w:val="left"/>
      <w:pPr>
        <w:ind w:left="1080" w:hanging="360"/>
      </w:pPr>
      <w:rPr>
        <w:rFonts w:ascii="Symbol" w:hAnsi="Symbol"/>
      </w:rPr>
    </w:lvl>
    <w:lvl w:ilvl="6" w:tplc="307A32C4">
      <w:start w:val="1"/>
      <w:numFmt w:val="bullet"/>
      <w:lvlText w:val=""/>
      <w:lvlJc w:val="left"/>
      <w:pPr>
        <w:ind w:left="1080" w:hanging="360"/>
      </w:pPr>
      <w:rPr>
        <w:rFonts w:ascii="Symbol" w:hAnsi="Symbol"/>
      </w:rPr>
    </w:lvl>
    <w:lvl w:ilvl="7" w:tplc="D0EC6D70">
      <w:start w:val="1"/>
      <w:numFmt w:val="bullet"/>
      <w:lvlText w:val=""/>
      <w:lvlJc w:val="left"/>
      <w:pPr>
        <w:ind w:left="1080" w:hanging="360"/>
      </w:pPr>
      <w:rPr>
        <w:rFonts w:ascii="Symbol" w:hAnsi="Symbol"/>
      </w:rPr>
    </w:lvl>
    <w:lvl w:ilvl="8" w:tplc="F4D07278">
      <w:start w:val="1"/>
      <w:numFmt w:val="bullet"/>
      <w:lvlText w:val=""/>
      <w:lvlJc w:val="left"/>
      <w:pPr>
        <w:ind w:left="1080" w:hanging="360"/>
      </w:pPr>
      <w:rPr>
        <w:rFonts w:ascii="Symbol" w:hAnsi="Symbol"/>
      </w:rPr>
    </w:lvl>
  </w:abstractNum>
  <w:abstractNum w:abstractNumId="2" w15:restartNumberingAfterBreak="0">
    <w:nsid w:val="0E1B6075"/>
    <w:multiLevelType w:val="hybridMultilevel"/>
    <w:tmpl w:val="419ED126"/>
    <w:lvl w:ilvl="0" w:tplc="308E1BD4">
      <w:start w:val="1"/>
      <w:numFmt w:val="bullet"/>
      <w:lvlText w:val=""/>
      <w:lvlJc w:val="left"/>
      <w:pPr>
        <w:ind w:left="1080" w:hanging="360"/>
      </w:pPr>
      <w:rPr>
        <w:rFonts w:ascii="Symbol" w:hAnsi="Symbol"/>
      </w:rPr>
    </w:lvl>
    <w:lvl w:ilvl="1" w:tplc="1A94EEC0">
      <w:start w:val="1"/>
      <w:numFmt w:val="bullet"/>
      <w:lvlText w:val=""/>
      <w:lvlJc w:val="left"/>
      <w:pPr>
        <w:ind w:left="1080" w:hanging="360"/>
      </w:pPr>
      <w:rPr>
        <w:rFonts w:ascii="Symbol" w:hAnsi="Symbol"/>
      </w:rPr>
    </w:lvl>
    <w:lvl w:ilvl="2" w:tplc="03CA9528">
      <w:start w:val="1"/>
      <w:numFmt w:val="bullet"/>
      <w:lvlText w:val=""/>
      <w:lvlJc w:val="left"/>
      <w:pPr>
        <w:ind w:left="1080" w:hanging="360"/>
      </w:pPr>
      <w:rPr>
        <w:rFonts w:ascii="Symbol" w:hAnsi="Symbol"/>
      </w:rPr>
    </w:lvl>
    <w:lvl w:ilvl="3" w:tplc="82928F64">
      <w:start w:val="1"/>
      <w:numFmt w:val="bullet"/>
      <w:lvlText w:val=""/>
      <w:lvlJc w:val="left"/>
      <w:pPr>
        <w:ind w:left="1080" w:hanging="360"/>
      </w:pPr>
      <w:rPr>
        <w:rFonts w:ascii="Symbol" w:hAnsi="Symbol"/>
      </w:rPr>
    </w:lvl>
    <w:lvl w:ilvl="4" w:tplc="98AC8DEE">
      <w:start w:val="1"/>
      <w:numFmt w:val="bullet"/>
      <w:lvlText w:val=""/>
      <w:lvlJc w:val="left"/>
      <w:pPr>
        <w:ind w:left="1080" w:hanging="360"/>
      </w:pPr>
      <w:rPr>
        <w:rFonts w:ascii="Symbol" w:hAnsi="Symbol"/>
      </w:rPr>
    </w:lvl>
    <w:lvl w:ilvl="5" w:tplc="887EE086">
      <w:start w:val="1"/>
      <w:numFmt w:val="bullet"/>
      <w:lvlText w:val=""/>
      <w:lvlJc w:val="left"/>
      <w:pPr>
        <w:ind w:left="1080" w:hanging="360"/>
      </w:pPr>
      <w:rPr>
        <w:rFonts w:ascii="Symbol" w:hAnsi="Symbol"/>
      </w:rPr>
    </w:lvl>
    <w:lvl w:ilvl="6" w:tplc="336C1C5C">
      <w:start w:val="1"/>
      <w:numFmt w:val="bullet"/>
      <w:lvlText w:val=""/>
      <w:lvlJc w:val="left"/>
      <w:pPr>
        <w:ind w:left="1080" w:hanging="360"/>
      </w:pPr>
      <w:rPr>
        <w:rFonts w:ascii="Symbol" w:hAnsi="Symbol"/>
      </w:rPr>
    </w:lvl>
    <w:lvl w:ilvl="7" w:tplc="4844F076">
      <w:start w:val="1"/>
      <w:numFmt w:val="bullet"/>
      <w:lvlText w:val=""/>
      <w:lvlJc w:val="left"/>
      <w:pPr>
        <w:ind w:left="1080" w:hanging="360"/>
      </w:pPr>
      <w:rPr>
        <w:rFonts w:ascii="Symbol" w:hAnsi="Symbol"/>
      </w:rPr>
    </w:lvl>
    <w:lvl w:ilvl="8" w:tplc="69AE95E0">
      <w:start w:val="1"/>
      <w:numFmt w:val="bullet"/>
      <w:lvlText w:val=""/>
      <w:lvlJc w:val="left"/>
      <w:pPr>
        <w:ind w:left="1080" w:hanging="360"/>
      </w:pPr>
      <w:rPr>
        <w:rFonts w:ascii="Symbol" w:hAnsi="Symbol"/>
      </w:rPr>
    </w:lvl>
  </w:abstractNum>
  <w:abstractNum w:abstractNumId="3" w15:restartNumberingAfterBreak="0">
    <w:nsid w:val="10C3438A"/>
    <w:multiLevelType w:val="hybridMultilevel"/>
    <w:tmpl w:val="A888EB58"/>
    <w:lvl w:ilvl="0" w:tplc="45448ECE">
      <w:start w:val="1"/>
      <w:numFmt w:val="bullet"/>
      <w:lvlText w:val=""/>
      <w:lvlJc w:val="left"/>
      <w:pPr>
        <w:ind w:left="1080" w:hanging="360"/>
      </w:pPr>
      <w:rPr>
        <w:rFonts w:ascii="Symbol" w:hAnsi="Symbol"/>
      </w:rPr>
    </w:lvl>
    <w:lvl w:ilvl="1" w:tplc="18E69E76">
      <w:start w:val="1"/>
      <w:numFmt w:val="bullet"/>
      <w:lvlText w:val=""/>
      <w:lvlJc w:val="left"/>
      <w:pPr>
        <w:ind w:left="1440" w:hanging="360"/>
      </w:pPr>
      <w:rPr>
        <w:rFonts w:ascii="Symbol" w:hAnsi="Symbol"/>
      </w:rPr>
    </w:lvl>
    <w:lvl w:ilvl="2" w:tplc="6CD6C282">
      <w:start w:val="1"/>
      <w:numFmt w:val="bullet"/>
      <w:lvlText w:val=""/>
      <w:lvlJc w:val="left"/>
      <w:pPr>
        <w:ind w:left="1080" w:hanging="360"/>
      </w:pPr>
      <w:rPr>
        <w:rFonts w:ascii="Symbol" w:hAnsi="Symbol"/>
      </w:rPr>
    </w:lvl>
    <w:lvl w:ilvl="3" w:tplc="B1082ABE">
      <w:start w:val="1"/>
      <w:numFmt w:val="bullet"/>
      <w:lvlText w:val=""/>
      <w:lvlJc w:val="left"/>
      <w:pPr>
        <w:ind w:left="1080" w:hanging="360"/>
      </w:pPr>
      <w:rPr>
        <w:rFonts w:ascii="Symbol" w:hAnsi="Symbol"/>
      </w:rPr>
    </w:lvl>
    <w:lvl w:ilvl="4" w:tplc="1B8C368C">
      <w:start w:val="1"/>
      <w:numFmt w:val="bullet"/>
      <w:lvlText w:val=""/>
      <w:lvlJc w:val="left"/>
      <w:pPr>
        <w:ind w:left="1080" w:hanging="360"/>
      </w:pPr>
      <w:rPr>
        <w:rFonts w:ascii="Symbol" w:hAnsi="Symbol"/>
      </w:rPr>
    </w:lvl>
    <w:lvl w:ilvl="5" w:tplc="E0A0F4CE">
      <w:start w:val="1"/>
      <w:numFmt w:val="bullet"/>
      <w:lvlText w:val=""/>
      <w:lvlJc w:val="left"/>
      <w:pPr>
        <w:ind w:left="1080" w:hanging="360"/>
      </w:pPr>
      <w:rPr>
        <w:rFonts w:ascii="Symbol" w:hAnsi="Symbol"/>
      </w:rPr>
    </w:lvl>
    <w:lvl w:ilvl="6" w:tplc="359628D6">
      <w:start w:val="1"/>
      <w:numFmt w:val="bullet"/>
      <w:lvlText w:val=""/>
      <w:lvlJc w:val="left"/>
      <w:pPr>
        <w:ind w:left="1080" w:hanging="360"/>
      </w:pPr>
      <w:rPr>
        <w:rFonts w:ascii="Symbol" w:hAnsi="Symbol"/>
      </w:rPr>
    </w:lvl>
    <w:lvl w:ilvl="7" w:tplc="FF085BAC">
      <w:start w:val="1"/>
      <w:numFmt w:val="bullet"/>
      <w:lvlText w:val=""/>
      <w:lvlJc w:val="left"/>
      <w:pPr>
        <w:ind w:left="1080" w:hanging="360"/>
      </w:pPr>
      <w:rPr>
        <w:rFonts w:ascii="Symbol" w:hAnsi="Symbol"/>
      </w:rPr>
    </w:lvl>
    <w:lvl w:ilvl="8" w:tplc="2CE2414A">
      <w:start w:val="1"/>
      <w:numFmt w:val="bullet"/>
      <w:lvlText w:val=""/>
      <w:lvlJc w:val="left"/>
      <w:pPr>
        <w:ind w:left="1080" w:hanging="360"/>
      </w:pPr>
      <w:rPr>
        <w:rFonts w:ascii="Symbol" w:hAnsi="Symbol"/>
      </w:rPr>
    </w:lvl>
  </w:abstractNum>
  <w:abstractNum w:abstractNumId="4" w15:restartNumberingAfterBreak="0">
    <w:nsid w:val="19A63614"/>
    <w:multiLevelType w:val="hybridMultilevel"/>
    <w:tmpl w:val="9B06D2A4"/>
    <w:lvl w:ilvl="0" w:tplc="9CC6D9A6">
      <w:start w:val="1"/>
      <w:numFmt w:val="bullet"/>
      <w:lvlText w:val=""/>
      <w:lvlJc w:val="left"/>
      <w:pPr>
        <w:ind w:left="1080" w:hanging="360"/>
      </w:pPr>
      <w:rPr>
        <w:rFonts w:ascii="Symbol" w:hAnsi="Symbol"/>
      </w:rPr>
    </w:lvl>
    <w:lvl w:ilvl="1" w:tplc="69AC6D70">
      <w:start w:val="1"/>
      <w:numFmt w:val="bullet"/>
      <w:lvlText w:val=""/>
      <w:lvlJc w:val="left"/>
      <w:pPr>
        <w:ind w:left="1080" w:hanging="360"/>
      </w:pPr>
      <w:rPr>
        <w:rFonts w:ascii="Symbol" w:hAnsi="Symbol"/>
      </w:rPr>
    </w:lvl>
    <w:lvl w:ilvl="2" w:tplc="C762ABB8">
      <w:start w:val="1"/>
      <w:numFmt w:val="bullet"/>
      <w:lvlText w:val=""/>
      <w:lvlJc w:val="left"/>
      <w:pPr>
        <w:ind w:left="1080" w:hanging="360"/>
      </w:pPr>
      <w:rPr>
        <w:rFonts w:ascii="Symbol" w:hAnsi="Symbol"/>
      </w:rPr>
    </w:lvl>
    <w:lvl w:ilvl="3" w:tplc="57B8B680">
      <w:start w:val="1"/>
      <w:numFmt w:val="bullet"/>
      <w:lvlText w:val=""/>
      <w:lvlJc w:val="left"/>
      <w:pPr>
        <w:ind w:left="1080" w:hanging="360"/>
      </w:pPr>
      <w:rPr>
        <w:rFonts w:ascii="Symbol" w:hAnsi="Symbol"/>
      </w:rPr>
    </w:lvl>
    <w:lvl w:ilvl="4" w:tplc="D45A249A">
      <w:start w:val="1"/>
      <w:numFmt w:val="bullet"/>
      <w:lvlText w:val=""/>
      <w:lvlJc w:val="left"/>
      <w:pPr>
        <w:ind w:left="1080" w:hanging="360"/>
      </w:pPr>
      <w:rPr>
        <w:rFonts w:ascii="Symbol" w:hAnsi="Symbol"/>
      </w:rPr>
    </w:lvl>
    <w:lvl w:ilvl="5" w:tplc="6D9801A4">
      <w:start w:val="1"/>
      <w:numFmt w:val="bullet"/>
      <w:lvlText w:val=""/>
      <w:lvlJc w:val="left"/>
      <w:pPr>
        <w:ind w:left="1080" w:hanging="360"/>
      </w:pPr>
      <w:rPr>
        <w:rFonts w:ascii="Symbol" w:hAnsi="Symbol"/>
      </w:rPr>
    </w:lvl>
    <w:lvl w:ilvl="6" w:tplc="2DD0CA5E">
      <w:start w:val="1"/>
      <w:numFmt w:val="bullet"/>
      <w:lvlText w:val=""/>
      <w:lvlJc w:val="left"/>
      <w:pPr>
        <w:ind w:left="1080" w:hanging="360"/>
      </w:pPr>
      <w:rPr>
        <w:rFonts w:ascii="Symbol" w:hAnsi="Symbol"/>
      </w:rPr>
    </w:lvl>
    <w:lvl w:ilvl="7" w:tplc="EBAE1D52">
      <w:start w:val="1"/>
      <w:numFmt w:val="bullet"/>
      <w:lvlText w:val=""/>
      <w:lvlJc w:val="left"/>
      <w:pPr>
        <w:ind w:left="1080" w:hanging="360"/>
      </w:pPr>
      <w:rPr>
        <w:rFonts w:ascii="Symbol" w:hAnsi="Symbol"/>
      </w:rPr>
    </w:lvl>
    <w:lvl w:ilvl="8" w:tplc="4F3ACDDA">
      <w:start w:val="1"/>
      <w:numFmt w:val="bullet"/>
      <w:lvlText w:val=""/>
      <w:lvlJc w:val="left"/>
      <w:pPr>
        <w:ind w:left="1080" w:hanging="360"/>
      </w:pPr>
      <w:rPr>
        <w:rFonts w:ascii="Symbol" w:hAnsi="Symbol"/>
      </w:rPr>
    </w:lvl>
  </w:abstractNum>
  <w:abstractNum w:abstractNumId="5" w15:restartNumberingAfterBreak="0">
    <w:nsid w:val="19C30B73"/>
    <w:multiLevelType w:val="hybridMultilevel"/>
    <w:tmpl w:val="65F01E06"/>
    <w:lvl w:ilvl="0" w:tplc="D2885E36">
      <w:start w:val="1"/>
      <w:numFmt w:val="bullet"/>
      <w:lvlText w:val=""/>
      <w:lvlJc w:val="left"/>
      <w:pPr>
        <w:ind w:left="1080" w:hanging="360"/>
      </w:pPr>
      <w:rPr>
        <w:rFonts w:ascii="Symbol" w:hAnsi="Symbol"/>
      </w:rPr>
    </w:lvl>
    <w:lvl w:ilvl="1" w:tplc="4134BCE0">
      <w:start w:val="1"/>
      <w:numFmt w:val="bullet"/>
      <w:lvlText w:val=""/>
      <w:lvlJc w:val="left"/>
      <w:pPr>
        <w:ind w:left="1440" w:hanging="360"/>
      </w:pPr>
      <w:rPr>
        <w:rFonts w:ascii="Symbol" w:hAnsi="Symbol"/>
      </w:rPr>
    </w:lvl>
    <w:lvl w:ilvl="2" w:tplc="301AB796">
      <w:start w:val="1"/>
      <w:numFmt w:val="bullet"/>
      <w:lvlText w:val=""/>
      <w:lvlJc w:val="left"/>
      <w:pPr>
        <w:ind w:left="1080" w:hanging="360"/>
      </w:pPr>
      <w:rPr>
        <w:rFonts w:ascii="Symbol" w:hAnsi="Symbol"/>
      </w:rPr>
    </w:lvl>
    <w:lvl w:ilvl="3" w:tplc="8DEACA2C">
      <w:start w:val="1"/>
      <w:numFmt w:val="bullet"/>
      <w:lvlText w:val=""/>
      <w:lvlJc w:val="left"/>
      <w:pPr>
        <w:ind w:left="1080" w:hanging="360"/>
      </w:pPr>
      <w:rPr>
        <w:rFonts w:ascii="Symbol" w:hAnsi="Symbol"/>
      </w:rPr>
    </w:lvl>
    <w:lvl w:ilvl="4" w:tplc="76B6C0E4">
      <w:start w:val="1"/>
      <w:numFmt w:val="bullet"/>
      <w:lvlText w:val=""/>
      <w:lvlJc w:val="left"/>
      <w:pPr>
        <w:ind w:left="1080" w:hanging="360"/>
      </w:pPr>
      <w:rPr>
        <w:rFonts w:ascii="Symbol" w:hAnsi="Symbol"/>
      </w:rPr>
    </w:lvl>
    <w:lvl w:ilvl="5" w:tplc="A1D86C46">
      <w:start w:val="1"/>
      <w:numFmt w:val="bullet"/>
      <w:lvlText w:val=""/>
      <w:lvlJc w:val="left"/>
      <w:pPr>
        <w:ind w:left="1080" w:hanging="360"/>
      </w:pPr>
      <w:rPr>
        <w:rFonts w:ascii="Symbol" w:hAnsi="Symbol"/>
      </w:rPr>
    </w:lvl>
    <w:lvl w:ilvl="6" w:tplc="3FFAEF9E">
      <w:start w:val="1"/>
      <w:numFmt w:val="bullet"/>
      <w:lvlText w:val=""/>
      <w:lvlJc w:val="left"/>
      <w:pPr>
        <w:ind w:left="1080" w:hanging="360"/>
      </w:pPr>
      <w:rPr>
        <w:rFonts w:ascii="Symbol" w:hAnsi="Symbol"/>
      </w:rPr>
    </w:lvl>
    <w:lvl w:ilvl="7" w:tplc="3D9E4E38">
      <w:start w:val="1"/>
      <w:numFmt w:val="bullet"/>
      <w:lvlText w:val=""/>
      <w:lvlJc w:val="left"/>
      <w:pPr>
        <w:ind w:left="1080" w:hanging="360"/>
      </w:pPr>
      <w:rPr>
        <w:rFonts w:ascii="Symbol" w:hAnsi="Symbol"/>
      </w:rPr>
    </w:lvl>
    <w:lvl w:ilvl="8" w:tplc="23EC8E84">
      <w:start w:val="1"/>
      <w:numFmt w:val="bullet"/>
      <w:lvlText w:val=""/>
      <w:lvlJc w:val="left"/>
      <w:pPr>
        <w:ind w:left="1080" w:hanging="360"/>
      </w:pPr>
      <w:rPr>
        <w:rFonts w:ascii="Symbol" w:hAnsi="Symbol"/>
      </w:rPr>
    </w:lvl>
  </w:abstractNum>
  <w:abstractNum w:abstractNumId="6" w15:restartNumberingAfterBreak="0">
    <w:nsid w:val="1DC11C3B"/>
    <w:multiLevelType w:val="hybridMultilevel"/>
    <w:tmpl w:val="EB8CFD12"/>
    <w:lvl w:ilvl="0" w:tplc="EDFC8AE4">
      <w:start w:val="1"/>
      <w:numFmt w:val="bullet"/>
      <w:lvlText w:val="•"/>
      <w:lvlJc w:val="left"/>
      <w:pPr>
        <w:ind w:left="720" w:hanging="360"/>
      </w:pPr>
      <w:rPr>
        <w:rFonts w:ascii="Arial" w:hAnsi="Aria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D467AA"/>
    <w:multiLevelType w:val="multilevel"/>
    <w:tmpl w:val="5B3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395"/>
    <w:multiLevelType w:val="hybridMultilevel"/>
    <w:tmpl w:val="FCE6A0EC"/>
    <w:lvl w:ilvl="0" w:tplc="F34C3576">
      <w:start w:val="1"/>
      <w:numFmt w:val="bullet"/>
      <w:lvlText w:val=""/>
      <w:lvlJc w:val="left"/>
      <w:pPr>
        <w:ind w:left="1080" w:hanging="360"/>
      </w:pPr>
      <w:rPr>
        <w:rFonts w:ascii="Symbol" w:hAnsi="Symbol"/>
      </w:rPr>
    </w:lvl>
    <w:lvl w:ilvl="1" w:tplc="4836B886">
      <w:start w:val="1"/>
      <w:numFmt w:val="bullet"/>
      <w:lvlText w:val=""/>
      <w:lvlJc w:val="left"/>
      <w:pPr>
        <w:ind w:left="1080" w:hanging="360"/>
      </w:pPr>
      <w:rPr>
        <w:rFonts w:ascii="Symbol" w:hAnsi="Symbol"/>
      </w:rPr>
    </w:lvl>
    <w:lvl w:ilvl="2" w:tplc="9B6AB740">
      <w:start w:val="1"/>
      <w:numFmt w:val="bullet"/>
      <w:lvlText w:val=""/>
      <w:lvlJc w:val="left"/>
      <w:pPr>
        <w:ind w:left="1080" w:hanging="360"/>
      </w:pPr>
      <w:rPr>
        <w:rFonts w:ascii="Symbol" w:hAnsi="Symbol"/>
      </w:rPr>
    </w:lvl>
    <w:lvl w:ilvl="3" w:tplc="93581A22">
      <w:start w:val="1"/>
      <w:numFmt w:val="bullet"/>
      <w:lvlText w:val=""/>
      <w:lvlJc w:val="left"/>
      <w:pPr>
        <w:ind w:left="1080" w:hanging="360"/>
      </w:pPr>
      <w:rPr>
        <w:rFonts w:ascii="Symbol" w:hAnsi="Symbol"/>
      </w:rPr>
    </w:lvl>
    <w:lvl w:ilvl="4" w:tplc="11065934">
      <w:start w:val="1"/>
      <w:numFmt w:val="bullet"/>
      <w:lvlText w:val=""/>
      <w:lvlJc w:val="left"/>
      <w:pPr>
        <w:ind w:left="1080" w:hanging="360"/>
      </w:pPr>
      <w:rPr>
        <w:rFonts w:ascii="Symbol" w:hAnsi="Symbol"/>
      </w:rPr>
    </w:lvl>
    <w:lvl w:ilvl="5" w:tplc="9482C246">
      <w:start w:val="1"/>
      <w:numFmt w:val="bullet"/>
      <w:lvlText w:val=""/>
      <w:lvlJc w:val="left"/>
      <w:pPr>
        <w:ind w:left="1080" w:hanging="360"/>
      </w:pPr>
      <w:rPr>
        <w:rFonts w:ascii="Symbol" w:hAnsi="Symbol"/>
      </w:rPr>
    </w:lvl>
    <w:lvl w:ilvl="6" w:tplc="77BE22F0">
      <w:start w:val="1"/>
      <w:numFmt w:val="bullet"/>
      <w:lvlText w:val=""/>
      <w:lvlJc w:val="left"/>
      <w:pPr>
        <w:ind w:left="1080" w:hanging="360"/>
      </w:pPr>
      <w:rPr>
        <w:rFonts w:ascii="Symbol" w:hAnsi="Symbol"/>
      </w:rPr>
    </w:lvl>
    <w:lvl w:ilvl="7" w:tplc="A28A2C76">
      <w:start w:val="1"/>
      <w:numFmt w:val="bullet"/>
      <w:lvlText w:val=""/>
      <w:lvlJc w:val="left"/>
      <w:pPr>
        <w:ind w:left="1080" w:hanging="360"/>
      </w:pPr>
      <w:rPr>
        <w:rFonts w:ascii="Symbol" w:hAnsi="Symbol"/>
      </w:rPr>
    </w:lvl>
    <w:lvl w:ilvl="8" w:tplc="23108750">
      <w:start w:val="1"/>
      <w:numFmt w:val="bullet"/>
      <w:lvlText w:val=""/>
      <w:lvlJc w:val="left"/>
      <w:pPr>
        <w:ind w:left="1080" w:hanging="360"/>
      </w:pPr>
      <w:rPr>
        <w:rFonts w:ascii="Symbol" w:hAnsi="Symbol"/>
      </w:rPr>
    </w:lvl>
  </w:abstractNum>
  <w:abstractNum w:abstractNumId="9" w15:restartNumberingAfterBreak="0">
    <w:nsid w:val="2BBC7A45"/>
    <w:multiLevelType w:val="hybridMultilevel"/>
    <w:tmpl w:val="25A0DBC2"/>
    <w:lvl w:ilvl="0" w:tplc="32E623CA">
      <w:start w:val="1"/>
      <w:numFmt w:val="bullet"/>
      <w:lvlText w:val=""/>
      <w:lvlJc w:val="left"/>
      <w:pPr>
        <w:ind w:left="1080" w:hanging="360"/>
      </w:pPr>
      <w:rPr>
        <w:rFonts w:ascii="Symbol" w:hAnsi="Symbol"/>
      </w:rPr>
    </w:lvl>
    <w:lvl w:ilvl="1" w:tplc="59265CD4">
      <w:start w:val="1"/>
      <w:numFmt w:val="bullet"/>
      <w:lvlText w:val=""/>
      <w:lvlJc w:val="left"/>
      <w:pPr>
        <w:ind w:left="1440" w:hanging="360"/>
      </w:pPr>
      <w:rPr>
        <w:rFonts w:ascii="Symbol" w:hAnsi="Symbol"/>
      </w:rPr>
    </w:lvl>
    <w:lvl w:ilvl="2" w:tplc="46520D20">
      <w:start w:val="1"/>
      <w:numFmt w:val="bullet"/>
      <w:lvlText w:val=""/>
      <w:lvlJc w:val="left"/>
      <w:pPr>
        <w:ind w:left="1080" w:hanging="360"/>
      </w:pPr>
      <w:rPr>
        <w:rFonts w:ascii="Symbol" w:hAnsi="Symbol"/>
      </w:rPr>
    </w:lvl>
    <w:lvl w:ilvl="3" w:tplc="083C2C64">
      <w:start w:val="1"/>
      <w:numFmt w:val="bullet"/>
      <w:lvlText w:val=""/>
      <w:lvlJc w:val="left"/>
      <w:pPr>
        <w:ind w:left="1080" w:hanging="360"/>
      </w:pPr>
      <w:rPr>
        <w:rFonts w:ascii="Symbol" w:hAnsi="Symbol"/>
      </w:rPr>
    </w:lvl>
    <w:lvl w:ilvl="4" w:tplc="5FB4DCEE">
      <w:start w:val="1"/>
      <w:numFmt w:val="bullet"/>
      <w:lvlText w:val=""/>
      <w:lvlJc w:val="left"/>
      <w:pPr>
        <w:ind w:left="1080" w:hanging="360"/>
      </w:pPr>
      <w:rPr>
        <w:rFonts w:ascii="Symbol" w:hAnsi="Symbol"/>
      </w:rPr>
    </w:lvl>
    <w:lvl w:ilvl="5" w:tplc="43E886D2">
      <w:start w:val="1"/>
      <w:numFmt w:val="bullet"/>
      <w:lvlText w:val=""/>
      <w:lvlJc w:val="left"/>
      <w:pPr>
        <w:ind w:left="1080" w:hanging="360"/>
      </w:pPr>
      <w:rPr>
        <w:rFonts w:ascii="Symbol" w:hAnsi="Symbol"/>
      </w:rPr>
    </w:lvl>
    <w:lvl w:ilvl="6" w:tplc="8AECEFFC">
      <w:start w:val="1"/>
      <w:numFmt w:val="bullet"/>
      <w:lvlText w:val=""/>
      <w:lvlJc w:val="left"/>
      <w:pPr>
        <w:ind w:left="1080" w:hanging="360"/>
      </w:pPr>
      <w:rPr>
        <w:rFonts w:ascii="Symbol" w:hAnsi="Symbol"/>
      </w:rPr>
    </w:lvl>
    <w:lvl w:ilvl="7" w:tplc="5E88E3B4">
      <w:start w:val="1"/>
      <w:numFmt w:val="bullet"/>
      <w:lvlText w:val=""/>
      <w:lvlJc w:val="left"/>
      <w:pPr>
        <w:ind w:left="1080" w:hanging="360"/>
      </w:pPr>
      <w:rPr>
        <w:rFonts w:ascii="Symbol" w:hAnsi="Symbol"/>
      </w:rPr>
    </w:lvl>
    <w:lvl w:ilvl="8" w:tplc="229E84CE">
      <w:start w:val="1"/>
      <w:numFmt w:val="bullet"/>
      <w:lvlText w:val=""/>
      <w:lvlJc w:val="left"/>
      <w:pPr>
        <w:ind w:left="1080" w:hanging="360"/>
      </w:pPr>
      <w:rPr>
        <w:rFonts w:ascii="Symbol" w:hAnsi="Symbol"/>
      </w:rPr>
    </w:lvl>
  </w:abstractNum>
  <w:abstractNum w:abstractNumId="10" w15:restartNumberingAfterBreak="0">
    <w:nsid w:val="2C4623F5"/>
    <w:multiLevelType w:val="hybridMultilevel"/>
    <w:tmpl w:val="6FDCDFCA"/>
    <w:lvl w:ilvl="0" w:tplc="07988E7A">
      <w:start w:val="1"/>
      <w:numFmt w:val="bullet"/>
      <w:lvlText w:val=""/>
      <w:lvlJc w:val="left"/>
      <w:pPr>
        <w:ind w:left="720" w:hanging="360"/>
      </w:pPr>
      <w:rPr>
        <w:rFonts w:ascii="Symbol" w:hAnsi="Symbol"/>
      </w:rPr>
    </w:lvl>
    <w:lvl w:ilvl="1" w:tplc="74D6ADCA">
      <w:start w:val="1"/>
      <w:numFmt w:val="bullet"/>
      <w:lvlText w:val=""/>
      <w:lvlJc w:val="left"/>
      <w:pPr>
        <w:ind w:left="720" w:hanging="360"/>
      </w:pPr>
      <w:rPr>
        <w:rFonts w:ascii="Symbol" w:hAnsi="Symbol"/>
      </w:rPr>
    </w:lvl>
    <w:lvl w:ilvl="2" w:tplc="8DB87116">
      <w:start w:val="1"/>
      <w:numFmt w:val="bullet"/>
      <w:lvlText w:val=""/>
      <w:lvlJc w:val="left"/>
      <w:pPr>
        <w:ind w:left="720" w:hanging="360"/>
      </w:pPr>
      <w:rPr>
        <w:rFonts w:ascii="Symbol" w:hAnsi="Symbol"/>
      </w:rPr>
    </w:lvl>
    <w:lvl w:ilvl="3" w:tplc="F6582654">
      <w:start w:val="1"/>
      <w:numFmt w:val="bullet"/>
      <w:lvlText w:val=""/>
      <w:lvlJc w:val="left"/>
      <w:pPr>
        <w:ind w:left="720" w:hanging="360"/>
      </w:pPr>
      <w:rPr>
        <w:rFonts w:ascii="Symbol" w:hAnsi="Symbol"/>
      </w:rPr>
    </w:lvl>
    <w:lvl w:ilvl="4" w:tplc="AF969402">
      <w:start w:val="1"/>
      <w:numFmt w:val="bullet"/>
      <w:lvlText w:val=""/>
      <w:lvlJc w:val="left"/>
      <w:pPr>
        <w:ind w:left="720" w:hanging="360"/>
      </w:pPr>
      <w:rPr>
        <w:rFonts w:ascii="Symbol" w:hAnsi="Symbol"/>
      </w:rPr>
    </w:lvl>
    <w:lvl w:ilvl="5" w:tplc="B88C699C">
      <w:start w:val="1"/>
      <w:numFmt w:val="bullet"/>
      <w:lvlText w:val=""/>
      <w:lvlJc w:val="left"/>
      <w:pPr>
        <w:ind w:left="720" w:hanging="360"/>
      </w:pPr>
      <w:rPr>
        <w:rFonts w:ascii="Symbol" w:hAnsi="Symbol"/>
      </w:rPr>
    </w:lvl>
    <w:lvl w:ilvl="6" w:tplc="FD0A1064">
      <w:start w:val="1"/>
      <w:numFmt w:val="bullet"/>
      <w:lvlText w:val=""/>
      <w:lvlJc w:val="left"/>
      <w:pPr>
        <w:ind w:left="720" w:hanging="360"/>
      </w:pPr>
      <w:rPr>
        <w:rFonts w:ascii="Symbol" w:hAnsi="Symbol"/>
      </w:rPr>
    </w:lvl>
    <w:lvl w:ilvl="7" w:tplc="42F6477C">
      <w:start w:val="1"/>
      <w:numFmt w:val="bullet"/>
      <w:lvlText w:val=""/>
      <w:lvlJc w:val="left"/>
      <w:pPr>
        <w:ind w:left="720" w:hanging="360"/>
      </w:pPr>
      <w:rPr>
        <w:rFonts w:ascii="Symbol" w:hAnsi="Symbol"/>
      </w:rPr>
    </w:lvl>
    <w:lvl w:ilvl="8" w:tplc="E97CEC90">
      <w:start w:val="1"/>
      <w:numFmt w:val="bullet"/>
      <w:lvlText w:val=""/>
      <w:lvlJc w:val="left"/>
      <w:pPr>
        <w:ind w:left="720" w:hanging="360"/>
      </w:pPr>
      <w:rPr>
        <w:rFonts w:ascii="Symbol" w:hAnsi="Symbol"/>
      </w:rPr>
    </w:lvl>
  </w:abstractNum>
  <w:abstractNum w:abstractNumId="11" w15:restartNumberingAfterBreak="0">
    <w:nsid w:val="2CE63677"/>
    <w:multiLevelType w:val="hybridMultilevel"/>
    <w:tmpl w:val="40AEE8C0"/>
    <w:lvl w:ilvl="0" w:tplc="A8B22ADC">
      <w:start w:val="1"/>
      <w:numFmt w:val="bullet"/>
      <w:lvlText w:val=""/>
      <w:lvlJc w:val="left"/>
      <w:pPr>
        <w:ind w:left="1080" w:hanging="360"/>
      </w:pPr>
      <w:rPr>
        <w:rFonts w:ascii="Symbol" w:hAnsi="Symbol"/>
      </w:rPr>
    </w:lvl>
    <w:lvl w:ilvl="1" w:tplc="B4F22A7C">
      <w:start w:val="1"/>
      <w:numFmt w:val="bullet"/>
      <w:lvlText w:val=""/>
      <w:lvlJc w:val="left"/>
      <w:pPr>
        <w:ind w:left="1080" w:hanging="360"/>
      </w:pPr>
      <w:rPr>
        <w:rFonts w:ascii="Symbol" w:hAnsi="Symbol"/>
      </w:rPr>
    </w:lvl>
    <w:lvl w:ilvl="2" w:tplc="4984CCE6">
      <w:start w:val="1"/>
      <w:numFmt w:val="bullet"/>
      <w:lvlText w:val=""/>
      <w:lvlJc w:val="left"/>
      <w:pPr>
        <w:ind w:left="1080" w:hanging="360"/>
      </w:pPr>
      <w:rPr>
        <w:rFonts w:ascii="Symbol" w:hAnsi="Symbol"/>
      </w:rPr>
    </w:lvl>
    <w:lvl w:ilvl="3" w:tplc="4166340C">
      <w:start w:val="1"/>
      <w:numFmt w:val="bullet"/>
      <w:lvlText w:val=""/>
      <w:lvlJc w:val="left"/>
      <w:pPr>
        <w:ind w:left="1080" w:hanging="360"/>
      </w:pPr>
      <w:rPr>
        <w:rFonts w:ascii="Symbol" w:hAnsi="Symbol"/>
      </w:rPr>
    </w:lvl>
    <w:lvl w:ilvl="4" w:tplc="293893F4">
      <w:start w:val="1"/>
      <w:numFmt w:val="bullet"/>
      <w:lvlText w:val=""/>
      <w:lvlJc w:val="left"/>
      <w:pPr>
        <w:ind w:left="1080" w:hanging="360"/>
      </w:pPr>
      <w:rPr>
        <w:rFonts w:ascii="Symbol" w:hAnsi="Symbol"/>
      </w:rPr>
    </w:lvl>
    <w:lvl w:ilvl="5" w:tplc="98DE2328">
      <w:start w:val="1"/>
      <w:numFmt w:val="bullet"/>
      <w:lvlText w:val=""/>
      <w:lvlJc w:val="left"/>
      <w:pPr>
        <w:ind w:left="1080" w:hanging="360"/>
      </w:pPr>
      <w:rPr>
        <w:rFonts w:ascii="Symbol" w:hAnsi="Symbol"/>
      </w:rPr>
    </w:lvl>
    <w:lvl w:ilvl="6" w:tplc="2DB8358E">
      <w:start w:val="1"/>
      <w:numFmt w:val="bullet"/>
      <w:lvlText w:val=""/>
      <w:lvlJc w:val="left"/>
      <w:pPr>
        <w:ind w:left="1080" w:hanging="360"/>
      </w:pPr>
      <w:rPr>
        <w:rFonts w:ascii="Symbol" w:hAnsi="Symbol"/>
      </w:rPr>
    </w:lvl>
    <w:lvl w:ilvl="7" w:tplc="D9B6B19E">
      <w:start w:val="1"/>
      <w:numFmt w:val="bullet"/>
      <w:lvlText w:val=""/>
      <w:lvlJc w:val="left"/>
      <w:pPr>
        <w:ind w:left="1080" w:hanging="360"/>
      </w:pPr>
      <w:rPr>
        <w:rFonts w:ascii="Symbol" w:hAnsi="Symbol"/>
      </w:rPr>
    </w:lvl>
    <w:lvl w:ilvl="8" w:tplc="982C7738">
      <w:start w:val="1"/>
      <w:numFmt w:val="bullet"/>
      <w:lvlText w:val=""/>
      <w:lvlJc w:val="left"/>
      <w:pPr>
        <w:ind w:left="1080" w:hanging="360"/>
      </w:pPr>
      <w:rPr>
        <w:rFonts w:ascii="Symbol" w:hAnsi="Symbol"/>
      </w:rPr>
    </w:lvl>
  </w:abstractNum>
  <w:abstractNum w:abstractNumId="12" w15:restartNumberingAfterBreak="0">
    <w:nsid w:val="30560930"/>
    <w:multiLevelType w:val="hybridMultilevel"/>
    <w:tmpl w:val="3D74FDCC"/>
    <w:lvl w:ilvl="0" w:tplc="35BCC54C">
      <w:start w:val="1"/>
      <w:numFmt w:val="bullet"/>
      <w:lvlText w:val=""/>
      <w:lvlJc w:val="left"/>
      <w:pPr>
        <w:ind w:left="1080" w:hanging="360"/>
      </w:pPr>
      <w:rPr>
        <w:rFonts w:ascii="Symbol" w:hAnsi="Symbol"/>
      </w:rPr>
    </w:lvl>
    <w:lvl w:ilvl="1" w:tplc="976E05C6">
      <w:start w:val="1"/>
      <w:numFmt w:val="bullet"/>
      <w:lvlText w:val=""/>
      <w:lvlJc w:val="left"/>
      <w:pPr>
        <w:ind w:left="1080" w:hanging="360"/>
      </w:pPr>
      <w:rPr>
        <w:rFonts w:ascii="Symbol" w:hAnsi="Symbol"/>
      </w:rPr>
    </w:lvl>
    <w:lvl w:ilvl="2" w:tplc="B884405E">
      <w:start w:val="1"/>
      <w:numFmt w:val="bullet"/>
      <w:lvlText w:val=""/>
      <w:lvlJc w:val="left"/>
      <w:pPr>
        <w:ind w:left="1080" w:hanging="360"/>
      </w:pPr>
      <w:rPr>
        <w:rFonts w:ascii="Symbol" w:hAnsi="Symbol"/>
      </w:rPr>
    </w:lvl>
    <w:lvl w:ilvl="3" w:tplc="AE94138E">
      <w:start w:val="1"/>
      <w:numFmt w:val="bullet"/>
      <w:lvlText w:val=""/>
      <w:lvlJc w:val="left"/>
      <w:pPr>
        <w:ind w:left="1080" w:hanging="360"/>
      </w:pPr>
      <w:rPr>
        <w:rFonts w:ascii="Symbol" w:hAnsi="Symbol"/>
      </w:rPr>
    </w:lvl>
    <w:lvl w:ilvl="4" w:tplc="6C824A10">
      <w:start w:val="1"/>
      <w:numFmt w:val="bullet"/>
      <w:lvlText w:val=""/>
      <w:lvlJc w:val="left"/>
      <w:pPr>
        <w:ind w:left="1080" w:hanging="360"/>
      </w:pPr>
      <w:rPr>
        <w:rFonts w:ascii="Symbol" w:hAnsi="Symbol"/>
      </w:rPr>
    </w:lvl>
    <w:lvl w:ilvl="5" w:tplc="BBB2343C">
      <w:start w:val="1"/>
      <w:numFmt w:val="bullet"/>
      <w:lvlText w:val=""/>
      <w:lvlJc w:val="left"/>
      <w:pPr>
        <w:ind w:left="1080" w:hanging="360"/>
      </w:pPr>
      <w:rPr>
        <w:rFonts w:ascii="Symbol" w:hAnsi="Symbol"/>
      </w:rPr>
    </w:lvl>
    <w:lvl w:ilvl="6" w:tplc="62D4D6E0">
      <w:start w:val="1"/>
      <w:numFmt w:val="bullet"/>
      <w:lvlText w:val=""/>
      <w:lvlJc w:val="left"/>
      <w:pPr>
        <w:ind w:left="1080" w:hanging="360"/>
      </w:pPr>
      <w:rPr>
        <w:rFonts w:ascii="Symbol" w:hAnsi="Symbol"/>
      </w:rPr>
    </w:lvl>
    <w:lvl w:ilvl="7" w:tplc="012E8B2E">
      <w:start w:val="1"/>
      <w:numFmt w:val="bullet"/>
      <w:lvlText w:val=""/>
      <w:lvlJc w:val="left"/>
      <w:pPr>
        <w:ind w:left="1080" w:hanging="360"/>
      </w:pPr>
      <w:rPr>
        <w:rFonts w:ascii="Symbol" w:hAnsi="Symbol"/>
      </w:rPr>
    </w:lvl>
    <w:lvl w:ilvl="8" w:tplc="E7DEF4C8">
      <w:start w:val="1"/>
      <w:numFmt w:val="bullet"/>
      <w:lvlText w:val=""/>
      <w:lvlJc w:val="left"/>
      <w:pPr>
        <w:ind w:left="1080" w:hanging="360"/>
      </w:pPr>
      <w:rPr>
        <w:rFonts w:ascii="Symbol" w:hAnsi="Symbol"/>
      </w:rPr>
    </w:lvl>
  </w:abstractNum>
  <w:abstractNum w:abstractNumId="13" w15:restartNumberingAfterBreak="0">
    <w:nsid w:val="3BF015E2"/>
    <w:multiLevelType w:val="hybridMultilevel"/>
    <w:tmpl w:val="21DC513C"/>
    <w:lvl w:ilvl="0" w:tplc="EA44F7FE">
      <w:start w:val="1"/>
      <w:numFmt w:val="bullet"/>
      <w:lvlText w:val=""/>
      <w:lvlJc w:val="left"/>
      <w:pPr>
        <w:ind w:left="1080" w:hanging="360"/>
      </w:pPr>
      <w:rPr>
        <w:rFonts w:ascii="Symbol" w:hAnsi="Symbol"/>
      </w:rPr>
    </w:lvl>
    <w:lvl w:ilvl="1" w:tplc="F2DCABC4">
      <w:start w:val="1"/>
      <w:numFmt w:val="bullet"/>
      <w:lvlText w:val=""/>
      <w:lvlJc w:val="left"/>
      <w:pPr>
        <w:ind w:left="1440" w:hanging="360"/>
      </w:pPr>
      <w:rPr>
        <w:rFonts w:ascii="Symbol" w:hAnsi="Symbol"/>
      </w:rPr>
    </w:lvl>
    <w:lvl w:ilvl="2" w:tplc="A5F63AE4">
      <w:start w:val="1"/>
      <w:numFmt w:val="bullet"/>
      <w:lvlText w:val=""/>
      <w:lvlJc w:val="left"/>
      <w:pPr>
        <w:ind w:left="1080" w:hanging="360"/>
      </w:pPr>
      <w:rPr>
        <w:rFonts w:ascii="Symbol" w:hAnsi="Symbol"/>
      </w:rPr>
    </w:lvl>
    <w:lvl w:ilvl="3" w:tplc="8B248FEA">
      <w:start w:val="1"/>
      <w:numFmt w:val="bullet"/>
      <w:lvlText w:val=""/>
      <w:lvlJc w:val="left"/>
      <w:pPr>
        <w:ind w:left="1080" w:hanging="360"/>
      </w:pPr>
      <w:rPr>
        <w:rFonts w:ascii="Symbol" w:hAnsi="Symbol"/>
      </w:rPr>
    </w:lvl>
    <w:lvl w:ilvl="4" w:tplc="ABA2DA10">
      <w:start w:val="1"/>
      <w:numFmt w:val="bullet"/>
      <w:lvlText w:val=""/>
      <w:lvlJc w:val="left"/>
      <w:pPr>
        <w:ind w:left="1080" w:hanging="360"/>
      </w:pPr>
      <w:rPr>
        <w:rFonts w:ascii="Symbol" w:hAnsi="Symbol"/>
      </w:rPr>
    </w:lvl>
    <w:lvl w:ilvl="5" w:tplc="132A99A0">
      <w:start w:val="1"/>
      <w:numFmt w:val="bullet"/>
      <w:lvlText w:val=""/>
      <w:lvlJc w:val="left"/>
      <w:pPr>
        <w:ind w:left="1080" w:hanging="360"/>
      </w:pPr>
      <w:rPr>
        <w:rFonts w:ascii="Symbol" w:hAnsi="Symbol"/>
      </w:rPr>
    </w:lvl>
    <w:lvl w:ilvl="6" w:tplc="1DFEF4EC">
      <w:start w:val="1"/>
      <w:numFmt w:val="bullet"/>
      <w:lvlText w:val=""/>
      <w:lvlJc w:val="left"/>
      <w:pPr>
        <w:ind w:left="1080" w:hanging="360"/>
      </w:pPr>
      <w:rPr>
        <w:rFonts w:ascii="Symbol" w:hAnsi="Symbol"/>
      </w:rPr>
    </w:lvl>
    <w:lvl w:ilvl="7" w:tplc="B5367ACE">
      <w:start w:val="1"/>
      <w:numFmt w:val="bullet"/>
      <w:lvlText w:val=""/>
      <w:lvlJc w:val="left"/>
      <w:pPr>
        <w:ind w:left="1080" w:hanging="360"/>
      </w:pPr>
      <w:rPr>
        <w:rFonts w:ascii="Symbol" w:hAnsi="Symbol"/>
      </w:rPr>
    </w:lvl>
    <w:lvl w:ilvl="8" w:tplc="A30A68AC">
      <w:start w:val="1"/>
      <w:numFmt w:val="bullet"/>
      <w:lvlText w:val=""/>
      <w:lvlJc w:val="left"/>
      <w:pPr>
        <w:ind w:left="1080" w:hanging="360"/>
      </w:pPr>
      <w:rPr>
        <w:rFonts w:ascii="Symbol" w:hAnsi="Symbol"/>
      </w:rPr>
    </w:lvl>
  </w:abstractNum>
  <w:abstractNum w:abstractNumId="14" w15:restartNumberingAfterBreak="0">
    <w:nsid w:val="3CB9504E"/>
    <w:multiLevelType w:val="hybridMultilevel"/>
    <w:tmpl w:val="16A051D6"/>
    <w:lvl w:ilvl="0" w:tplc="FDBCB5C2">
      <w:start w:val="1"/>
      <w:numFmt w:val="bullet"/>
      <w:lvlText w:val=""/>
      <w:lvlJc w:val="left"/>
      <w:pPr>
        <w:ind w:left="1080" w:hanging="360"/>
      </w:pPr>
      <w:rPr>
        <w:rFonts w:ascii="Symbol" w:hAnsi="Symbol"/>
      </w:rPr>
    </w:lvl>
    <w:lvl w:ilvl="1" w:tplc="47A282C8">
      <w:start w:val="1"/>
      <w:numFmt w:val="bullet"/>
      <w:lvlText w:val=""/>
      <w:lvlJc w:val="left"/>
      <w:pPr>
        <w:ind w:left="1080" w:hanging="360"/>
      </w:pPr>
      <w:rPr>
        <w:rFonts w:ascii="Symbol" w:hAnsi="Symbol"/>
      </w:rPr>
    </w:lvl>
    <w:lvl w:ilvl="2" w:tplc="D8A612D2">
      <w:start w:val="1"/>
      <w:numFmt w:val="bullet"/>
      <w:lvlText w:val=""/>
      <w:lvlJc w:val="left"/>
      <w:pPr>
        <w:ind w:left="1080" w:hanging="360"/>
      </w:pPr>
      <w:rPr>
        <w:rFonts w:ascii="Symbol" w:hAnsi="Symbol"/>
      </w:rPr>
    </w:lvl>
    <w:lvl w:ilvl="3" w:tplc="5950DCCA">
      <w:start w:val="1"/>
      <w:numFmt w:val="bullet"/>
      <w:lvlText w:val=""/>
      <w:lvlJc w:val="left"/>
      <w:pPr>
        <w:ind w:left="1080" w:hanging="360"/>
      </w:pPr>
      <w:rPr>
        <w:rFonts w:ascii="Symbol" w:hAnsi="Symbol"/>
      </w:rPr>
    </w:lvl>
    <w:lvl w:ilvl="4" w:tplc="D0303CAC">
      <w:start w:val="1"/>
      <w:numFmt w:val="bullet"/>
      <w:lvlText w:val=""/>
      <w:lvlJc w:val="left"/>
      <w:pPr>
        <w:ind w:left="1080" w:hanging="360"/>
      </w:pPr>
      <w:rPr>
        <w:rFonts w:ascii="Symbol" w:hAnsi="Symbol"/>
      </w:rPr>
    </w:lvl>
    <w:lvl w:ilvl="5" w:tplc="16BC9BA4">
      <w:start w:val="1"/>
      <w:numFmt w:val="bullet"/>
      <w:lvlText w:val=""/>
      <w:lvlJc w:val="left"/>
      <w:pPr>
        <w:ind w:left="1080" w:hanging="360"/>
      </w:pPr>
      <w:rPr>
        <w:rFonts w:ascii="Symbol" w:hAnsi="Symbol"/>
      </w:rPr>
    </w:lvl>
    <w:lvl w:ilvl="6" w:tplc="673CCEB4">
      <w:start w:val="1"/>
      <w:numFmt w:val="bullet"/>
      <w:lvlText w:val=""/>
      <w:lvlJc w:val="left"/>
      <w:pPr>
        <w:ind w:left="1080" w:hanging="360"/>
      </w:pPr>
      <w:rPr>
        <w:rFonts w:ascii="Symbol" w:hAnsi="Symbol"/>
      </w:rPr>
    </w:lvl>
    <w:lvl w:ilvl="7" w:tplc="67A6BDF6">
      <w:start w:val="1"/>
      <w:numFmt w:val="bullet"/>
      <w:lvlText w:val=""/>
      <w:lvlJc w:val="left"/>
      <w:pPr>
        <w:ind w:left="1080" w:hanging="360"/>
      </w:pPr>
      <w:rPr>
        <w:rFonts w:ascii="Symbol" w:hAnsi="Symbol"/>
      </w:rPr>
    </w:lvl>
    <w:lvl w:ilvl="8" w:tplc="1A187F7E">
      <w:start w:val="1"/>
      <w:numFmt w:val="bullet"/>
      <w:lvlText w:val=""/>
      <w:lvlJc w:val="left"/>
      <w:pPr>
        <w:ind w:left="1080" w:hanging="360"/>
      </w:pPr>
      <w:rPr>
        <w:rFonts w:ascii="Symbol" w:hAnsi="Symbol"/>
      </w:rPr>
    </w:lvl>
  </w:abstractNum>
  <w:abstractNum w:abstractNumId="15" w15:restartNumberingAfterBreak="0">
    <w:nsid w:val="40704F97"/>
    <w:multiLevelType w:val="hybridMultilevel"/>
    <w:tmpl w:val="28B616A0"/>
    <w:lvl w:ilvl="0" w:tplc="AFE0D8B4">
      <w:start w:val="1"/>
      <w:numFmt w:val="bullet"/>
      <w:lvlText w:val=""/>
      <w:lvlJc w:val="left"/>
      <w:pPr>
        <w:ind w:left="1080" w:hanging="360"/>
      </w:pPr>
      <w:rPr>
        <w:rFonts w:ascii="Symbol" w:hAnsi="Symbol"/>
      </w:rPr>
    </w:lvl>
    <w:lvl w:ilvl="1" w:tplc="5E38E3FA">
      <w:start w:val="1"/>
      <w:numFmt w:val="bullet"/>
      <w:lvlText w:val=""/>
      <w:lvlJc w:val="left"/>
      <w:pPr>
        <w:ind w:left="1440" w:hanging="360"/>
      </w:pPr>
      <w:rPr>
        <w:rFonts w:ascii="Symbol" w:hAnsi="Symbol"/>
      </w:rPr>
    </w:lvl>
    <w:lvl w:ilvl="2" w:tplc="4484F44A">
      <w:start w:val="1"/>
      <w:numFmt w:val="bullet"/>
      <w:lvlText w:val=""/>
      <w:lvlJc w:val="left"/>
      <w:pPr>
        <w:ind w:left="1080" w:hanging="360"/>
      </w:pPr>
      <w:rPr>
        <w:rFonts w:ascii="Symbol" w:hAnsi="Symbol"/>
      </w:rPr>
    </w:lvl>
    <w:lvl w:ilvl="3" w:tplc="82404912">
      <w:start w:val="1"/>
      <w:numFmt w:val="bullet"/>
      <w:lvlText w:val=""/>
      <w:lvlJc w:val="left"/>
      <w:pPr>
        <w:ind w:left="1080" w:hanging="360"/>
      </w:pPr>
      <w:rPr>
        <w:rFonts w:ascii="Symbol" w:hAnsi="Symbol"/>
      </w:rPr>
    </w:lvl>
    <w:lvl w:ilvl="4" w:tplc="C24211A4">
      <w:start w:val="1"/>
      <w:numFmt w:val="bullet"/>
      <w:lvlText w:val=""/>
      <w:lvlJc w:val="left"/>
      <w:pPr>
        <w:ind w:left="1080" w:hanging="360"/>
      </w:pPr>
      <w:rPr>
        <w:rFonts w:ascii="Symbol" w:hAnsi="Symbol"/>
      </w:rPr>
    </w:lvl>
    <w:lvl w:ilvl="5" w:tplc="02CCC6C0">
      <w:start w:val="1"/>
      <w:numFmt w:val="bullet"/>
      <w:lvlText w:val=""/>
      <w:lvlJc w:val="left"/>
      <w:pPr>
        <w:ind w:left="1080" w:hanging="360"/>
      </w:pPr>
      <w:rPr>
        <w:rFonts w:ascii="Symbol" w:hAnsi="Symbol"/>
      </w:rPr>
    </w:lvl>
    <w:lvl w:ilvl="6" w:tplc="575826E0">
      <w:start w:val="1"/>
      <w:numFmt w:val="bullet"/>
      <w:lvlText w:val=""/>
      <w:lvlJc w:val="left"/>
      <w:pPr>
        <w:ind w:left="1080" w:hanging="360"/>
      </w:pPr>
      <w:rPr>
        <w:rFonts w:ascii="Symbol" w:hAnsi="Symbol"/>
      </w:rPr>
    </w:lvl>
    <w:lvl w:ilvl="7" w:tplc="EA741F56">
      <w:start w:val="1"/>
      <w:numFmt w:val="bullet"/>
      <w:lvlText w:val=""/>
      <w:lvlJc w:val="left"/>
      <w:pPr>
        <w:ind w:left="1080" w:hanging="360"/>
      </w:pPr>
      <w:rPr>
        <w:rFonts w:ascii="Symbol" w:hAnsi="Symbol"/>
      </w:rPr>
    </w:lvl>
    <w:lvl w:ilvl="8" w:tplc="6D0CEC74">
      <w:start w:val="1"/>
      <w:numFmt w:val="bullet"/>
      <w:lvlText w:val=""/>
      <w:lvlJc w:val="left"/>
      <w:pPr>
        <w:ind w:left="1080" w:hanging="360"/>
      </w:pPr>
      <w:rPr>
        <w:rFonts w:ascii="Symbol" w:hAnsi="Symbol"/>
      </w:rPr>
    </w:lvl>
  </w:abstractNum>
  <w:abstractNum w:abstractNumId="16" w15:restartNumberingAfterBreak="0">
    <w:nsid w:val="42784694"/>
    <w:multiLevelType w:val="hybridMultilevel"/>
    <w:tmpl w:val="D8E44C96"/>
    <w:lvl w:ilvl="0" w:tplc="9EC8E1CC">
      <w:start w:val="1"/>
      <w:numFmt w:val="bullet"/>
      <w:lvlText w:val=""/>
      <w:lvlJc w:val="left"/>
      <w:pPr>
        <w:ind w:left="720" w:hanging="360"/>
      </w:pPr>
      <w:rPr>
        <w:rFonts w:ascii="Symbol" w:hAnsi="Symbol"/>
      </w:rPr>
    </w:lvl>
    <w:lvl w:ilvl="1" w:tplc="F14CAE3A">
      <w:start w:val="1"/>
      <w:numFmt w:val="bullet"/>
      <w:lvlText w:val=""/>
      <w:lvlJc w:val="left"/>
      <w:pPr>
        <w:ind w:left="720" w:hanging="360"/>
      </w:pPr>
      <w:rPr>
        <w:rFonts w:ascii="Symbol" w:hAnsi="Symbol"/>
      </w:rPr>
    </w:lvl>
    <w:lvl w:ilvl="2" w:tplc="76E22A3A">
      <w:start w:val="1"/>
      <w:numFmt w:val="bullet"/>
      <w:lvlText w:val=""/>
      <w:lvlJc w:val="left"/>
      <w:pPr>
        <w:ind w:left="720" w:hanging="360"/>
      </w:pPr>
      <w:rPr>
        <w:rFonts w:ascii="Symbol" w:hAnsi="Symbol"/>
      </w:rPr>
    </w:lvl>
    <w:lvl w:ilvl="3" w:tplc="4F66800E">
      <w:start w:val="1"/>
      <w:numFmt w:val="bullet"/>
      <w:lvlText w:val=""/>
      <w:lvlJc w:val="left"/>
      <w:pPr>
        <w:ind w:left="720" w:hanging="360"/>
      </w:pPr>
      <w:rPr>
        <w:rFonts w:ascii="Symbol" w:hAnsi="Symbol"/>
      </w:rPr>
    </w:lvl>
    <w:lvl w:ilvl="4" w:tplc="20EA33D4">
      <w:start w:val="1"/>
      <w:numFmt w:val="bullet"/>
      <w:lvlText w:val=""/>
      <w:lvlJc w:val="left"/>
      <w:pPr>
        <w:ind w:left="720" w:hanging="360"/>
      </w:pPr>
      <w:rPr>
        <w:rFonts w:ascii="Symbol" w:hAnsi="Symbol"/>
      </w:rPr>
    </w:lvl>
    <w:lvl w:ilvl="5" w:tplc="A878A156">
      <w:start w:val="1"/>
      <w:numFmt w:val="bullet"/>
      <w:lvlText w:val=""/>
      <w:lvlJc w:val="left"/>
      <w:pPr>
        <w:ind w:left="720" w:hanging="360"/>
      </w:pPr>
      <w:rPr>
        <w:rFonts w:ascii="Symbol" w:hAnsi="Symbol"/>
      </w:rPr>
    </w:lvl>
    <w:lvl w:ilvl="6" w:tplc="FF761388">
      <w:start w:val="1"/>
      <w:numFmt w:val="bullet"/>
      <w:lvlText w:val=""/>
      <w:lvlJc w:val="left"/>
      <w:pPr>
        <w:ind w:left="720" w:hanging="360"/>
      </w:pPr>
      <w:rPr>
        <w:rFonts w:ascii="Symbol" w:hAnsi="Symbol"/>
      </w:rPr>
    </w:lvl>
    <w:lvl w:ilvl="7" w:tplc="C7DE1E86">
      <w:start w:val="1"/>
      <w:numFmt w:val="bullet"/>
      <w:lvlText w:val=""/>
      <w:lvlJc w:val="left"/>
      <w:pPr>
        <w:ind w:left="720" w:hanging="360"/>
      </w:pPr>
      <w:rPr>
        <w:rFonts w:ascii="Symbol" w:hAnsi="Symbol"/>
      </w:rPr>
    </w:lvl>
    <w:lvl w:ilvl="8" w:tplc="7F021862">
      <w:start w:val="1"/>
      <w:numFmt w:val="bullet"/>
      <w:lvlText w:val=""/>
      <w:lvlJc w:val="left"/>
      <w:pPr>
        <w:ind w:left="720" w:hanging="360"/>
      </w:pPr>
      <w:rPr>
        <w:rFonts w:ascii="Symbol" w:hAnsi="Symbol"/>
      </w:rPr>
    </w:lvl>
  </w:abstractNum>
  <w:abstractNum w:abstractNumId="17" w15:restartNumberingAfterBreak="0">
    <w:nsid w:val="4A2E7FB1"/>
    <w:multiLevelType w:val="hybridMultilevel"/>
    <w:tmpl w:val="E320C5A4"/>
    <w:lvl w:ilvl="0" w:tplc="9AFE97B0">
      <w:start w:val="1"/>
      <w:numFmt w:val="bullet"/>
      <w:lvlText w:val=""/>
      <w:lvlJc w:val="left"/>
      <w:pPr>
        <w:ind w:left="1080" w:hanging="360"/>
      </w:pPr>
      <w:rPr>
        <w:rFonts w:ascii="Symbol" w:hAnsi="Symbol"/>
      </w:rPr>
    </w:lvl>
    <w:lvl w:ilvl="1" w:tplc="C38680DC">
      <w:start w:val="1"/>
      <w:numFmt w:val="bullet"/>
      <w:lvlText w:val=""/>
      <w:lvlJc w:val="left"/>
      <w:pPr>
        <w:ind w:left="1080" w:hanging="360"/>
      </w:pPr>
      <w:rPr>
        <w:rFonts w:ascii="Symbol" w:hAnsi="Symbol"/>
      </w:rPr>
    </w:lvl>
    <w:lvl w:ilvl="2" w:tplc="076E6C22">
      <w:start w:val="1"/>
      <w:numFmt w:val="bullet"/>
      <w:lvlText w:val=""/>
      <w:lvlJc w:val="left"/>
      <w:pPr>
        <w:ind w:left="1080" w:hanging="360"/>
      </w:pPr>
      <w:rPr>
        <w:rFonts w:ascii="Symbol" w:hAnsi="Symbol"/>
      </w:rPr>
    </w:lvl>
    <w:lvl w:ilvl="3" w:tplc="C50610E4">
      <w:start w:val="1"/>
      <w:numFmt w:val="bullet"/>
      <w:lvlText w:val=""/>
      <w:lvlJc w:val="left"/>
      <w:pPr>
        <w:ind w:left="1080" w:hanging="360"/>
      </w:pPr>
      <w:rPr>
        <w:rFonts w:ascii="Symbol" w:hAnsi="Symbol"/>
      </w:rPr>
    </w:lvl>
    <w:lvl w:ilvl="4" w:tplc="7100719C">
      <w:start w:val="1"/>
      <w:numFmt w:val="bullet"/>
      <w:lvlText w:val=""/>
      <w:lvlJc w:val="left"/>
      <w:pPr>
        <w:ind w:left="1080" w:hanging="360"/>
      </w:pPr>
      <w:rPr>
        <w:rFonts w:ascii="Symbol" w:hAnsi="Symbol"/>
      </w:rPr>
    </w:lvl>
    <w:lvl w:ilvl="5" w:tplc="D7DCA64E">
      <w:start w:val="1"/>
      <w:numFmt w:val="bullet"/>
      <w:lvlText w:val=""/>
      <w:lvlJc w:val="left"/>
      <w:pPr>
        <w:ind w:left="1080" w:hanging="360"/>
      </w:pPr>
      <w:rPr>
        <w:rFonts w:ascii="Symbol" w:hAnsi="Symbol"/>
      </w:rPr>
    </w:lvl>
    <w:lvl w:ilvl="6" w:tplc="8544F40E">
      <w:start w:val="1"/>
      <w:numFmt w:val="bullet"/>
      <w:lvlText w:val=""/>
      <w:lvlJc w:val="left"/>
      <w:pPr>
        <w:ind w:left="1080" w:hanging="360"/>
      </w:pPr>
      <w:rPr>
        <w:rFonts w:ascii="Symbol" w:hAnsi="Symbol"/>
      </w:rPr>
    </w:lvl>
    <w:lvl w:ilvl="7" w:tplc="6EB0DF2C">
      <w:start w:val="1"/>
      <w:numFmt w:val="bullet"/>
      <w:lvlText w:val=""/>
      <w:lvlJc w:val="left"/>
      <w:pPr>
        <w:ind w:left="1080" w:hanging="360"/>
      </w:pPr>
      <w:rPr>
        <w:rFonts w:ascii="Symbol" w:hAnsi="Symbol"/>
      </w:rPr>
    </w:lvl>
    <w:lvl w:ilvl="8" w:tplc="4104951E">
      <w:start w:val="1"/>
      <w:numFmt w:val="bullet"/>
      <w:lvlText w:val=""/>
      <w:lvlJc w:val="left"/>
      <w:pPr>
        <w:ind w:left="1080" w:hanging="360"/>
      </w:pPr>
      <w:rPr>
        <w:rFonts w:ascii="Symbol" w:hAnsi="Symbol"/>
      </w:rPr>
    </w:lvl>
  </w:abstractNum>
  <w:abstractNum w:abstractNumId="18" w15:restartNumberingAfterBreak="0">
    <w:nsid w:val="4AF718F0"/>
    <w:multiLevelType w:val="hybridMultilevel"/>
    <w:tmpl w:val="4CFA8F74"/>
    <w:lvl w:ilvl="0" w:tplc="86ACF802">
      <w:start w:val="1"/>
      <w:numFmt w:val="bullet"/>
      <w:lvlText w:val=""/>
      <w:lvlJc w:val="left"/>
      <w:pPr>
        <w:ind w:left="1080" w:hanging="360"/>
      </w:pPr>
      <w:rPr>
        <w:rFonts w:ascii="Symbol" w:hAnsi="Symbol"/>
      </w:rPr>
    </w:lvl>
    <w:lvl w:ilvl="1" w:tplc="BA247B96">
      <w:start w:val="1"/>
      <w:numFmt w:val="bullet"/>
      <w:lvlText w:val=""/>
      <w:lvlJc w:val="left"/>
      <w:pPr>
        <w:ind w:left="1440" w:hanging="360"/>
      </w:pPr>
      <w:rPr>
        <w:rFonts w:ascii="Symbol" w:hAnsi="Symbol"/>
      </w:rPr>
    </w:lvl>
    <w:lvl w:ilvl="2" w:tplc="910E38AA">
      <w:start w:val="1"/>
      <w:numFmt w:val="bullet"/>
      <w:lvlText w:val=""/>
      <w:lvlJc w:val="left"/>
      <w:pPr>
        <w:ind w:left="1080" w:hanging="360"/>
      </w:pPr>
      <w:rPr>
        <w:rFonts w:ascii="Symbol" w:hAnsi="Symbol"/>
      </w:rPr>
    </w:lvl>
    <w:lvl w:ilvl="3" w:tplc="64B29454">
      <w:start w:val="1"/>
      <w:numFmt w:val="bullet"/>
      <w:lvlText w:val=""/>
      <w:lvlJc w:val="left"/>
      <w:pPr>
        <w:ind w:left="1080" w:hanging="360"/>
      </w:pPr>
      <w:rPr>
        <w:rFonts w:ascii="Symbol" w:hAnsi="Symbol"/>
      </w:rPr>
    </w:lvl>
    <w:lvl w:ilvl="4" w:tplc="F0F20DD2">
      <w:start w:val="1"/>
      <w:numFmt w:val="bullet"/>
      <w:lvlText w:val=""/>
      <w:lvlJc w:val="left"/>
      <w:pPr>
        <w:ind w:left="1080" w:hanging="360"/>
      </w:pPr>
      <w:rPr>
        <w:rFonts w:ascii="Symbol" w:hAnsi="Symbol"/>
      </w:rPr>
    </w:lvl>
    <w:lvl w:ilvl="5" w:tplc="81E46848">
      <w:start w:val="1"/>
      <w:numFmt w:val="bullet"/>
      <w:lvlText w:val=""/>
      <w:lvlJc w:val="left"/>
      <w:pPr>
        <w:ind w:left="1080" w:hanging="360"/>
      </w:pPr>
      <w:rPr>
        <w:rFonts w:ascii="Symbol" w:hAnsi="Symbol"/>
      </w:rPr>
    </w:lvl>
    <w:lvl w:ilvl="6" w:tplc="1B6A20E2">
      <w:start w:val="1"/>
      <w:numFmt w:val="bullet"/>
      <w:lvlText w:val=""/>
      <w:lvlJc w:val="left"/>
      <w:pPr>
        <w:ind w:left="1080" w:hanging="360"/>
      </w:pPr>
      <w:rPr>
        <w:rFonts w:ascii="Symbol" w:hAnsi="Symbol"/>
      </w:rPr>
    </w:lvl>
    <w:lvl w:ilvl="7" w:tplc="E0B65FC6">
      <w:start w:val="1"/>
      <w:numFmt w:val="bullet"/>
      <w:lvlText w:val=""/>
      <w:lvlJc w:val="left"/>
      <w:pPr>
        <w:ind w:left="1080" w:hanging="360"/>
      </w:pPr>
      <w:rPr>
        <w:rFonts w:ascii="Symbol" w:hAnsi="Symbol"/>
      </w:rPr>
    </w:lvl>
    <w:lvl w:ilvl="8" w:tplc="BDDEA688">
      <w:start w:val="1"/>
      <w:numFmt w:val="bullet"/>
      <w:lvlText w:val=""/>
      <w:lvlJc w:val="left"/>
      <w:pPr>
        <w:ind w:left="1080" w:hanging="360"/>
      </w:pPr>
      <w:rPr>
        <w:rFonts w:ascii="Symbol" w:hAnsi="Symbol"/>
      </w:rPr>
    </w:lvl>
  </w:abstractNum>
  <w:abstractNum w:abstractNumId="19" w15:restartNumberingAfterBreak="0">
    <w:nsid w:val="563C0C35"/>
    <w:multiLevelType w:val="hybridMultilevel"/>
    <w:tmpl w:val="12442D66"/>
    <w:lvl w:ilvl="0" w:tplc="F3C6A948">
      <w:start w:val="1"/>
      <w:numFmt w:val="bullet"/>
      <w:lvlText w:val=""/>
      <w:lvlJc w:val="left"/>
      <w:pPr>
        <w:ind w:left="720" w:hanging="360"/>
      </w:pPr>
      <w:rPr>
        <w:rFonts w:ascii="Symbol" w:hAnsi="Symbol"/>
      </w:rPr>
    </w:lvl>
    <w:lvl w:ilvl="1" w:tplc="D534CDD4">
      <w:start w:val="1"/>
      <w:numFmt w:val="bullet"/>
      <w:lvlText w:val=""/>
      <w:lvlJc w:val="left"/>
      <w:pPr>
        <w:ind w:left="720" w:hanging="360"/>
      </w:pPr>
      <w:rPr>
        <w:rFonts w:ascii="Symbol" w:hAnsi="Symbol"/>
      </w:rPr>
    </w:lvl>
    <w:lvl w:ilvl="2" w:tplc="CC58D5AA">
      <w:start w:val="1"/>
      <w:numFmt w:val="bullet"/>
      <w:lvlText w:val=""/>
      <w:lvlJc w:val="left"/>
      <w:pPr>
        <w:ind w:left="720" w:hanging="360"/>
      </w:pPr>
      <w:rPr>
        <w:rFonts w:ascii="Symbol" w:hAnsi="Symbol"/>
      </w:rPr>
    </w:lvl>
    <w:lvl w:ilvl="3" w:tplc="89168ADC">
      <w:start w:val="1"/>
      <w:numFmt w:val="bullet"/>
      <w:lvlText w:val=""/>
      <w:lvlJc w:val="left"/>
      <w:pPr>
        <w:ind w:left="720" w:hanging="360"/>
      </w:pPr>
      <w:rPr>
        <w:rFonts w:ascii="Symbol" w:hAnsi="Symbol"/>
      </w:rPr>
    </w:lvl>
    <w:lvl w:ilvl="4" w:tplc="9C7CDF6E">
      <w:start w:val="1"/>
      <w:numFmt w:val="bullet"/>
      <w:lvlText w:val=""/>
      <w:lvlJc w:val="left"/>
      <w:pPr>
        <w:ind w:left="720" w:hanging="360"/>
      </w:pPr>
      <w:rPr>
        <w:rFonts w:ascii="Symbol" w:hAnsi="Symbol"/>
      </w:rPr>
    </w:lvl>
    <w:lvl w:ilvl="5" w:tplc="1AC66664">
      <w:start w:val="1"/>
      <w:numFmt w:val="bullet"/>
      <w:lvlText w:val=""/>
      <w:lvlJc w:val="left"/>
      <w:pPr>
        <w:ind w:left="720" w:hanging="360"/>
      </w:pPr>
      <w:rPr>
        <w:rFonts w:ascii="Symbol" w:hAnsi="Symbol"/>
      </w:rPr>
    </w:lvl>
    <w:lvl w:ilvl="6" w:tplc="6DE086F2">
      <w:start w:val="1"/>
      <w:numFmt w:val="bullet"/>
      <w:lvlText w:val=""/>
      <w:lvlJc w:val="left"/>
      <w:pPr>
        <w:ind w:left="720" w:hanging="360"/>
      </w:pPr>
      <w:rPr>
        <w:rFonts w:ascii="Symbol" w:hAnsi="Symbol"/>
      </w:rPr>
    </w:lvl>
    <w:lvl w:ilvl="7" w:tplc="887EEAA0">
      <w:start w:val="1"/>
      <w:numFmt w:val="bullet"/>
      <w:lvlText w:val=""/>
      <w:lvlJc w:val="left"/>
      <w:pPr>
        <w:ind w:left="720" w:hanging="360"/>
      </w:pPr>
      <w:rPr>
        <w:rFonts w:ascii="Symbol" w:hAnsi="Symbol"/>
      </w:rPr>
    </w:lvl>
    <w:lvl w:ilvl="8" w:tplc="93ACAA38">
      <w:start w:val="1"/>
      <w:numFmt w:val="bullet"/>
      <w:lvlText w:val=""/>
      <w:lvlJc w:val="left"/>
      <w:pPr>
        <w:ind w:left="720" w:hanging="360"/>
      </w:pPr>
      <w:rPr>
        <w:rFonts w:ascii="Symbol" w:hAnsi="Symbol"/>
      </w:rPr>
    </w:lvl>
  </w:abstractNum>
  <w:abstractNum w:abstractNumId="20" w15:restartNumberingAfterBreak="0">
    <w:nsid w:val="5A7B6257"/>
    <w:multiLevelType w:val="hybridMultilevel"/>
    <w:tmpl w:val="B9A207D0"/>
    <w:lvl w:ilvl="0" w:tplc="0180C7C8">
      <w:start w:val="1"/>
      <w:numFmt w:val="bullet"/>
      <w:lvlText w:val=""/>
      <w:lvlJc w:val="left"/>
      <w:pPr>
        <w:ind w:left="720" w:hanging="360"/>
      </w:pPr>
      <w:rPr>
        <w:rFonts w:ascii="Symbol" w:hAnsi="Symbol"/>
      </w:rPr>
    </w:lvl>
    <w:lvl w:ilvl="1" w:tplc="C608A476">
      <w:start w:val="1"/>
      <w:numFmt w:val="bullet"/>
      <w:lvlText w:val=""/>
      <w:lvlJc w:val="left"/>
      <w:pPr>
        <w:ind w:left="720" w:hanging="360"/>
      </w:pPr>
      <w:rPr>
        <w:rFonts w:ascii="Symbol" w:hAnsi="Symbol"/>
      </w:rPr>
    </w:lvl>
    <w:lvl w:ilvl="2" w:tplc="EDCC51C2">
      <w:start w:val="1"/>
      <w:numFmt w:val="bullet"/>
      <w:lvlText w:val=""/>
      <w:lvlJc w:val="left"/>
      <w:pPr>
        <w:ind w:left="720" w:hanging="360"/>
      </w:pPr>
      <w:rPr>
        <w:rFonts w:ascii="Symbol" w:hAnsi="Symbol"/>
      </w:rPr>
    </w:lvl>
    <w:lvl w:ilvl="3" w:tplc="0F7EBCE2">
      <w:start w:val="1"/>
      <w:numFmt w:val="bullet"/>
      <w:lvlText w:val=""/>
      <w:lvlJc w:val="left"/>
      <w:pPr>
        <w:ind w:left="720" w:hanging="360"/>
      </w:pPr>
      <w:rPr>
        <w:rFonts w:ascii="Symbol" w:hAnsi="Symbol"/>
      </w:rPr>
    </w:lvl>
    <w:lvl w:ilvl="4" w:tplc="C0B0B3BA">
      <w:start w:val="1"/>
      <w:numFmt w:val="bullet"/>
      <w:lvlText w:val=""/>
      <w:lvlJc w:val="left"/>
      <w:pPr>
        <w:ind w:left="720" w:hanging="360"/>
      </w:pPr>
      <w:rPr>
        <w:rFonts w:ascii="Symbol" w:hAnsi="Symbol"/>
      </w:rPr>
    </w:lvl>
    <w:lvl w:ilvl="5" w:tplc="8CEA4F60">
      <w:start w:val="1"/>
      <w:numFmt w:val="bullet"/>
      <w:lvlText w:val=""/>
      <w:lvlJc w:val="left"/>
      <w:pPr>
        <w:ind w:left="720" w:hanging="360"/>
      </w:pPr>
      <w:rPr>
        <w:rFonts w:ascii="Symbol" w:hAnsi="Symbol"/>
      </w:rPr>
    </w:lvl>
    <w:lvl w:ilvl="6" w:tplc="981A8FD6">
      <w:start w:val="1"/>
      <w:numFmt w:val="bullet"/>
      <w:lvlText w:val=""/>
      <w:lvlJc w:val="left"/>
      <w:pPr>
        <w:ind w:left="720" w:hanging="360"/>
      </w:pPr>
      <w:rPr>
        <w:rFonts w:ascii="Symbol" w:hAnsi="Symbol"/>
      </w:rPr>
    </w:lvl>
    <w:lvl w:ilvl="7" w:tplc="6D56066E">
      <w:start w:val="1"/>
      <w:numFmt w:val="bullet"/>
      <w:lvlText w:val=""/>
      <w:lvlJc w:val="left"/>
      <w:pPr>
        <w:ind w:left="720" w:hanging="360"/>
      </w:pPr>
      <w:rPr>
        <w:rFonts w:ascii="Symbol" w:hAnsi="Symbol"/>
      </w:rPr>
    </w:lvl>
    <w:lvl w:ilvl="8" w:tplc="224E9598">
      <w:start w:val="1"/>
      <w:numFmt w:val="bullet"/>
      <w:lvlText w:val=""/>
      <w:lvlJc w:val="left"/>
      <w:pPr>
        <w:ind w:left="720" w:hanging="360"/>
      </w:pPr>
      <w:rPr>
        <w:rFonts w:ascii="Symbol" w:hAnsi="Symbol"/>
      </w:rPr>
    </w:lvl>
  </w:abstractNum>
  <w:abstractNum w:abstractNumId="21" w15:restartNumberingAfterBreak="0">
    <w:nsid w:val="5E825D78"/>
    <w:multiLevelType w:val="hybridMultilevel"/>
    <w:tmpl w:val="FE046262"/>
    <w:lvl w:ilvl="0" w:tplc="612EB8BA">
      <w:start w:val="1"/>
      <w:numFmt w:val="bullet"/>
      <w:lvlText w:val=""/>
      <w:lvlJc w:val="left"/>
      <w:pPr>
        <w:ind w:left="1080" w:hanging="360"/>
      </w:pPr>
      <w:rPr>
        <w:rFonts w:ascii="Symbol" w:hAnsi="Symbol"/>
      </w:rPr>
    </w:lvl>
    <w:lvl w:ilvl="1" w:tplc="C17E73D2">
      <w:start w:val="1"/>
      <w:numFmt w:val="bullet"/>
      <w:lvlText w:val=""/>
      <w:lvlJc w:val="left"/>
      <w:pPr>
        <w:ind w:left="1440" w:hanging="360"/>
      </w:pPr>
      <w:rPr>
        <w:rFonts w:ascii="Symbol" w:hAnsi="Symbol"/>
      </w:rPr>
    </w:lvl>
    <w:lvl w:ilvl="2" w:tplc="41920116">
      <w:start w:val="1"/>
      <w:numFmt w:val="bullet"/>
      <w:lvlText w:val=""/>
      <w:lvlJc w:val="left"/>
      <w:pPr>
        <w:ind w:left="1080" w:hanging="360"/>
      </w:pPr>
      <w:rPr>
        <w:rFonts w:ascii="Symbol" w:hAnsi="Symbol"/>
      </w:rPr>
    </w:lvl>
    <w:lvl w:ilvl="3" w:tplc="EF4AB352">
      <w:start w:val="1"/>
      <w:numFmt w:val="bullet"/>
      <w:lvlText w:val=""/>
      <w:lvlJc w:val="left"/>
      <w:pPr>
        <w:ind w:left="1080" w:hanging="360"/>
      </w:pPr>
      <w:rPr>
        <w:rFonts w:ascii="Symbol" w:hAnsi="Symbol"/>
      </w:rPr>
    </w:lvl>
    <w:lvl w:ilvl="4" w:tplc="CEA06606">
      <w:start w:val="1"/>
      <w:numFmt w:val="bullet"/>
      <w:lvlText w:val=""/>
      <w:lvlJc w:val="left"/>
      <w:pPr>
        <w:ind w:left="1080" w:hanging="360"/>
      </w:pPr>
      <w:rPr>
        <w:rFonts w:ascii="Symbol" w:hAnsi="Symbol"/>
      </w:rPr>
    </w:lvl>
    <w:lvl w:ilvl="5" w:tplc="934AEB4C">
      <w:start w:val="1"/>
      <w:numFmt w:val="bullet"/>
      <w:lvlText w:val=""/>
      <w:lvlJc w:val="left"/>
      <w:pPr>
        <w:ind w:left="1080" w:hanging="360"/>
      </w:pPr>
      <w:rPr>
        <w:rFonts w:ascii="Symbol" w:hAnsi="Symbol"/>
      </w:rPr>
    </w:lvl>
    <w:lvl w:ilvl="6" w:tplc="469C5FF4">
      <w:start w:val="1"/>
      <w:numFmt w:val="bullet"/>
      <w:lvlText w:val=""/>
      <w:lvlJc w:val="left"/>
      <w:pPr>
        <w:ind w:left="1080" w:hanging="360"/>
      </w:pPr>
      <w:rPr>
        <w:rFonts w:ascii="Symbol" w:hAnsi="Symbol"/>
      </w:rPr>
    </w:lvl>
    <w:lvl w:ilvl="7" w:tplc="A2EE2ECC">
      <w:start w:val="1"/>
      <w:numFmt w:val="bullet"/>
      <w:lvlText w:val=""/>
      <w:lvlJc w:val="left"/>
      <w:pPr>
        <w:ind w:left="1080" w:hanging="360"/>
      </w:pPr>
      <w:rPr>
        <w:rFonts w:ascii="Symbol" w:hAnsi="Symbol"/>
      </w:rPr>
    </w:lvl>
    <w:lvl w:ilvl="8" w:tplc="B0E24688">
      <w:start w:val="1"/>
      <w:numFmt w:val="bullet"/>
      <w:lvlText w:val=""/>
      <w:lvlJc w:val="left"/>
      <w:pPr>
        <w:ind w:left="1080" w:hanging="360"/>
      </w:pPr>
      <w:rPr>
        <w:rFonts w:ascii="Symbol" w:hAnsi="Symbol"/>
      </w:rPr>
    </w:lvl>
  </w:abstractNum>
  <w:abstractNum w:abstractNumId="22" w15:restartNumberingAfterBreak="0">
    <w:nsid w:val="63FB5833"/>
    <w:multiLevelType w:val="hybridMultilevel"/>
    <w:tmpl w:val="E1505C18"/>
    <w:lvl w:ilvl="0" w:tplc="83084BDA">
      <w:start w:val="1"/>
      <w:numFmt w:val="bullet"/>
      <w:lvlText w:val=""/>
      <w:lvlJc w:val="left"/>
      <w:pPr>
        <w:ind w:left="1080" w:hanging="360"/>
      </w:pPr>
      <w:rPr>
        <w:rFonts w:ascii="Symbol" w:hAnsi="Symbol"/>
      </w:rPr>
    </w:lvl>
    <w:lvl w:ilvl="1" w:tplc="6F768442">
      <w:start w:val="1"/>
      <w:numFmt w:val="bullet"/>
      <w:lvlText w:val=""/>
      <w:lvlJc w:val="left"/>
      <w:pPr>
        <w:ind w:left="1080" w:hanging="360"/>
      </w:pPr>
      <w:rPr>
        <w:rFonts w:ascii="Symbol" w:hAnsi="Symbol"/>
      </w:rPr>
    </w:lvl>
    <w:lvl w:ilvl="2" w:tplc="3EE09DB4">
      <w:start w:val="1"/>
      <w:numFmt w:val="bullet"/>
      <w:lvlText w:val=""/>
      <w:lvlJc w:val="left"/>
      <w:pPr>
        <w:ind w:left="1080" w:hanging="360"/>
      </w:pPr>
      <w:rPr>
        <w:rFonts w:ascii="Symbol" w:hAnsi="Symbol"/>
      </w:rPr>
    </w:lvl>
    <w:lvl w:ilvl="3" w:tplc="97B8E520">
      <w:start w:val="1"/>
      <w:numFmt w:val="bullet"/>
      <w:lvlText w:val=""/>
      <w:lvlJc w:val="left"/>
      <w:pPr>
        <w:ind w:left="1080" w:hanging="360"/>
      </w:pPr>
      <w:rPr>
        <w:rFonts w:ascii="Symbol" w:hAnsi="Symbol"/>
      </w:rPr>
    </w:lvl>
    <w:lvl w:ilvl="4" w:tplc="B82E400C">
      <w:start w:val="1"/>
      <w:numFmt w:val="bullet"/>
      <w:lvlText w:val=""/>
      <w:lvlJc w:val="left"/>
      <w:pPr>
        <w:ind w:left="1080" w:hanging="360"/>
      </w:pPr>
      <w:rPr>
        <w:rFonts w:ascii="Symbol" w:hAnsi="Symbol"/>
      </w:rPr>
    </w:lvl>
    <w:lvl w:ilvl="5" w:tplc="8952847E">
      <w:start w:val="1"/>
      <w:numFmt w:val="bullet"/>
      <w:lvlText w:val=""/>
      <w:lvlJc w:val="left"/>
      <w:pPr>
        <w:ind w:left="1080" w:hanging="360"/>
      </w:pPr>
      <w:rPr>
        <w:rFonts w:ascii="Symbol" w:hAnsi="Symbol"/>
      </w:rPr>
    </w:lvl>
    <w:lvl w:ilvl="6" w:tplc="5ADAF3D2">
      <w:start w:val="1"/>
      <w:numFmt w:val="bullet"/>
      <w:lvlText w:val=""/>
      <w:lvlJc w:val="left"/>
      <w:pPr>
        <w:ind w:left="1080" w:hanging="360"/>
      </w:pPr>
      <w:rPr>
        <w:rFonts w:ascii="Symbol" w:hAnsi="Symbol"/>
      </w:rPr>
    </w:lvl>
    <w:lvl w:ilvl="7" w:tplc="7A1643C2">
      <w:start w:val="1"/>
      <w:numFmt w:val="bullet"/>
      <w:lvlText w:val=""/>
      <w:lvlJc w:val="left"/>
      <w:pPr>
        <w:ind w:left="1080" w:hanging="360"/>
      </w:pPr>
      <w:rPr>
        <w:rFonts w:ascii="Symbol" w:hAnsi="Symbol"/>
      </w:rPr>
    </w:lvl>
    <w:lvl w:ilvl="8" w:tplc="FB52407E">
      <w:start w:val="1"/>
      <w:numFmt w:val="bullet"/>
      <w:lvlText w:val=""/>
      <w:lvlJc w:val="left"/>
      <w:pPr>
        <w:ind w:left="1080" w:hanging="360"/>
      </w:pPr>
      <w:rPr>
        <w:rFonts w:ascii="Symbol" w:hAnsi="Symbol"/>
      </w:rPr>
    </w:lvl>
  </w:abstractNum>
  <w:abstractNum w:abstractNumId="23" w15:restartNumberingAfterBreak="0">
    <w:nsid w:val="6AB32ECE"/>
    <w:multiLevelType w:val="hybridMultilevel"/>
    <w:tmpl w:val="A604773E"/>
    <w:lvl w:ilvl="0" w:tplc="87601488">
      <w:start w:val="1"/>
      <w:numFmt w:val="bullet"/>
      <w:lvlText w:val=""/>
      <w:lvlJc w:val="left"/>
      <w:pPr>
        <w:ind w:left="1080" w:hanging="360"/>
      </w:pPr>
      <w:rPr>
        <w:rFonts w:ascii="Symbol" w:hAnsi="Symbol"/>
      </w:rPr>
    </w:lvl>
    <w:lvl w:ilvl="1" w:tplc="0B68D5C4">
      <w:start w:val="1"/>
      <w:numFmt w:val="bullet"/>
      <w:lvlText w:val=""/>
      <w:lvlJc w:val="left"/>
      <w:pPr>
        <w:ind w:left="1440" w:hanging="360"/>
      </w:pPr>
      <w:rPr>
        <w:rFonts w:ascii="Symbol" w:hAnsi="Symbol"/>
      </w:rPr>
    </w:lvl>
    <w:lvl w:ilvl="2" w:tplc="AEF68F84">
      <w:start w:val="1"/>
      <w:numFmt w:val="bullet"/>
      <w:lvlText w:val=""/>
      <w:lvlJc w:val="left"/>
      <w:pPr>
        <w:ind w:left="1080" w:hanging="360"/>
      </w:pPr>
      <w:rPr>
        <w:rFonts w:ascii="Symbol" w:hAnsi="Symbol"/>
      </w:rPr>
    </w:lvl>
    <w:lvl w:ilvl="3" w:tplc="508802E0">
      <w:start w:val="1"/>
      <w:numFmt w:val="bullet"/>
      <w:lvlText w:val=""/>
      <w:lvlJc w:val="left"/>
      <w:pPr>
        <w:ind w:left="1080" w:hanging="360"/>
      </w:pPr>
      <w:rPr>
        <w:rFonts w:ascii="Symbol" w:hAnsi="Symbol"/>
      </w:rPr>
    </w:lvl>
    <w:lvl w:ilvl="4" w:tplc="BE5C76E8">
      <w:start w:val="1"/>
      <w:numFmt w:val="bullet"/>
      <w:lvlText w:val=""/>
      <w:lvlJc w:val="left"/>
      <w:pPr>
        <w:ind w:left="1080" w:hanging="360"/>
      </w:pPr>
      <w:rPr>
        <w:rFonts w:ascii="Symbol" w:hAnsi="Symbol"/>
      </w:rPr>
    </w:lvl>
    <w:lvl w:ilvl="5" w:tplc="125CAE9A">
      <w:start w:val="1"/>
      <w:numFmt w:val="bullet"/>
      <w:lvlText w:val=""/>
      <w:lvlJc w:val="left"/>
      <w:pPr>
        <w:ind w:left="1080" w:hanging="360"/>
      </w:pPr>
      <w:rPr>
        <w:rFonts w:ascii="Symbol" w:hAnsi="Symbol"/>
      </w:rPr>
    </w:lvl>
    <w:lvl w:ilvl="6" w:tplc="D99A9D94">
      <w:start w:val="1"/>
      <w:numFmt w:val="bullet"/>
      <w:lvlText w:val=""/>
      <w:lvlJc w:val="left"/>
      <w:pPr>
        <w:ind w:left="1080" w:hanging="360"/>
      </w:pPr>
      <w:rPr>
        <w:rFonts w:ascii="Symbol" w:hAnsi="Symbol"/>
      </w:rPr>
    </w:lvl>
    <w:lvl w:ilvl="7" w:tplc="DABAAB1E">
      <w:start w:val="1"/>
      <w:numFmt w:val="bullet"/>
      <w:lvlText w:val=""/>
      <w:lvlJc w:val="left"/>
      <w:pPr>
        <w:ind w:left="1080" w:hanging="360"/>
      </w:pPr>
      <w:rPr>
        <w:rFonts w:ascii="Symbol" w:hAnsi="Symbol"/>
      </w:rPr>
    </w:lvl>
    <w:lvl w:ilvl="8" w:tplc="1B504A42">
      <w:start w:val="1"/>
      <w:numFmt w:val="bullet"/>
      <w:lvlText w:val=""/>
      <w:lvlJc w:val="left"/>
      <w:pPr>
        <w:ind w:left="1080" w:hanging="360"/>
      </w:pPr>
      <w:rPr>
        <w:rFonts w:ascii="Symbol" w:hAnsi="Symbol"/>
      </w:rPr>
    </w:lvl>
  </w:abstractNum>
  <w:abstractNum w:abstractNumId="24" w15:restartNumberingAfterBreak="0">
    <w:nsid w:val="70E97925"/>
    <w:multiLevelType w:val="hybridMultilevel"/>
    <w:tmpl w:val="86C6FDDE"/>
    <w:lvl w:ilvl="0" w:tplc="B47697E8">
      <w:start w:val="1"/>
      <w:numFmt w:val="decimal"/>
      <w:lvlText w:val="%1."/>
      <w:lvlJc w:val="left"/>
      <w:pPr>
        <w:tabs>
          <w:tab w:val="num" w:pos="720"/>
        </w:tabs>
        <w:ind w:left="720" w:hanging="360"/>
      </w:pPr>
    </w:lvl>
    <w:lvl w:ilvl="1" w:tplc="31D4F458">
      <w:numFmt w:val="bullet"/>
      <w:lvlText w:val="•"/>
      <w:lvlJc w:val="left"/>
      <w:pPr>
        <w:tabs>
          <w:tab w:val="num" w:pos="1440"/>
        </w:tabs>
        <w:ind w:left="1440" w:hanging="360"/>
      </w:pPr>
      <w:rPr>
        <w:rFonts w:ascii="Arial" w:hAnsi="Arial" w:hint="default"/>
      </w:rPr>
    </w:lvl>
    <w:lvl w:ilvl="2" w:tplc="59E07926" w:tentative="1">
      <w:start w:val="1"/>
      <w:numFmt w:val="decimal"/>
      <w:lvlText w:val="%3."/>
      <w:lvlJc w:val="left"/>
      <w:pPr>
        <w:tabs>
          <w:tab w:val="num" w:pos="2160"/>
        </w:tabs>
        <w:ind w:left="2160" w:hanging="360"/>
      </w:pPr>
    </w:lvl>
    <w:lvl w:ilvl="3" w:tplc="45506B1C" w:tentative="1">
      <w:start w:val="1"/>
      <w:numFmt w:val="decimal"/>
      <w:lvlText w:val="%4."/>
      <w:lvlJc w:val="left"/>
      <w:pPr>
        <w:tabs>
          <w:tab w:val="num" w:pos="2880"/>
        </w:tabs>
        <w:ind w:left="2880" w:hanging="360"/>
      </w:pPr>
    </w:lvl>
    <w:lvl w:ilvl="4" w:tplc="A04881FC" w:tentative="1">
      <w:start w:val="1"/>
      <w:numFmt w:val="decimal"/>
      <w:lvlText w:val="%5."/>
      <w:lvlJc w:val="left"/>
      <w:pPr>
        <w:tabs>
          <w:tab w:val="num" w:pos="3600"/>
        </w:tabs>
        <w:ind w:left="3600" w:hanging="360"/>
      </w:pPr>
    </w:lvl>
    <w:lvl w:ilvl="5" w:tplc="FEE67884" w:tentative="1">
      <w:start w:val="1"/>
      <w:numFmt w:val="decimal"/>
      <w:lvlText w:val="%6."/>
      <w:lvlJc w:val="left"/>
      <w:pPr>
        <w:tabs>
          <w:tab w:val="num" w:pos="4320"/>
        </w:tabs>
        <w:ind w:left="4320" w:hanging="360"/>
      </w:pPr>
    </w:lvl>
    <w:lvl w:ilvl="6" w:tplc="0316A360" w:tentative="1">
      <w:start w:val="1"/>
      <w:numFmt w:val="decimal"/>
      <w:lvlText w:val="%7."/>
      <w:lvlJc w:val="left"/>
      <w:pPr>
        <w:tabs>
          <w:tab w:val="num" w:pos="5040"/>
        </w:tabs>
        <w:ind w:left="5040" w:hanging="360"/>
      </w:pPr>
    </w:lvl>
    <w:lvl w:ilvl="7" w:tplc="2780BE54" w:tentative="1">
      <w:start w:val="1"/>
      <w:numFmt w:val="decimal"/>
      <w:lvlText w:val="%8."/>
      <w:lvlJc w:val="left"/>
      <w:pPr>
        <w:tabs>
          <w:tab w:val="num" w:pos="5760"/>
        </w:tabs>
        <w:ind w:left="5760" w:hanging="360"/>
      </w:pPr>
    </w:lvl>
    <w:lvl w:ilvl="8" w:tplc="0E88B42E" w:tentative="1">
      <w:start w:val="1"/>
      <w:numFmt w:val="decimal"/>
      <w:lvlText w:val="%9."/>
      <w:lvlJc w:val="left"/>
      <w:pPr>
        <w:tabs>
          <w:tab w:val="num" w:pos="6480"/>
        </w:tabs>
        <w:ind w:left="6480" w:hanging="360"/>
      </w:pPr>
    </w:lvl>
  </w:abstractNum>
  <w:abstractNum w:abstractNumId="25" w15:restartNumberingAfterBreak="0">
    <w:nsid w:val="716B5DDF"/>
    <w:multiLevelType w:val="hybridMultilevel"/>
    <w:tmpl w:val="F3B61292"/>
    <w:lvl w:ilvl="0" w:tplc="F19EBCB8">
      <w:start w:val="1"/>
      <w:numFmt w:val="bullet"/>
      <w:lvlText w:val=""/>
      <w:lvlJc w:val="left"/>
      <w:pPr>
        <w:ind w:left="1080" w:hanging="360"/>
      </w:pPr>
      <w:rPr>
        <w:rFonts w:ascii="Symbol" w:hAnsi="Symbol"/>
      </w:rPr>
    </w:lvl>
    <w:lvl w:ilvl="1" w:tplc="81EA6F0A">
      <w:start w:val="1"/>
      <w:numFmt w:val="bullet"/>
      <w:lvlText w:val=""/>
      <w:lvlJc w:val="left"/>
      <w:pPr>
        <w:ind w:left="1080" w:hanging="360"/>
      </w:pPr>
      <w:rPr>
        <w:rFonts w:ascii="Symbol" w:hAnsi="Symbol"/>
      </w:rPr>
    </w:lvl>
    <w:lvl w:ilvl="2" w:tplc="6836415E">
      <w:start w:val="1"/>
      <w:numFmt w:val="bullet"/>
      <w:lvlText w:val=""/>
      <w:lvlJc w:val="left"/>
      <w:pPr>
        <w:ind w:left="1080" w:hanging="360"/>
      </w:pPr>
      <w:rPr>
        <w:rFonts w:ascii="Symbol" w:hAnsi="Symbol"/>
      </w:rPr>
    </w:lvl>
    <w:lvl w:ilvl="3" w:tplc="0F021C62">
      <w:start w:val="1"/>
      <w:numFmt w:val="bullet"/>
      <w:lvlText w:val=""/>
      <w:lvlJc w:val="left"/>
      <w:pPr>
        <w:ind w:left="1080" w:hanging="360"/>
      </w:pPr>
      <w:rPr>
        <w:rFonts w:ascii="Symbol" w:hAnsi="Symbol"/>
      </w:rPr>
    </w:lvl>
    <w:lvl w:ilvl="4" w:tplc="5F326D8E">
      <w:start w:val="1"/>
      <w:numFmt w:val="bullet"/>
      <w:lvlText w:val=""/>
      <w:lvlJc w:val="left"/>
      <w:pPr>
        <w:ind w:left="1080" w:hanging="360"/>
      </w:pPr>
      <w:rPr>
        <w:rFonts w:ascii="Symbol" w:hAnsi="Symbol"/>
      </w:rPr>
    </w:lvl>
    <w:lvl w:ilvl="5" w:tplc="62F02D66">
      <w:start w:val="1"/>
      <w:numFmt w:val="bullet"/>
      <w:lvlText w:val=""/>
      <w:lvlJc w:val="left"/>
      <w:pPr>
        <w:ind w:left="1080" w:hanging="360"/>
      </w:pPr>
      <w:rPr>
        <w:rFonts w:ascii="Symbol" w:hAnsi="Symbol"/>
      </w:rPr>
    </w:lvl>
    <w:lvl w:ilvl="6" w:tplc="2CA8B1D6">
      <w:start w:val="1"/>
      <w:numFmt w:val="bullet"/>
      <w:lvlText w:val=""/>
      <w:lvlJc w:val="left"/>
      <w:pPr>
        <w:ind w:left="1080" w:hanging="360"/>
      </w:pPr>
      <w:rPr>
        <w:rFonts w:ascii="Symbol" w:hAnsi="Symbol"/>
      </w:rPr>
    </w:lvl>
    <w:lvl w:ilvl="7" w:tplc="126E5142">
      <w:start w:val="1"/>
      <w:numFmt w:val="bullet"/>
      <w:lvlText w:val=""/>
      <w:lvlJc w:val="left"/>
      <w:pPr>
        <w:ind w:left="1080" w:hanging="360"/>
      </w:pPr>
      <w:rPr>
        <w:rFonts w:ascii="Symbol" w:hAnsi="Symbol"/>
      </w:rPr>
    </w:lvl>
    <w:lvl w:ilvl="8" w:tplc="C17AFF0E">
      <w:start w:val="1"/>
      <w:numFmt w:val="bullet"/>
      <w:lvlText w:val=""/>
      <w:lvlJc w:val="left"/>
      <w:pPr>
        <w:ind w:left="1080" w:hanging="360"/>
      </w:pPr>
      <w:rPr>
        <w:rFonts w:ascii="Symbol" w:hAnsi="Symbol"/>
      </w:rPr>
    </w:lvl>
  </w:abstractNum>
  <w:abstractNum w:abstractNumId="26" w15:restartNumberingAfterBreak="0">
    <w:nsid w:val="72BA175C"/>
    <w:multiLevelType w:val="hybridMultilevel"/>
    <w:tmpl w:val="259C30E2"/>
    <w:lvl w:ilvl="0" w:tplc="98381986">
      <w:start w:val="1"/>
      <w:numFmt w:val="bullet"/>
      <w:lvlText w:val=""/>
      <w:lvlJc w:val="left"/>
      <w:pPr>
        <w:ind w:left="1080" w:hanging="360"/>
      </w:pPr>
      <w:rPr>
        <w:rFonts w:ascii="Symbol" w:hAnsi="Symbol"/>
      </w:rPr>
    </w:lvl>
    <w:lvl w:ilvl="1" w:tplc="A22AC4F4">
      <w:start w:val="1"/>
      <w:numFmt w:val="bullet"/>
      <w:lvlText w:val=""/>
      <w:lvlJc w:val="left"/>
      <w:pPr>
        <w:ind w:left="1440" w:hanging="360"/>
      </w:pPr>
      <w:rPr>
        <w:rFonts w:ascii="Symbol" w:hAnsi="Symbol"/>
      </w:rPr>
    </w:lvl>
    <w:lvl w:ilvl="2" w:tplc="8D1AA606">
      <w:start w:val="1"/>
      <w:numFmt w:val="bullet"/>
      <w:lvlText w:val=""/>
      <w:lvlJc w:val="left"/>
      <w:pPr>
        <w:ind w:left="1080" w:hanging="360"/>
      </w:pPr>
      <w:rPr>
        <w:rFonts w:ascii="Symbol" w:hAnsi="Symbol"/>
      </w:rPr>
    </w:lvl>
    <w:lvl w:ilvl="3" w:tplc="E61C8022">
      <w:start w:val="1"/>
      <w:numFmt w:val="bullet"/>
      <w:lvlText w:val=""/>
      <w:lvlJc w:val="left"/>
      <w:pPr>
        <w:ind w:left="1080" w:hanging="360"/>
      </w:pPr>
      <w:rPr>
        <w:rFonts w:ascii="Symbol" w:hAnsi="Symbol"/>
      </w:rPr>
    </w:lvl>
    <w:lvl w:ilvl="4" w:tplc="1A16FD94">
      <w:start w:val="1"/>
      <w:numFmt w:val="bullet"/>
      <w:lvlText w:val=""/>
      <w:lvlJc w:val="left"/>
      <w:pPr>
        <w:ind w:left="1080" w:hanging="360"/>
      </w:pPr>
      <w:rPr>
        <w:rFonts w:ascii="Symbol" w:hAnsi="Symbol"/>
      </w:rPr>
    </w:lvl>
    <w:lvl w:ilvl="5" w:tplc="9C8E7D10">
      <w:start w:val="1"/>
      <w:numFmt w:val="bullet"/>
      <w:lvlText w:val=""/>
      <w:lvlJc w:val="left"/>
      <w:pPr>
        <w:ind w:left="1080" w:hanging="360"/>
      </w:pPr>
      <w:rPr>
        <w:rFonts w:ascii="Symbol" w:hAnsi="Symbol"/>
      </w:rPr>
    </w:lvl>
    <w:lvl w:ilvl="6" w:tplc="6B5ACA4A">
      <w:start w:val="1"/>
      <w:numFmt w:val="bullet"/>
      <w:lvlText w:val=""/>
      <w:lvlJc w:val="left"/>
      <w:pPr>
        <w:ind w:left="1080" w:hanging="360"/>
      </w:pPr>
      <w:rPr>
        <w:rFonts w:ascii="Symbol" w:hAnsi="Symbol"/>
      </w:rPr>
    </w:lvl>
    <w:lvl w:ilvl="7" w:tplc="F91E8BA8">
      <w:start w:val="1"/>
      <w:numFmt w:val="bullet"/>
      <w:lvlText w:val=""/>
      <w:lvlJc w:val="left"/>
      <w:pPr>
        <w:ind w:left="1080" w:hanging="360"/>
      </w:pPr>
      <w:rPr>
        <w:rFonts w:ascii="Symbol" w:hAnsi="Symbol"/>
      </w:rPr>
    </w:lvl>
    <w:lvl w:ilvl="8" w:tplc="3454DC8A">
      <w:start w:val="1"/>
      <w:numFmt w:val="bullet"/>
      <w:lvlText w:val=""/>
      <w:lvlJc w:val="left"/>
      <w:pPr>
        <w:ind w:left="1080" w:hanging="360"/>
      </w:pPr>
      <w:rPr>
        <w:rFonts w:ascii="Symbol" w:hAnsi="Symbol"/>
      </w:rPr>
    </w:lvl>
  </w:abstractNum>
  <w:abstractNum w:abstractNumId="27" w15:restartNumberingAfterBreak="0">
    <w:nsid w:val="73525C08"/>
    <w:multiLevelType w:val="hybridMultilevel"/>
    <w:tmpl w:val="C2327AD2"/>
    <w:lvl w:ilvl="0" w:tplc="339C355E">
      <w:start w:val="1"/>
      <w:numFmt w:val="bullet"/>
      <w:lvlText w:val=""/>
      <w:lvlJc w:val="left"/>
      <w:pPr>
        <w:ind w:left="1080" w:hanging="360"/>
      </w:pPr>
      <w:rPr>
        <w:rFonts w:ascii="Symbol" w:hAnsi="Symbol"/>
      </w:rPr>
    </w:lvl>
    <w:lvl w:ilvl="1" w:tplc="B04A8562">
      <w:start w:val="1"/>
      <w:numFmt w:val="bullet"/>
      <w:lvlText w:val=""/>
      <w:lvlJc w:val="left"/>
      <w:pPr>
        <w:ind w:left="1080" w:hanging="360"/>
      </w:pPr>
      <w:rPr>
        <w:rFonts w:ascii="Symbol" w:hAnsi="Symbol"/>
      </w:rPr>
    </w:lvl>
    <w:lvl w:ilvl="2" w:tplc="6832CECC">
      <w:start w:val="1"/>
      <w:numFmt w:val="bullet"/>
      <w:lvlText w:val=""/>
      <w:lvlJc w:val="left"/>
      <w:pPr>
        <w:ind w:left="1080" w:hanging="360"/>
      </w:pPr>
      <w:rPr>
        <w:rFonts w:ascii="Symbol" w:hAnsi="Symbol"/>
      </w:rPr>
    </w:lvl>
    <w:lvl w:ilvl="3" w:tplc="F0BE4FA4">
      <w:start w:val="1"/>
      <w:numFmt w:val="bullet"/>
      <w:lvlText w:val=""/>
      <w:lvlJc w:val="left"/>
      <w:pPr>
        <w:ind w:left="1080" w:hanging="360"/>
      </w:pPr>
      <w:rPr>
        <w:rFonts w:ascii="Symbol" w:hAnsi="Symbol"/>
      </w:rPr>
    </w:lvl>
    <w:lvl w:ilvl="4" w:tplc="C30AE2B0">
      <w:start w:val="1"/>
      <w:numFmt w:val="bullet"/>
      <w:lvlText w:val=""/>
      <w:lvlJc w:val="left"/>
      <w:pPr>
        <w:ind w:left="1080" w:hanging="360"/>
      </w:pPr>
      <w:rPr>
        <w:rFonts w:ascii="Symbol" w:hAnsi="Symbol"/>
      </w:rPr>
    </w:lvl>
    <w:lvl w:ilvl="5" w:tplc="18CA5862">
      <w:start w:val="1"/>
      <w:numFmt w:val="bullet"/>
      <w:lvlText w:val=""/>
      <w:lvlJc w:val="left"/>
      <w:pPr>
        <w:ind w:left="1080" w:hanging="360"/>
      </w:pPr>
      <w:rPr>
        <w:rFonts w:ascii="Symbol" w:hAnsi="Symbol"/>
      </w:rPr>
    </w:lvl>
    <w:lvl w:ilvl="6" w:tplc="FB742C54">
      <w:start w:val="1"/>
      <w:numFmt w:val="bullet"/>
      <w:lvlText w:val=""/>
      <w:lvlJc w:val="left"/>
      <w:pPr>
        <w:ind w:left="1080" w:hanging="360"/>
      </w:pPr>
      <w:rPr>
        <w:rFonts w:ascii="Symbol" w:hAnsi="Symbol"/>
      </w:rPr>
    </w:lvl>
    <w:lvl w:ilvl="7" w:tplc="F87440BE">
      <w:start w:val="1"/>
      <w:numFmt w:val="bullet"/>
      <w:lvlText w:val=""/>
      <w:lvlJc w:val="left"/>
      <w:pPr>
        <w:ind w:left="1080" w:hanging="360"/>
      </w:pPr>
      <w:rPr>
        <w:rFonts w:ascii="Symbol" w:hAnsi="Symbol"/>
      </w:rPr>
    </w:lvl>
    <w:lvl w:ilvl="8" w:tplc="1C9CF8EA">
      <w:start w:val="1"/>
      <w:numFmt w:val="bullet"/>
      <w:lvlText w:val=""/>
      <w:lvlJc w:val="left"/>
      <w:pPr>
        <w:ind w:left="1080" w:hanging="360"/>
      </w:pPr>
      <w:rPr>
        <w:rFonts w:ascii="Symbol" w:hAnsi="Symbol"/>
      </w:rPr>
    </w:lvl>
  </w:abstractNum>
  <w:abstractNum w:abstractNumId="28" w15:restartNumberingAfterBreak="0">
    <w:nsid w:val="73EC722D"/>
    <w:multiLevelType w:val="hybridMultilevel"/>
    <w:tmpl w:val="17E4ECA0"/>
    <w:lvl w:ilvl="0" w:tplc="78D05F0A">
      <w:start w:val="1"/>
      <w:numFmt w:val="bullet"/>
      <w:lvlText w:val=""/>
      <w:lvlJc w:val="left"/>
      <w:pPr>
        <w:ind w:left="720" w:hanging="360"/>
      </w:pPr>
      <w:rPr>
        <w:rFonts w:ascii="Symbol" w:hAnsi="Symbol"/>
      </w:rPr>
    </w:lvl>
    <w:lvl w:ilvl="1" w:tplc="6C4E4400">
      <w:start w:val="1"/>
      <w:numFmt w:val="bullet"/>
      <w:lvlText w:val=""/>
      <w:lvlJc w:val="left"/>
      <w:pPr>
        <w:ind w:left="720" w:hanging="360"/>
      </w:pPr>
      <w:rPr>
        <w:rFonts w:ascii="Symbol" w:hAnsi="Symbol"/>
      </w:rPr>
    </w:lvl>
    <w:lvl w:ilvl="2" w:tplc="1EDC5168">
      <w:start w:val="1"/>
      <w:numFmt w:val="bullet"/>
      <w:lvlText w:val=""/>
      <w:lvlJc w:val="left"/>
      <w:pPr>
        <w:ind w:left="720" w:hanging="360"/>
      </w:pPr>
      <w:rPr>
        <w:rFonts w:ascii="Symbol" w:hAnsi="Symbol"/>
      </w:rPr>
    </w:lvl>
    <w:lvl w:ilvl="3" w:tplc="5C383A0E">
      <w:start w:val="1"/>
      <w:numFmt w:val="bullet"/>
      <w:lvlText w:val=""/>
      <w:lvlJc w:val="left"/>
      <w:pPr>
        <w:ind w:left="720" w:hanging="360"/>
      </w:pPr>
      <w:rPr>
        <w:rFonts w:ascii="Symbol" w:hAnsi="Symbol"/>
      </w:rPr>
    </w:lvl>
    <w:lvl w:ilvl="4" w:tplc="7FE023D0">
      <w:start w:val="1"/>
      <w:numFmt w:val="bullet"/>
      <w:lvlText w:val=""/>
      <w:lvlJc w:val="left"/>
      <w:pPr>
        <w:ind w:left="720" w:hanging="360"/>
      </w:pPr>
      <w:rPr>
        <w:rFonts w:ascii="Symbol" w:hAnsi="Symbol"/>
      </w:rPr>
    </w:lvl>
    <w:lvl w:ilvl="5" w:tplc="647C84FE">
      <w:start w:val="1"/>
      <w:numFmt w:val="bullet"/>
      <w:lvlText w:val=""/>
      <w:lvlJc w:val="left"/>
      <w:pPr>
        <w:ind w:left="720" w:hanging="360"/>
      </w:pPr>
      <w:rPr>
        <w:rFonts w:ascii="Symbol" w:hAnsi="Symbol"/>
      </w:rPr>
    </w:lvl>
    <w:lvl w:ilvl="6" w:tplc="6D2EE54A">
      <w:start w:val="1"/>
      <w:numFmt w:val="bullet"/>
      <w:lvlText w:val=""/>
      <w:lvlJc w:val="left"/>
      <w:pPr>
        <w:ind w:left="720" w:hanging="360"/>
      </w:pPr>
      <w:rPr>
        <w:rFonts w:ascii="Symbol" w:hAnsi="Symbol"/>
      </w:rPr>
    </w:lvl>
    <w:lvl w:ilvl="7" w:tplc="DC207542">
      <w:start w:val="1"/>
      <w:numFmt w:val="bullet"/>
      <w:lvlText w:val=""/>
      <w:lvlJc w:val="left"/>
      <w:pPr>
        <w:ind w:left="720" w:hanging="360"/>
      </w:pPr>
      <w:rPr>
        <w:rFonts w:ascii="Symbol" w:hAnsi="Symbol"/>
      </w:rPr>
    </w:lvl>
    <w:lvl w:ilvl="8" w:tplc="E3A6D382">
      <w:start w:val="1"/>
      <w:numFmt w:val="bullet"/>
      <w:lvlText w:val=""/>
      <w:lvlJc w:val="left"/>
      <w:pPr>
        <w:ind w:left="720" w:hanging="360"/>
      </w:pPr>
      <w:rPr>
        <w:rFonts w:ascii="Symbol" w:hAnsi="Symbol"/>
      </w:rPr>
    </w:lvl>
  </w:abstractNum>
  <w:abstractNum w:abstractNumId="29" w15:restartNumberingAfterBreak="0">
    <w:nsid w:val="775E134F"/>
    <w:multiLevelType w:val="hybridMultilevel"/>
    <w:tmpl w:val="CC429D56"/>
    <w:lvl w:ilvl="0" w:tplc="82B27066">
      <w:start w:val="1"/>
      <w:numFmt w:val="bullet"/>
      <w:lvlText w:val=""/>
      <w:lvlJc w:val="left"/>
      <w:pPr>
        <w:ind w:left="1080" w:hanging="360"/>
      </w:pPr>
      <w:rPr>
        <w:rFonts w:ascii="Symbol" w:hAnsi="Symbol"/>
      </w:rPr>
    </w:lvl>
    <w:lvl w:ilvl="1" w:tplc="91701EA2">
      <w:start w:val="1"/>
      <w:numFmt w:val="bullet"/>
      <w:lvlText w:val=""/>
      <w:lvlJc w:val="left"/>
      <w:pPr>
        <w:ind w:left="1080" w:hanging="360"/>
      </w:pPr>
      <w:rPr>
        <w:rFonts w:ascii="Symbol" w:hAnsi="Symbol"/>
      </w:rPr>
    </w:lvl>
    <w:lvl w:ilvl="2" w:tplc="B04CF28E">
      <w:start w:val="1"/>
      <w:numFmt w:val="bullet"/>
      <w:lvlText w:val=""/>
      <w:lvlJc w:val="left"/>
      <w:pPr>
        <w:ind w:left="1080" w:hanging="360"/>
      </w:pPr>
      <w:rPr>
        <w:rFonts w:ascii="Symbol" w:hAnsi="Symbol"/>
      </w:rPr>
    </w:lvl>
    <w:lvl w:ilvl="3" w:tplc="E6502386">
      <w:start w:val="1"/>
      <w:numFmt w:val="bullet"/>
      <w:lvlText w:val=""/>
      <w:lvlJc w:val="left"/>
      <w:pPr>
        <w:ind w:left="1080" w:hanging="360"/>
      </w:pPr>
      <w:rPr>
        <w:rFonts w:ascii="Symbol" w:hAnsi="Symbol"/>
      </w:rPr>
    </w:lvl>
    <w:lvl w:ilvl="4" w:tplc="4C12B756">
      <w:start w:val="1"/>
      <w:numFmt w:val="bullet"/>
      <w:lvlText w:val=""/>
      <w:lvlJc w:val="left"/>
      <w:pPr>
        <w:ind w:left="1080" w:hanging="360"/>
      </w:pPr>
      <w:rPr>
        <w:rFonts w:ascii="Symbol" w:hAnsi="Symbol"/>
      </w:rPr>
    </w:lvl>
    <w:lvl w:ilvl="5" w:tplc="061CA53A">
      <w:start w:val="1"/>
      <w:numFmt w:val="bullet"/>
      <w:lvlText w:val=""/>
      <w:lvlJc w:val="left"/>
      <w:pPr>
        <w:ind w:left="1080" w:hanging="360"/>
      </w:pPr>
      <w:rPr>
        <w:rFonts w:ascii="Symbol" w:hAnsi="Symbol"/>
      </w:rPr>
    </w:lvl>
    <w:lvl w:ilvl="6" w:tplc="51942D0E">
      <w:start w:val="1"/>
      <w:numFmt w:val="bullet"/>
      <w:lvlText w:val=""/>
      <w:lvlJc w:val="left"/>
      <w:pPr>
        <w:ind w:left="1080" w:hanging="360"/>
      </w:pPr>
      <w:rPr>
        <w:rFonts w:ascii="Symbol" w:hAnsi="Symbol"/>
      </w:rPr>
    </w:lvl>
    <w:lvl w:ilvl="7" w:tplc="DAF2F6E8">
      <w:start w:val="1"/>
      <w:numFmt w:val="bullet"/>
      <w:lvlText w:val=""/>
      <w:lvlJc w:val="left"/>
      <w:pPr>
        <w:ind w:left="1080" w:hanging="360"/>
      </w:pPr>
      <w:rPr>
        <w:rFonts w:ascii="Symbol" w:hAnsi="Symbol"/>
      </w:rPr>
    </w:lvl>
    <w:lvl w:ilvl="8" w:tplc="A5FA0F30">
      <w:start w:val="1"/>
      <w:numFmt w:val="bullet"/>
      <w:lvlText w:val=""/>
      <w:lvlJc w:val="left"/>
      <w:pPr>
        <w:ind w:left="1080" w:hanging="360"/>
      </w:pPr>
      <w:rPr>
        <w:rFonts w:ascii="Symbol" w:hAnsi="Symbol"/>
      </w:rPr>
    </w:lvl>
  </w:abstractNum>
  <w:abstractNum w:abstractNumId="30" w15:restartNumberingAfterBreak="0">
    <w:nsid w:val="7C353F1F"/>
    <w:multiLevelType w:val="hybridMultilevel"/>
    <w:tmpl w:val="F8A466A8"/>
    <w:lvl w:ilvl="0" w:tplc="B6182A92">
      <w:start w:val="1"/>
      <w:numFmt w:val="bullet"/>
      <w:lvlText w:val=""/>
      <w:lvlJc w:val="left"/>
      <w:pPr>
        <w:ind w:left="1080" w:hanging="360"/>
      </w:pPr>
      <w:rPr>
        <w:rFonts w:ascii="Symbol" w:hAnsi="Symbol"/>
      </w:rPr>
    </w:lvl>
    <w:lvl w:ilvl="1" w:tplc="A60A44A8">
      <w:start w:val="1"/>
      <w:numFmt w:val="bullet"/>
      <w:lvlText w:val=""/>
      <w:lvlJc w:val="left"/>
      <w:pPr>
        <w:ind w:left="1440" w:hanging="360"/>
      </w:pPr>
      <w:rPr>
        <w:rFonts w:ascii="Symbol" w:hAnsi="Symbol"/>
      </w:rPr>
    </w:lvl>
    <w:lvl w:ilvl="2" w:tplc="97FC45AC">
      <w:start w:val="1"/>
      <w:numFmt w:val="bullet"/>
      <w:lvlText w:val=""/>
      <w:lvlJc w:val="left"/>
      <w:pPr>
        <w:ind w:left="1080" w:hanging="360"/>
      </w:pPr>
      <w:rPr>
        <w:rFonts w:ascii="Symbol" w:hAnsi="Symbol"/>
      </w:rPr>
    </w:lvl>
    <w:lvl w:ilvl="3" w:tplc="49BAF3B4">
      <w:start w:val="1"/>
      <w:numFmt w:val="bullet"/>
      <w:lvlText w:val=""/>
      <w:lvlJc w:val="left"/>
      <w:pPr>
        <w:ind w:left="1080" w:hanging="360"/>
      </w:pPr>
      <w:rPr>
        <w:rFonts w:ascii="Symbol" w:hAnsi="Symbol"/>
      </w:rPr>
    </w:lvl>
    <w:lvl w:ilvl="4" w:tplc="081A2B6A">
      <w:start w:val="1"/>
      <w:numFmt w:val="bullet"/>
      <w:lvlText w:val=""/>
      <w:lvlJc w:val="left"/>
      <w:pPr>
        <w:ind w:left="1080" w:hanging="360"/>
      </w:pPr>
      <w:rPr>
        <w:rFonts w:ascii="Symbol" w:hAnsi="Symbol"/>
      </w:rPr>
    </w:lvl>
    <w:lvl w:ilvl="5" w:tplc="D3A62ECA">
      <w:start w:val="1"/>
      <w:numFmt w:val="bullet"/>
      <w:lvlText w:val=""/>
      <w:lvlJc w:val="left"/>
      <w:pPr>
        <w:ind w:left="1080" w:hanging="360"/>
      </w:pPr>
      <w:rPr>
        <w:rFonts w:ascii="Symbol" w:hAnsi="Symbol"/>
      </w:rPr>
    </w:lvl>
    <w:lvl w:ilvl="6" w:tplc="4B928876">
      <w:start w:val="1"/>
      <w:numFmt w:val="bullet"/>
      <w:lvlText w:val=""/>
      <w:lvlJc w:val="left"/>
      <w:pPr>
        <w:ind w:left="1080" w:hanging="360"/>
      </w:pPr>
      <w:rPr>
        <w:rFonts w:ascii="Symbol" w:hAnsi="Symbol"/>
      </w:rPr>
    </w:lvl>
    <w:lvl w:ilvl="7" w:tplc="9A40318A">
      <w:start w:val="1"/>
      <w:numFmt w:val="bullet"/>
      <w:lvlText w:val=""/>
      <w:lvlJc w:val="left"/>
      <w:pPr>
        <w:ind w:left="1080" w:hanging="360"/>
      </w:pPr>
      <w:rPr>
        <w:rFonts w:ascii="Symbol" w:hAnsi="Symbol"/>
      </w:rPr>
    </w:lvl>
    <w:lvl w:ilvl="8" w:tplc="F43C47C0">
      <w:start w:val="1"/>
      <w:numFmt w:val="bullet"/>
      <w:lvlText w:val=""/>
      <w:lvlJc w:val="left"/>
      <w:pPr>
        <w:ind w:left="1080" w:hanging="360"/>
      </w:pPr>
      <w:rPr>
        <w:rFonts w:ascii="Symbol" w:hAnsi="Symbol"/>
      </w:rPr>
    </w:lvl>
  </w:abstractNum>
  <w:abstractNum w:abstractNumId="31" w15:restartNumberingAfterBreak="0">
    <w:nsid w:val="7ED207CA"/>
    <w:multiLevelType w:val="hybridMultilevel"/>
    <w:tmpl w:val="B4CA5890"/>
    <w:lvl w:ilvl="0" w:tplc="6D90C8AC">
      <w:start w:val="1"/>
      <w:numFmt w:val="bullet"/>
      <w:lvlText w:val=""/>
      <w:lvlJc w:val="left"/>
      <w:pPr>
        <w:ind w:left="1080" w:hanging="360"/>
      </w:pPr>
      <w:rPr>
        <w:rFonts w:ascii="Symbol" w:hAnsi="Symbol"/>
      </w:rPr>
    </w:lvl>
    <w:lvl w:ilvl="1" w:tplc="046048B4">
      <w:start w:val="1"/>
      <w:numFmt w:val="bullet"/>
      <w:lvlText w:val=""/>
      <w:lvlJc w:val="left"/>
      <w:pPr>
        <w:ind w:left="1440" w:hanging="360"/>
      </w:pPr>
      <w:rPr>
        <w:rFonts w:ascii="Symbol" w:hAnsi="Symbol"/>
      </w:rPr>
    </w:lvl>
    <w:lvl w:ilvl="2" w:tplc="268874AE">
      <w:start w:val="1"/>
      <w:numFmt w:val="bullet"/>
      <w:lvlText w:val=""/>
      <w:lvlJc w:val="left"/>
      <w:pPr>
        <w:ind w:left="1080" w:hanging="360"/>
      </w:pPr>
      <w:rPr>
        <w:rFonts w:ascii="Symbol" w:hAnsi="Symbol"/>
      </w:rPr>
    </w:lvl>
    <w:lvl w:ilvl="3" w:tplc="B57CF8FE">
      <w:start w:val="1"/>
      <w:numFmt w:val="bullet"/>
      <w:lvlText w:val=""/>
      <w:lvlJc w:val="left"/>
      <w:pPr>
        <w:ind w:left="1080" w:hanging="360"/>
      </w:pPr>
      <w:rPr>
        <w:rFonts w:ascii="Symbol" w:hAnsi="Symbol"/>
      </w:rPr>
    </w:lvl>
    <w:lvl w:ilvl="4" w:tplc="B34AB4B6">
      <w:start w:val="1"/>
      <w:numFmt w:val="bullet"/>
      <w:lvlText w:val=""/>
      <w:lvlJc w:val="left"/>
      <w:pPr>
        <w:ind w:left="1080" w:hanging="360"/>
      </w:pPr>
      <w:rPr>
        <w:rFonts w:ascii="Symbol" w:hAnsi="Symbol"/>
      </w:rPr>
    </w:lvl>
    <w:lvl w:ilvl="5" w:tplc="20FA6864">
      <w:start w:val="1"/>
      <w:numFmt w:val="bullet"/>
      <w:lvlText w:val=""/>
      <w:lvlJc w:val="left"/>
      <w:pPr>
        <w:ind w:left="1080" w:hanging="360"/>
      </w:pPr>
      <w:rPr>
        <w:rFonts w:ascii="Symbol" w:hAnsi="Symbol"/>
      </w:rPr>
    </w:lvl>
    <w:lvl w:ilvl="6" w:tplc="280EFC8A">
      <w:start w:val="1"/>
      <w:numFmt w:val="bullet"/>
      <w:lvlText w:val=""/>
      <w:lvlJc w:val="left"/>
      <w:pPr>
        <w:ind w:left="1080" w:hanging="360"/>
      </w:pPr>
      <w:rPr>
        <w:rFonts w:ascii="Symbol" w:hAnsi="Symbol"/>
      </w:rPr>
    </w:lvl>
    <w:lvl w:ilvl="7" w:tplc="C3760938">
      <w:start w:val="1"/>
      <w:numFmt w:val="bullet"/>
      <w:lvlText w:val=""/>
      <w:lvlJc w:val="left"/>
      <w:pPr>
        <w:ind w:left="1080" w:hanging="360"/>
      </w:pPr>
      <w:rPr>
        <w:rFonts w:ascii="Symbol" w:hAnsi="Symbol"/>
      </w:rPr>
    </w:lvl>
    <w:lvl w:ilvl="8" w:tplc="16D430C2">
      <w:start w:val="1"/>
      <w:numFmt w:val="bullet"/>
      <w:lvlText w:val=""/>
      <w:lvlJc w:val="left"/>
      <w:pPr>
        <w:ind w:left="1080" w:hanging="360"/>
      </w:pPr>
      <w:rPr>
        <w:rFonts w:ascii="Symbol" w:hAnsi="Symbol"/>
      </w:rPr>
    </w:lvl>
  </w:abstractNum>
  <w:num w:numId="1" w16cid:durableId="1983735278">
    <w:abstractNumId w:val="24"/>
  </w:num>
  <w:num w:numId="2" w16cid:durableId="899023108">
    <w:abstractNumId w:val="6"/>
  </w:num>
  <w:num w:numId="3" w16cid:durableId="530265096">
    <w:abstractNumId w:val="2"/>
  </w:num>
  <w:num w:numId="4" w16cid:durableId="592668637">
    <w:abstractNumId w:val="0"/>
  </w:num>
  <w:num w:numId="5" w16cid:durableId="678700440">
    <w:abstractNumId w:val="23"/>
  </w:num>
  <w:num w:numId="6" w16cid:durableId="1334651642">
    <w:abstractNumId w:val="8"/>
  </w:num>
  <w:num w:numId="7" w16cid:durableId="1648782089">
    <w:abstractNumId w:val="5"/>
  </w:num>
  <w:num w:numId="8" w16cid:durableId="1137455689">
    <w:abstractNumId w:val="14"/>
  </w:num>
  <w:num w:numId="9" w16cid:durableId="1862011817">
    <w:abstractNumId w:val="1"/>
  </w:num>
  <w:num w:numId="10" w16cid:durableId="219369478">
    <w:abstractNumId w:val="30"/>
  </w:num>
  <w:num w:numId="11" w16cid:durableId="679164383">
    <w:abstractNumId w:val="26"/>
  </w:num>
  <w:num w:numId="12" w16cid:durableId="1744597580">
    <w:abstractNumId w:val="15"/>
  </w:num>
  <w:num w:numId="13" w16cid:durableId="410156478">
    <w:abstractNumId w:val="9"/>
  </w:num>
  <w:num w:numId="14" w16cid:durableId="518742261">
    <w:abstractNumId w:val="12"/>
  </w:num>
  <w:num w:numId="15" w16cid:durableId="664627164">
    <w:abstractNumId w:val="18"/>
  </w:num>
  <w:num w:numId="16" w16cid:durableId="60099817">
    <w:abstractNumId w:val="13"/>
  </w:num>
  <w:num w:numId="17" w16cid:durableId="1809200879">
    <w:abstractNumId w:val="31"/>
  </w:num>
  <w:num w:numId="18" w16cid:durableId="196505135">
    <w:abstractNumId w:val="11"/>
  </w:num>
  <w:num w:numId="19" w16cid:durableId="316226262">
    <w:abstractNumId w:val="29"/>
  </w:num>
  <w:num w:numId="20" w16cid:durableId="1296645577">
    <w:abstractNumId w:val="19"/>
  </w:num>
  <w:num w:numId="21" w16cid:durableId="184757025">
    <w:abstractNumId w:val="10"/>
  </w:num>
  <w:num w:numId="22" w16cid:durableId="1898666471">
    <w:abstractNumId w:val="16"/>
  </w:num>
  <w:num w:numId="23" w16cid:durableId="179904446">
    <w:abstractNumId w:val="3"/>
  </w:num>
  <w:num w:numId="24" w16cid:durableId="490298782">
    <w:abstractNumId w:val="21"/>
  </w:num>
  <w:num w:numId="25" w16cid:durableId="124200804">
    <w:abstractNumId w:val="17"/>
  </w:num>
  <w:num w:numId="26" w16cid:durableId="1603300430">
    <w:abstractNumId w:val="4"/>
  </w:num>
  <w:num w:numId="27" w16cid:durableId="1122919450">
    <w:abstractNumId w:val="22"/>
  </w:num>
  <w:num w:numId="28" w16cid:durableId="724915729">
    <w:abstractNumId w:val="25"/>
  </w:num>
  <w:num w:numId="29" w16cid:durableId="886843435">
    <w:abstractNumId w:val="20"/>
  </w:num>
  <w:num w:numId="30" w16cid:durableId="1859732876">
    <w:abstractNumId w:val="27"/>
  </w:num>
  <w:num w:numId="31" w16cid:durableId="1555199201">
    <w:abstractNumId w:val="28"/>
  </w:num>
  <w:num w:numId="32" w16cid:durableId="74549636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en, Olivier (Student)">
    <w15:presenceInfo w15:providerId="AD" w15:userId="S::or81@students.waikato.ac.nz::e271f6c9-056d-4468-bbaf-9e72d555f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34"/>
    <w:rsid w:val="000004F7"/>
    <w:rsid w:val="00000A9C"/>
    <w:rsid w:val="00000B9D"/>
    <w:rsid w:val="000012DD"/>
    <w:rsid w:val="00001617"/>
    <w:rsid w:val="000017BC"/>
    <w:rsid w:val="00001EED"/>
    <w:rsid w:val="00001FEA"/>
    <w:rsid w:val="00002505"/>
    <w:rsid w:val="000028A4"/>
    <w:rsid w:val="000028E0"/>
    <w:rsid w:val="0000299D"/>
    <w:rsid w:val="00002A60"/>
    <w:rsid w:val="00002C76"/>
    <w:rsid w:val="00002E0A"/>
    <w:rsid w:val="00002F1C"/>
    <w:rsid w:val="00002F74"/>
    <w:rsid w:val="00003069"/>
    <w:rsid w:val="000031DF"/>
    <w:rsid w:val="00003734"/>
    <w:rsid w:val="00004827"/>
    <w:rsid w:val="00004946"/>
    <w:rsid w:val="00004AB4"/>
    <w:rsid w:val="00004F2E"/>
    <w:rsid w:val="00005DE8"/>
    <w:rsid w:val="00005EB4"/>
    <w:rsid w:val="0000626E"/>
    <w:rsid w:val="00006351"/>
    <w:rsid w:val="000068B6"/>
    <w:rsid w:val="000069C3"/>
    <w:rsid w:val="00006AD1"/>
    <w:rsid w:val="00006D2A"/>
    <w:rsid w:val="00006FB7"/>
    <w:rsid w:val="0000707E"/>
    <w:rsid w:val="0000749E"/>
    <w:rsid w:val="00007AF8"/>
    <w:rsid w:val="00007C8D"/>
    <w:rsid w:val="000100BC"/>
    <w:rsid w:val="00010789"/>
    <w:rsid w:val="00010935"/>
    <w:rsid w:val="00010D49"/>
    <w:rsid w:val="00011675"/>
    <w:rsid w:val="0001189F"/>
    <w:rsid w:val="00011934"/>
    <w:rsid w:val="0001198B"/>
    <w:rsid w:val="00011AAA"/>
    <w:rsid w:val="00012975"/>
    <w:rsid w:val="0001321D"/>
    <w:rsid w:val="0001375D"/>
    <w:rsid w:val="000137A4"/>
    <w:rsid w:val="00013E03"/>
    <w:rsid w:val="00014030"/>
    <w:rsid w:val="00014416"/>
    <w:rsid w:val="00014CD9"/>
    <w:rsid w:val="000157CF"/>
    <w:rsid w:val="00015DEE"/>
    <w:rsid w:val="000163B2"/>
    <w:rsid w:val="00016472"/>
    <w:rsid w:val="000164AC"/>
    <w:rsid w:val="00016A94"/>
    <w:rsid w:val="00016EF3"/>
    <w:rsid w:val="0001796C"/>
    <w:rsid w:val="00017B2F"/>
    <w:rsid w:val="00017C02"/>
    <w:rsid w:val="00017C10"/>
    <w:rsid w:val="00017C4C"/>
    <w:rsid w:val="00017CAD"/>
    <w:rsid w:val="00017DC2"/>
    <w:rsid w:val="00020BEE"/>
    <w:rsid w:val="00020D7B"/>
    <w:rsid w:val="00021185"/>
    <w:rsid w:val="000211B6"/>
    <w:rsid w:val="000216A4"/>
    <w:rsid w:val="0002193E"/>
    <w:rsid w:val="0002199B"/>
    <w:rsid w:val="00021DE0"/>
    <w:rsid w:val="00021ED0"/>
    <w:rsid w:val="0002219A"/>
    <w:rsid w:val="000221AE"/>
    <w:rsid w:val="000221B9"/>
    <w:rsid w:val="00022653"/>
    <w:rsid w:val="00022D29"/>
    <w:rsid w:val="00022E19"/>
    <w:rsid w:val="00022E41"/>
    <w:rsid w:val="00023206"/>
    <w:rsid w:val="0002335F"/>
    <w:rsid w:val="000234B1"/>
    <w:rsid w:val="00023578"/>
    <w:rsid w:val="00023C74"/>
    <w:rsid w:val="00024019"/>
    <w:rsid w:val="00024059"/>
    <w:rsid w:val="000243F6"/>
    <w:rsid w:val="000249CB"/>
    <w:rsid w:val="00024AA0"/>
    <w:rsid w:val="00024CD4"/>
    <w:rsid w:val="00024EC3"/>
    <w:rsid w:val="00024F94"/>
    <w:rsid w:val="0002502F"/>
    <w:rsid w:val="00025321"/>
    <w:rsid w:val="00025920"/>
    <w:rsid w:val="000259FF"/>
    <w:rsid w:val="00025E74"/>
    <w:rsid w:val="000262B1"/>
    <w:rsid w:val="0002653A"/>
    <w:rsid w:val="000266AD"/>
    <w:rsid w:val="000269C9"/>
    <w:rsid w:val="00026CC7"/>
    <w:rsid w:val="00026E42"/>
    <w:rsid w:val="00026F1D"/>
    <w:rsid w:val="00027468"/>
    <w:rsid w:val="00027BF3"/>
    <w:rsid w:val="00027E69"/>
    <w:rsid w:val="00027EC3"/>
    <w:rsid w:val="00027FFC"/>
    <w:rsid w:val="00030013"/>
    <w:rsid w:val="00030241"/>
    <w:rsid w:val="00030784"/>
    <w:rsid w:val="00030A01"/>
    <w:rsid w:val="00030AA2"/>
    <w:rsid w:val="0003132C"/>
    <w:rsid w:val="00031409"/>
    <w:rsid w:val="0003189E"/>
    <w:rsid w:val="00031A8B"/>
    <w:rsid w:val="00031C94"/>
    <w:rsid w:val="0003201E"/>
    <w:rsid w:val="0003206C"/>
    <w:rsid w:val="000320DA"/>
    <w:rsid w:val="00032177"/>
    <w:rsid w:val="000321C9"/>
    <w:rsid w:val="000324B9"/>
    <w:rsid w:val="00032850"/>
    <w:rsid w:val="000329C1"/>
    <w:rsid w:val="00032C10"/>
    <w:rsid w:val="00032E03"/>
    <w:rsid w:val="00032E24"/>
    <w:rsid w:val="00032EE5"/>
    <w:rsid w:val="00032EE8"/>
    <w:rsid w:val="000333E0"/>
    <w:rsid w:val="00033498"/>
    <w:rsid w:val="00033609"/>
    <w:rsid w:val="00033A04"/>
    <w:rsid w:val="00034031"/>
    <w:rsid w:val="0003405F"/>
    <w:rsid w:val="000342A4"/>
    <w:rsid w:val="00034434"/>
    <w:rsid w:val="000344EA"/>
    <w:rsid w:val="0003451A"/>
    <w:rsid w:val="00034548"/>
    <w:rsid w:val="00034556"/>
    <w:rsid w:val="00034C7D"/>
    <w:rsid w:val="0003510A"/>
    <w:rsid w:val="00035536"/>
    <w:rsid w:val="00035600"/>
    <w:rsid w:val="00036412"/>
    <w:rsid w:val="00036854"/>
    <w:rsid w:val="00036EC2"/>
    <w:rsid w:val="000370EB"/>
    <w:rsid w:val="000372E8"/>
    <w:rsid w:val="0003765C"/>
    <w:rsid w:val="000378B9"/>
    <w:rsid w:val="00037BDF"/>
    <w:rsid w:val="00040043"/>
    <w:rsid w:val="000400C1"/>
    <w:rsid w:val="0004075E"/>
    <w:rsid w:val="00040CD1"/>
    <w:rsid w:val="00040F10"/>
    <w:rsid w:val="00041672"/>
    <w:rsid w:val="00041727"/>
    <w:rsid w:val="00041877"/>
    <w:rsid w:val="000418A3"/>
    <w:rsid w:val="000418D1"/>
    <w:rsid w:val="00041E4D"/>
    <w:rsid w:val="0004222C"/>
    <w:rsid w:val="0004250B"/>
    <w:rsid w:val="000428D0"/>
    <w:rsid w:val="0004297F"/>
    <w:rsid w:val="00042D74"/>
    <w:rsid w:val="00042E4A"/>
    <w:rsid w:val="0004342C"/>
    <w:rsid w:val="0004343F"/>
    <w:rsid w:val="0004351C"/>
    <w:rsid w:val="00043804"/>
    <w:rsid w:val="000439C7"/>
    <w:rsid w:val="00044062"/>
    <w:rsid w:val="00044197"/>
    <w:rsid w:val="00044318"/>
    <w:rsid w:val="00044D78"/>
    <w:rsid w:val="0004557C"/>
    <w:rsid w:val="0004570E"/>
    <w:rsid w:val="00045744"/>
    <w:rsid w:val="00045ED0"/>
    <w:rsid w:val="00046405"/>
    <w:rsid w:val="000465DE"/>
    <w:rsid w:val="00046B8D"/>
    <w:rsid w:val="00046C6B"/>
    <w:rsid w:val="00046CB7"/>
    <w:rsid w:val="00046D61"/>
    <w:rsid w:val="00046D7F"/>
    <w:rsid w:val="00046FCA"/>
    <w:rsid w:val="000472DC"/>
    <w:rsid w:val="00047424"/>
    <w:rsid w:val="00047B17"/>
    <w:rsid w:val="00050406"/>
    <w:rsid w:val="0005066B"/>
    <w:rsid w:val="000507C6"/>
    <w:rsid w:val="000508CA"/>
    <w:rsid w:val="000508D1"/>
    <w:rsid w:val="00050948"/>
    <w:rsid w:val="00050AE6"/>
    <w:rsid w:val="0005156F"/>
    <w:rsid w:val="00051788"/>
    <w:rsid w:val="00051D7C"/>
    <w:rsid w:val="00051DB4"/>
    <w:rsid w:val="00051DBA"/>
    <w:rsid w:val="00051EE8"/>
    <w:rsid w:val="000522AE"/>
    <w:rsid w:val="0005264E"/>
    <w:rsid w:val="000526A9"/>
    <w:rsid w:val="00052919"/>
    <w:rsid w:val="00052FD8"/>
    <w:rsid w:val="0005309D"/>
    <w:rsid w:val="000531BE"/>
    <w:rsid w:val="000533A7"/>
    <w:rsid w:val="000538F2"/>
    <w:rsid w:val="000539E4"/>
    <w:rsid w:val="00053CA8"/>
    <w:rsid w:val="00053EB5"/>
    <w:rsid w:val="00053F58"/>
    <w:rsid w:val="0005420F"/>
    <w:rsid w:val="00054210"/>
    <w:rsid w:val="00054452"/>
    <w:rsid w:val="00054506"/>
    <w:rsid w:val="0005493D"/>
    <w:rsid w:val="0005503C"/>
    <w:rsid w:val="0005513C"/>
    <w:rsid w:val="00055275"/>
    <w:rsid w:val="0005582D"/>
    <w:rsid w:val="00055AEF"/>
    <w:rsid w:val="00055E35"/>
    <w:rsid w:val="00056306"/>
    <w:rsid w:val="000565D6"/>
    <w:rsid w:val="00056991"/>
    <w:rsid w:val="00056E9F"/>
    <w:rsid w:val="00056EC7"/>
    <w:rsid w:val="00056F72"/>
    <w:rsid w:val="0005705B"/>
    <w:rsid w:val="000571EF"/>
    <w:rsid w:val="00057323"/>
    <w:rsid w:val="0005732D"/>
    <w:rsid w:val="00057A33"/>
    <w:rsid w:val="00057EA0"/>
    <w:rsid w:val="00057EF2"/>
    <w:rsid w:val="0005F03D"/>
    <w:rsid w:val="00060286"/>
    <w:rsid w:val="000602EE"/>
    <w:rsid w:val="00060892"/>
    <w:rsid w:val="00060C40"/>
    <w:rsid w:val="00061383"/>
    <w:rsid w:val="0006149F"/>
    <w:rsid w:val="000615D8"/>
    <w:rsid w:val="000617BC"/>
    <w:rsid w:val="000624B1"/>
    <w:rsid w:val="0006287F"/>
    <w:rsid w:val="00062B80"/>
    <w:rsid w:val="000630CB"/>
    <w:rsid w:val="0006311A"/>
    <w:rsid w:val="0006316F"/>
    <w:rsid w:val="0006343F"/>
    <w:rsid w:val="00063D9C"/>
    <w:rsid w:val="00064410"/>
    <w:rsid w:val="000645A4"/>
    <w:rsid w:val="00065429"/>
    <w:rsid w:val="00065DE1"/>
    <w:rsid w:val="00066248"/>
    <w:rsid w:val="000664E8"/>
    <w:rsid w:val="00066586"/>
    <w:rsid w:val="00066981"/>
    <w:rsid w:val="00066A3C"/>
    <w:rsid w:val="00067A61"/>
    <w:rsid w:val="00067CE2"/>
    <w:rsid w:val="00070649"/>
    <w:rsid w:val="00070841"/>
    <w:rsid w:val="00070A51"/>
    <w:rsid w:val="00070C3B"/>
    <w:rsid w:val="00070D7B"/>
    <w:rsid w:val="0007101F"/>
    <w:rsid w:val="0007217E"/>
    <w:rsid w:val="00072500"/>
    <w:rsid w:val="00072684"/>
    <w:rsid w:val="00072BF8"/>
    <w:rsid w:val="0007344D"/>
    <w:rsid w:val="0007355D"/>
    <w:rsid w:val="000735C4"/>
    <w:rsid w:val="00073A25"/>
    <w:rsid w:val="000741B4"/>
    <w:rsid w:val="000743D7"/>
    <w:rsid w:val="00074B9A"/>
    <w:rsid w:val="00075627"/>
    <w:rsid w:val="00075B53"/>
    <w:rsid w:val="000765D0"/>
    <w:rsid w:val="00076EB5"/>
    <w:rsid w:val="00077A84"/>
    <w:rsid w:val="00077F44"/>
    <w:rsid w:val="00080262"/>
    <w:rsid w:val="000804C1"/>
    <w:rsid w:val="000805BD"/>
    <w:rsid w:val="00080B81"/>
    <w:rsid w:val="000812F1"/>
    <w:rsid w:val="0008186A"/>
    <w:rsid w:val="00081A79"/>
    <w:rsid w:val="00081A9E"/>
    <w:rsid w:val="00081D0B"/>
    <w:rsid w:val="00081E4C"/>
    <w:rsid w:val="00081F58"/>
    <w:rsid w:val="000822B2"/>
    <w:rsid w:val="00082B64"/>
    <w:rsid w:val="00082D9B"/>
    <w:rsid w:val="00082FD7"/>
    <w:rsid w:val="000830CA"/>
    <w:rsid w:val="00083175"/>
    <w:rsid w:val="000837E1"/>
    <w:rsid w:val="00083BB2"/>
    <w:rsid w:val="00083DA1"/>
    <w:rsid w:val="00083EFA"/>
    <w:rsid w:val="0008411C"/>
    <w:rsid w:val="000846F8"/>
    <w:rsid w:val="000848FD"/>
    <w:rsid w:val="000849E5"/>
    <w:rsid w:val="0008507A"/>
    <w:rsid w:val="000852B4"/>
    <w:rsid w:val="000853CF"/>
    <w:rsid w:val="0008542F"/>
    <w:rsid w:val="00085739"/>
    <w:rsid w:val="00085968"/>
    <w:rsid w:val="00085B34"/>
    <w:rsid w:val="00085BA0"/>
    <w:rsid w:val="000861B1"/>
    <w:rsid w:val="00086357"/>
    <w:rsid w:val="0008646A"/>
    <w:rsid w:val="0008671E"/>
    <w:rsid w:val="0008678C"/>
    <w:rsid w:val="00086A38"/>
    <w:rsid w:val="00087485"/>
    <w:rsid w:val="000876D9"/>
    <w:rsid w:val="00087A94"/>
    <w:rsid w:val="00087D88"/>
    <w:rsid w:val="00087E10"/>
    <w:rsid w:val="000901E5"/>
    <w:rsid w:val="00090361"/>
    <w:rsid w:val="00090BF5"/>
    <w:rsid w:val="00090C1D"/>
    <w:rsid w:val="000912D2"/>
    <w:rsid w:val="000913A4"/>
    <w:rsid w:val="000915DA"/>
    <w:rsid w:val="000916C4"/>
    <w:rsid w:val="00091930"/>
    <w:rsid w:val="000919A4"/>
    <w:rsid w:val="00091B91"/>
    <w:rsid w:val="00091F69"/>
    <w:rsid w:val="00091FDE"/>
    <w:rsid w:val="00092014"/>
    <w:rsid w:val="000921A7"/>
    <w:rsid w:val="00092689"/>
    <w:rsid w:val="00092DB4"/>
    <w:rsid w:val="00093391"/>
    <w:rsid w:val="0009357E"/>
    <w:rsid w:val="000935BC"/>
    <w:rsid w:val="00093A4D"/>
    <w:rsid w:val="00093BE2"/>
    <w:rsid w:val="0009408B"/>
    <w:rsid w:val="000946AA"/>
    <w:rsid w:val="00094934"/>
    <w:rsid w:val="000949CF"/>
    <w:rsid w:val="00094D21"/>
    <w:rsid w:val="00094D37"/>
    <w:rsid w:val="00095020"/>
    <w:rsid w:val="00095466"/>
    <w:rsid w:val="00095806"/>
    <w:rsid w:val="00095919"/>
    <w:rsid w:val="00095F8A"/>
    <w:rsid w:val="0009611B"/>
    <w:rsid w:val="0009612D"/>
    <w:rsid w:val="0009695C"/>
    <w:rsid w:val="00097AE1"/>
    <w:rsid w:val="00097FD8"/>
    <w:rsid w:val="00097FEA"/>
    <w:rsid w:val="0009E355"/>
    <w:rsid w:val="000A06DE"/>
    <w:rsid w:val="000A06E7"/>
    <w:rsid w:val="000A094F"/>
    <w:rsid w:val="000A098D"/>
    <w:rsid w:val="000A0D07"/>
    <w:rsid w:val="000A11CF"/>
    <w:rsid w:val="000A163E"/>
    <w:rsid w:val="000A16D4"/>
    <w:rsid w:val="000A179A"/>
    <w:rsid w:val="000A1B34"/>
    <w:rsid w:val="000A1C18"/>
    <w:rsid w:val="000A1EA3"/>
    <w:rsid w:val="000A1F77"/>
    <w:rsid w:val="000A2043"/>
    <w:rsid w:val="000A2319"/>
    <w:rsid w:val="000A2AFE"/>
    <w:rsid w:val="000A2BCA"/>
    <w:rsid w:val="000A2C40"/>
    <w:rsid w:val="000A2D9B"/>
    <w:rsid w:val="000A2EC2"/>
    <w:rsid w:val="000A33B7"/>
    <w:rsid w:val="000A34FB"/>
    <w:rsid w:val="000A3779"/>
    <w:rsid w:val="000A39B3"/>
    <w:rsid w:val="000A39C9"/>
    <w:rsid w:val="000A3ACB"/>
    <w:rsid w:val="000A3BA0"/>
    <w:rsid w:val="000A44E8"/>
    <w:rsid w:val="000A45F7"/>
    <w:rsid w:val="000A48F5"/>
    <w:rsid w:val="000A4D63"/>
    <w:rsid w:val="000A4DC1"/>
    <w:rsid w:val="000A50CF"/>
    <w:rsid w:val="000A5B76"/>
    <w:rsid w:val="000A5C7B"/>
    <w:rsid w:val="000A6117"/>
    <w:rsid w:val="000A6225"/>
    <w:rsid w:val="000A641B"/>
    <w:rsid w:val="000A6454"/>
    <w:rsid w:val="000A663E"/>
    <w:rsid w:val="000A671C"/>
    <w:rsid w:val="000A672C"/>
    <w:rsid w:val="000A67EA"/>
    <w:rsid w:val="000A6AD1"/>
    <w:rsid w:val="000A6D2E"/>
    <w:rsid w:val="000A6E4E"/>
    <w:rsid w:val="000A778F"/>
    <w:rsid w:val="000A7AF1"/>
    <w:rsid w:val="000A7B89"/>
    <w:rsid w:val="000A7F9A"/>
    <w:rsid w:val="000B0F50"/>
    <w:rsid w:val="000B0FCC"/>
    <w:rsid w:val="000B1497"/>
    <w:rsid w:val="000B1644"/>
    <w:rsid w:val="000B1730"/>
    <w:rsid w:val="000B1A03"/>
    <w:rsid w:val="000B21D2"/>
    <w:rsid w:val="000B23D4"/>
    <w:rsid w:val="000B260E"/>
    <w:rsid w:val="000B29AF"/>
    <w:rsid w:val="000B32E6"/>
    <w:rsid w:val="000B330E"/>
    <w:rsid w:val="000B356D"/>
    <w:rsid w:val="000B3585"/>
    <w:rsid w:val="000B3F9E"/>
    <w:rsid w:val="000B4CD5"/>
    <w:rsid w:val="000B51EE"/>
    <w:rsid w:val="000B57BC"/>
    <w:rsid w:val="000B5EC5"/>
    <w:rsid w:val="000B6357"/>
    <w:rsid w:val="000B64A2"/>
    <w:rsid w:val="000B6A44"/>
    <w:rsid w:val="000B78AA"/>
    <w:rsid w:val="000C031F"/>
    <w:rsid w:val="000C05CD"/>
    <w:rsid w:val="000C079C"/>
    <w:rsid w:val="000C082B"/>
    <w:rsid w:val="000C08B1"/>
    <w:rsid w:val="000C0D81"/>
    <w:rsid w:val="000C1C79"/>
    <w:rsid w:val="000C1CB6"/>
    <w:rsid w:val="000C22BA"/>
    <w:rsid w:val="000C23E0"/>
    <w:rsid w:val="000C2596"/>
    <w:rsid w:val="000C27F3"/>
    <w:rsid w:val="000C314C"/>
    <w:rsid w:val="000C31A4"/>
    <w:rsid w:val="000C31C8"/>
    <w:rsid w:val="000C3267"/>
    <w:rsid w:val="000C37B4"/>
    <w:rsid w:val="000C3851"/>
    <w:rsid w:val="000C39FF"/>
    <w:rsid w:val="000C3E6C"/>
    <w:rsid w:val="000C4F0B"/>
    <w:rsid w:val="000C52C5"/>
    <w:rsid w:val="000C5545"/>
    <w:rsid w:val="000C570C"/>
    <w:rsid w:val="000C5D62"/>
    <w:rsid w:val="000C5F34"/>
    <w:rsid w:val="000C6C8B"/>
    <w:rsid w:val="000C7400"/>
    <w:rsid w:val="000C7528"/>
    <w:rsid w:val="000C7810"/>
    <w:rsid w:val="000C7970"/>
    <w:rsid w:val="000C7BF1"/>
    <w:rsid w:val="000C7E95"/>
    <w:rsid w:val="000C9BB0"/>
    <w:rsid w:val="000D0115"/>
    <w:rsid w:val="000D063C"/>
    <w:rsid w:val="000D0715"/>
    <w:rsid w:val="000D0EE8"/>
    <w:rsid w:val="000D1239"/>
    <w:rsid w:val="000D13E0"/>
    <w:rsid w:val="000D149B"/>
    <w:rsid w:val="000D1B52"/>
    <w:rsid w:val="000D1BF9"/>
    <w:rsid w:val="000D202E"/>
    <w:rsid w:val="000D219B"/>
    <w:rsid w:val="000D2231"/>
    <w:rsid w:val="000D224E"/>
    <w:rsid w:val="000D234B"/>
    <w:rsid w:val="000D293A"/>
    <w:rsid w:val="000D2C9E"/>
    <w:rsid w:val="000D3CAD"/>
    <w:rsid w:val="000D3CDA"/>
    <w:rsid w:val="000D40E9"/>
    <w:rsid w:val="000D437F"/>
    <w:rsid w:val="000D4427"/>
    <w:rsid w:val="000D50A4"/>
    <w:rsid w:val="000D5498"/>
    <w:rsid w:val="000D5AA6"/>
    <w:rsid w:val="000D5AE4"/>
    <w:rsid w:val="000D5CD3"/>
    <w:rsid w:val="000D5DBF"/>
    <w:rsid w:val="000D5E3E"/>
    <w:rsid w:val="000D6016"/>
    <w:rsid w:val="000D6194"/>
    <w:rsid w:val="000D6A00"/>
    <w:rsid w:val="000D6A76"/>
    <w:rsid w:val="000D6B55"/>
    <w:rsid w:val="000D7069"/>
    <w:rsid w:val="000D7794"/>
    <w:rsid w:val="000D795A"/>
    <w:rsid w:val="000E01D4"/>
    <w:rsid w:val="000E0818"/>
    <w:rsid w:val="000E0AD1"/>
    <w:rsid w:val="000E0DB3"/>
    <w:rsid w:val="000E0FE9"/>
    <w:rsid w:val="000E1468"/>
    <w:rsid w:val="000E15EA"/>
    <w:rsid w:val="000E1834"/>
    <w:rsid w:val="000E1B1B"/>
    <w:rsid w:val="000E1C0B"/>
    <w:rsid w:val="000E22B3"/>
    <w:rsid w:val="000E2959"/>
    <w:rsid w:val="000E3A13"/>
    <w:rsid w:val="000E3CBB"/>
    <w:rsid w:val="000E4637"/>
    <w:rsid w:val="000E4890"/>
    <w:rsid w:val="000E54BB"/>
    <w:rsid w:val="000E5CA0"/>
    <w:rsid w:val="000E5E92"/>
    <w:rsid w:val="000E6019"/>
    <w:rsid w:val="000E61CF"/>
    <w:rsid w:val="000E6C95"/>
    <w:rsid w:val="000E6D45"/>
    <w:rsid w:val="000E6EE5"/>
    <w:rsid w:val="000E7196"/>
    <w:rsid w:val="000E71C9"/>
    <w:rsid w:val="000E792C"/>
    <w:rsid w:val="000ED5C3"/>
    <w:rsid w:val="000F00B5"/>
    <w:rsid w:val="000F02EA"/>
    <w:rsid w:val="000F0386"/>
    <w:rsid w:val="000F03EF"/>
    <w:rsid w:val="000F04AA"/>
    <w:rsid w:val="000F0754"/>
    <w:rsid w:val="000F085A"/>
    <w:rsid w:val="000F149F"/>
    <w:rsid w:val="000F2170"/>
    <w:rsid w:val="000F26CE"/>
    <w:rsid w:val="000F2F49"/>
    <w:rsid w:val="000F324C"/>
    <w:rsid w:val="000F38D7"/>
    <w:rsid w:val="000F390C"/>
    <w:rsid w:val="000F39DD"/>
    <w:rsid w:val="000F3DA0"/>
    <w:rsid w:val="000F3EAF"/>
    <w:rsid w:val="000F4569"/>
    <w:rsid w:val="000F4719"/>
    <w:rsid w:val="000F4F08"/>
    <w:rsid w:val="000F52D5"/>
    <w:rsid w:val="000F5385"/>
    <w:rsid w:val="000F5603"/>
    <w:rsid w:val="000F570A"/>
    <w:rsid w:val="000F58FB"/>
    <w:rsid w:val="000F686C"/>
    <w:rsid w:val="000F6B3C"/>
    <w:rsid w:val="000F6FED"/>
    <w:rsid w:val="000F7167"/>
    <w:rsid w:val="000F735D"/>
    <w:rsid w:val="000F744C"/>
    <w:rsid w:val="000F79FF"/>
    <w:rsid w:val="000F7A91"/>
    <w:rsid w:val="000F7E2A"/>
    <w:rsid w:val="00100375"/>
    <w:rsid w:val="00100544"/>
    <w:rsid w:val="001006E4"/>
    <w:rsid w:val="00100927"/>
    <w:rsid w:val="00101664"/>
    <w:rsid w:val="00101CBF"/>
    <w:rsid w:val="00101EF9"/>
    <w:rsid w:val="00102025"/>
    <w:rsid w:val="00102487"/>
    <w:rsid w:val="00102759"/>
    <w:rsid w:val="00102A8F"/>
    <w:rsid w:val="00102CAA"/>
    <w:rsid w:val="00102DC9"/>
    <w:rsid w:val="00102DF0"/>
    <w:rsid w:val="00102EDB"/>
    <w:rsid w:val="001035AC"/>
    <w:rsid w:val="0010368A"/>
    <w:rsid w:val="00103AA0"/>
    <w:rsid w:val="00103AFE"/>
    <w:rsid w:val="00103BFA"/>
    <w:rsid w:val="00104148"/>
    <w:rsid w:val="001043A2"/>
    <w:rsid w:val="00104486"/>
    <w:rsid w:val="00104A03"/>
    <w:rsid w:val="0010547A"/>
    <w:rsid w:val="00105686"/>
    <w:rsid w:val="00105DC5"/>
    <w:rsid w:val="00106094"/>
    <w:rsid w:val="00106105"/>
    <w:rsid w:val="001062C7"/>
    <w:rsid w:val="00106E49"/>
    <w:rsid w:val="00106F99"/>
    <w:rsid w:val="0010716F"/>
    <w:rsid w:val="001074BD"/>
    <w:rsid w:val="00107AC5"/>
    <w:rsid w:val="00107B8F"/>
    <w:rsid w:val="00107DBF"/>
    <w:rsid w:val="00107EA6"/>
    <w:rsid w:val="0011006D"/>
    <w:rsid w:val="00110297"/>
    <w:rsid w:val="001104DB"/>
    <w:rsid w:val="001107A6"/>
    <w:rsid w:val="001108F7"/>
    <w:rsid w:val="0011091A"/>
    <w:rsid w:val="00110D04"/>
    <w:rsid w:val="00110DA3"/>
    <w:rsid w:val="00110E71"/>
    <w:rsid w:val="0011118E"/>
    <w:rsid w:val="00111514"/>
    <w:rsid w:val="0011151D"/>
    <w:rsid w:val="00112071"/>
    <w:rsid w:val="0011229C"/>
    <w:rsid w:val="001128F5"/>
    <w:rsid w:val="0011346E"/>
    <w:rsid w:val="0011369C"/>
    <w:rsid w:val="00113744"/>
    <w:rsid w:val="001139D5"/>
    <w:rsid w:val="00113B76"/>
    <w:rsid w:val="00113C66"/>
    <w:rsid w:val="0011431B"/>
    <w:rsid w:val="0011497D"/>
    <w:rsid w:val="00114FA5"/>
    <w:rsid w:val="0011515C"/>
    <w:rsid w:val="001151C3"/>
    <w:rsid w:val="0011592B"/>
    <w:rsid w:val="00115974"/>
    <w:rsid w:val="00116075"/>
    <w:rsid w:val="00116414"/>
    <w:rsid w:val="00116A69"/>
    <w:rsid w:val="00116C46"/>
    <w:rsid w:val="0011705B"/>
    <w:rsid w:val="00117984"/>
    <w:rsid w:val="001179D0"/>
    <w:rsid w:val="00120154"/>
    <w:rsid w:val="00120ADC"/>
    <w:rsid w:val="00120E62"/>
    <w:rsid w:val="00121073"/>
    <w:rsid w:val="00121123"/>
    <w:rsid w:val="00121308"/>
    <w:rsid w:val="0012137A"/>
    <w:rsid w:val="001214F1"/>
    <w:rsid w:val="00121719"/>
    <w:rsid w:val="00121B31"/>
    <w:rsid w:val="00121D88"/>
    <w:rsid w:val="0012257F"/>
    <w:rsid w:val="00122843"/>
    <w:rsid w:val="0012289C"/>
    <w:rsid w:val="00122A9F"/>
    <w:rsid w:val="00122B1B"/>
    <w:rsid w:val="001231E2"/>
    <w:rsid w:val="0012354E"/>
    <w:rsid w:val="001236DD"/>
    <w:rsid w:val="001243E7"/>
    <w:rsid w:val="00125142"/>
    <w:rsid w:val="001252BD"/>
    <w:rsid w:val="00125408"/>
    <w:rsid w:val="0012544C"/>
    <w:rsid w:val="001254AF"/>
    <w:rsid w:val="00125A06"/>
    <w:rsid w:val="00125D92"/>
    <w:rsid w:val="001261F8"/>
    <w:rsid w:val="001263E5"/>
    <w:rsid w:val="00126817"/>
    <w:rsid w:val="00126AD1"/>
    <w:rsid w:val="00126C43"/>
    <w:rsid w:val="00126CE9"/>
    <w:rsid w:val="0012707C"/>
    <w:rsid w:val="00127266"/>
    <w:rsid w:val="00127A28"/>
    <w:rsid w:val="00127BF1"/>
    <w:rsid w:val="00127F3B"/>
    <w:rsid w:val="00130607"/>
    <w:rsid w:val="00130826"/>
    <w:rsid w:val="0013092A"/>
    <w:rsid w:val="00130A33"/>
    <w:rsid w:val="00130E2D"/>
    <w:rsid w:val="00131117"/>
    <w:rsid w:val="001328EF"/>
    <w:rsid w:val="00132DDD"/>
    <w:rsid w:val="00132E3E"/>
    <w:rsid w:val="00132F23"/>
    <w:rsid w:val="0013311C"/>
    <w:rsid w:val="001331EB"/>
    <w:rsid w:val="001332D6"/>
    <w:rsid w:val="001337E6"/>
    <w:rsid w:val="0013398E"/>
    <w:rsid w:val="00133F31"/>
    <w:rsid w:val="0013419B"/>
    <w:rsid w:val="001341BF"/>
    <w:rsid w:val="0013453E"/>
    <w:rsid w:val="0013462E"/>
    <w:rsid w:val="00134975"/>
    <w:rsid w:val="00134C7D"/>
    <w:rsid w:val="00134D31"/>
    <w:rsid w:val="00134E5D"/>
    <w:rsid w:val="00135359"/>
    <w:rsid w:val="0013550C"/>
    <w:rsid w:val="00135588"/>
    <w:rsid w:val="001355AD"/>
    <w:rsid w:val="001356ED"/>
    <w:rsid w:val="001358D2"/>
    <w:rsid w:val="001361E9"/>
    <w:rsid w:val="001363A9"/>
    <w:rsid w:val="001364E3"/>
    <w:rsid w:val="0013715B"/>
    <w:rsid w:val="001378FE"/>
    <w:rsid w:val="001379D0"/>
    <w:rsid w:val="001403F2"/>
    <w:rsid w:val="00140506"/>
    <w:rsid w:val="00140CDB"/>
    <w:rsid w:val="00140FFD"/>
    <w:rsid w:val="00141799"/>
    <w:rsid w:val="00141E80"/>
    <w:rsid w:val="00142038"/>
    <w:rsid w:val="00142081"/>
    <w:rsid w:val="0014263D"/>
    <w:rsid w:val="001428E9"/>
    <w:rsid w:val="0014317A"/>
    <w:rsid w:val="00143462"/>
    <w:rsid w:val="0014355A"/>
    <w:rsid w:val="00143563"/>
    <w:rsid w:val="00143A34"/>
    <w:rsid w:val="00143F84"/>
    <w:rsid w:val="001445D2"/>
    <w:rsid w:val="0014491B"/>
    <w:rsid w:val="00144C85"/>
    <w:rsid w:val="00144D49"/>
    <w:rsid w:val="00144E3F"/>
    <w:rsid w:val="00144F91"/>
    <w:rsid w:val="00145413"/>
    <w:rsid w:val="0014549D"/>
    <w:rsid w:val="0014560A"/>
    <w:rsid w:val="001456E5"/>
    <w:rsid w:val="00145A6E"/>
    <w:rsid w:val="00145D64"/>
    <w:rsid w:val="0014603A"/>
    <w:rsid w:val="0014619A"/>
    <w:rsid w:val="00146496"/>
    <w:rsid w:val="00146CFB"/>
    <w:rsid w:val="001471E4"/>
    <w:rsid w:val="0014736A"/>
    <w:rsid w:val="0014781B"/>
    <w:rsid w:val="00147DAD"/>
    <w:rsid w:val="00147DDE"/>
    <w:rsid w:val="001503F0"/>
    <w:rsid w:val="001507FD"/>
    <w:rsid w:val="001507FE"/>
    <w:rsid w:val="00150809"/>
    <w:rsid w:val="00150972"/>
    <w:rsid w:val="00150CAF"/>
    <w:rsid w:val="00150F3E"/>
    <w:rsid w:val="0015107E"/>
    <w:rsid w:val="001510FF"/>
    <w:rsid w:val="001511D3"/>
    <w:rsid w:val="0015133B"/>
    <w:rsid w:val="001515C9"/>
    <w:rsid w:val="001516D7"/>
    <w:rsid w:val="00151750"/>
    <w:rsid w:val="00151A18"/>
    <w:rsid w:val="00152035"/>
    <w:rsid w:val="00152166"/>
    <w:rsid w:val="00152CF7"/>
    <w:rsid w:val="0015400E"/>
    <w:rsid w:val="0015417D"/>
    <w:rsid w:val="00154213"/>
    <w:rsid w:val="00154392"/>
    <w:rsid w:val="0015441C"/>
    <w:rsid w:val="0015445A"/>
    <w:rsid w:val="0015446A"/>
    <w:rsid w:val="001549FC"/>
    <w:rsid w:val="00154BEF"/>
    <w:rsid w:val="00154D26"/>
    <w:rsid w:val="00154E3D"/>
    <w:rsid w:val="001550BF"/>
    <w:rsid w:val="0015519E"/>
    <w:rsid w:val="00155322"/>
    <w:rsid w:val="00155451"/>
    <w:rsid w:val="00155556"/>
    <w:rsid w:val="0015557B"/>
    <w:rsid w:val="00155828"/>
    <w:rsid w:val="00155868"/>
    <w:rsid w:val="00155A4F"/>
    <w:rsid w:val="00155BD4"/>
    <w:rsid w:val="00155D8A"/>
    <w:rsid w:val="00155E29"/>
    <w:rsid w:val="001561FB"/>
    <w:rsid w:val="00156284"/>
    <w:rsid w:val="00156950"/>
    <w:rsid w:val="00156A65"/>
    <w:rsid w:val="00156C7E"/>
    <w:rsid w:val="00156DD1"/>
    <w:rsid w:val="001571C4"/>
    <w:rsid w:val="00157420"/>
    <w:rsid w:val="0015759D"/>
    <w:rsid w:val="00157722"/>
    <w:rsid w:val="001606B2"/>
    <w:rsid w:val="00160945"/>
    <w:rsid w:val="00160CDF"/>
    <w:rsid w:val="0016174F"/>
    <w:rsid w:val="00161874"/>
    <w:rsid w:val="00161C5A"/>
    <w:rsid w:val="0016219E"/>
    <w:rsid w:val="0016266B"/>
    <w:rsid w:val="00162744"/>
    <w:rsid w:val="0016277F"/>
    <w:rsid w:val="00162B3D"/>
    <w:rsid w:val="001631B6"/>
    <w:rsid w:val="001632F4"/>
    <w:rsid w:val="00163699"/>
    <w:rsid w:val="00163883"/>
    <w:rsid w:val="00163CCF"/>
    <w:rsid w:val="00164062"/>
    <w:rsid w:val="00164098"/>
    <w:rsid w:val="001641E8"/>
    <w:rsid w:val="00164381"/>
    <w:rsid w:val="001646DA"/>
    <w:rsid w:val="00164C05"/>
    <w:rsid w:val="00164F4E"/>
    <w:rsid w:val="0016518C"/>
    <w:rsid w:val="001652F9"/>
    <w:rsid w:val="0016545F"/>
    <w:rsid w:val="001654AC"/>
    <w:rsid w:val="001654C1"/>
    <w:rsid w:val="00165B50"/>
    <w:rsid w:val="00165B6C"/>
    <w:rsid w:val="00166E9D"/>
    <w:rsid w:val="00166F71"/>
    <w:rsid w:val="00166FC9"/>
    <w:rsid w:val="0016773C"/>
    <w:rsid w:val="0016777F"/>
    <w:rsid w:val="00170037"/>
    <w:rsid w:val="001703F8"/>
    <w:rsid w:val="00170578"/>
    <w:rsid w:val="00170A71"/>
    <w:rsid w:val="00170CC5"/>
    <w:rsid w:val="00170D13"/>
    <w:rsid w:val="00171099"/>
    <w:rsid w:val="00171C03"/>
    <w:rsid w:val="00171DC4"/>
    <w:rsid w:val="001722A7"/>
    <w:rsid w:val="001723A3"/>
    <w:rsid w:val="0017263A"/>
    <w:rsid w:val="00172706"/>
    <w:rsid w:val="001728D3"/>
    <w:rsid w:val="00172ABA"/>
    <w:rsid w:val="0017311F"/>
    <w:rsid w:val="001736E8"/>
    <w:rsid w:val="0017412E"/>
    <w:rsid w:val="0017492C"/>
    <w:rsid w:val="00175489"/>
    <w:rsid w:val="001756C9"/>
    <w:rsid w:val="00176170"/>
    <w:rsid w:val="001761FC"/>
    <w:rsid w:val="001766D7"/>
    <w:rsid w:val="0017687E"/>
    <w:rsid w:val="00176B72"/>
    <w:rsid w:val="0017708E"/>
    <w:rsid w:val="00177096"/>
    <w:rsid w:val="00177344"/>
    <w:rsid w:val="00177988"/>
    <w:rsid w:val="00177BE8"/>
    <w:rsid w:val="001800CB"/>
    <w:rsid w:val="001800D5"/>
    <w:rsid w:val="00180293"/>
    <w:rsid w:val="00180880"/>
    <w:rsid w:val="001808C2"/>
    <w:rsid w:val="00180B27"/>
    <w:rsid w:val="00181266"/>
    <w:rsid w:val="0018200E"/>
    <w:rsid w:val="001822FF"/>
    <w:rsid w:val="00182E92"/>
    <w:rsid w:val="00182EAD"/>
    <w:rsid w:val="00182FF4"/>
    <w:rsid w:val="001838C3"/>
    <w:rsid w:val="001842A6"/>
    <w:rsid w:val="00185067"/>
    <w:rsid w:val="00185264"/>
    <w:rsid w:val="001853BB"/>
    <w:rsid w:val="001859BA"/>
    <w:rsid w:val="00185A98"/>
    <w:rsid w:val="00185AA0"/>
    <w:rsid w:val="00185B12"/>
    <w:rsid w:val="00185CC1"/>
    <w:rsid w:val="00185D33"/>
    <w:rsid w:val="00185D55"/>
    <w:rsid w:val="00186313"/>
    <w:rsid w:val="00186609"/>
    <w:rsid w:val="001868E2"/>
    <w:rsid w:val="00186958"/>
    <w:rsid w:val="00186C45"/>
    <w:rsid w:val="00186D49"/>
    <w:rsid w:val="00186DD2"/>
    <w:rsid w:val="0018719E"/>
    <w:rsid w:val="00187201"/>
    <w:rsid w:val="001875EF"/>
    <w:rsid w:val="00187869"/>
    <w:rsid w:val="00187FCA"/>
    <w:rsid w:val="00190262"/>
    <w:rsid w:val="00190374"/>
    <w:rsid w:val="001910BD"/>
    <w:rsid w:val="001919A2"/>
    <w:rsid w:val="00191B33"/>
    <w:rsid w:val="001920AB"/>
    <w:rsid w:val="001927E1"/>
    <w:rsid w:val="00192C63"/>
    <w:rsid w:val="00193100"/>
    <w:rsid w:val="001935C1"/>
    <w:rsid w:val="00193970"/>
    <w:rsid w:val="00193C15"/>
    <w:rsid w:val="00194266"/>
    <w:rsid w:val="001944D7"/>
    <w:rsid w:val="00194598"/>
    <w:rsid w:val="00194663"/>
    <w:rsid w:val="0019476F"/>
    <w:rsid w:val="00194D3B"/>
    <w:rsid w:val="00194D8C"/>
    <w:rsid w:val="00195854"/>
    <w:rsid w:val="0019592A"/>
    <w:rsid w:val="00195E48"/>
    <w:rsid w:val="00195E86"/>
    <w:rsid w:val="00196276"/>
    <w:rsid w:val="0019634D"/>
    <w:rsid w:val="00196362"/>
    <w:rsid w:val="00196868"/>
    <w:rsid w:val="00196CFB"/>
    <w:rsid w:val="00196D8E"/>
    <w:rsid w:val="0019732C"/>
    <w:rsid w:val="0019739C"/>
    <w:rsid w:val="00197706"/>
    <w:rsid w:val="0019774C"/>
    <w:rsid w:val="00197992"/>
    <w:rsid w:val="00197A32"/>
    <w:rsid w:val="00197F47"/>
    <w:rsid w:val="001A0041"/>
    <w:rsid w:val="001A049C"/>
    <w:rsid w:val="001A05C1"/>
    <w:rsid w:val="001A0B64"/>
    <w:rsid w:val="001A0C88"/>
    <w:rsid w:val="001A110C"/>
    <w:rsid w:val="001A115C"/>
    <w:rsid w:val="001A174B"/>
    <w:rsid w:val="001A1A23"/>
    <w:rsid w:val="001A1E3A"/>
    <w:rsid w:val="001A2654"/>
    <w:rsid w:val="001A271D"/>
    <w:rsid w:val="001A2F0E"/>
    <w:rsid w:val="001A3A57"/>
    <w:rsid w:val="001A3E89"/>
    <w:rsid w:val="001A4197"/>
    <w:rsid w:val="001A4DBC"/>
    <w:rsid w:val="001A4EE5"/>
    <w:rsid w:val="001A4F33"/>
    <w:rsid w:val="001A5154"/>
    <w:rsid w:val="001A5719"/>
    <w:rsid w:val="001A638F"/>
    <w:rsid w:val="001A6598"/>
    <w:rsid w:val="001A6652"/>
    <w:rsid w:val="001A6C55"/>
    <w:rsid w:val="001A6FA2"/>
    <w:rsid w:val="001A750D"/>
    <w:rsid w:val="001B0689"/>
    <w:rsid w:val="001B0FB9"/>
    <w:rsid w:val="001B1784"/>
    <w:rsid w:val="001B216D"/>
    <w:rsid w:val="001B25B5"/>
    <w:rsid w:val="001B2803"/>
    <w:rsid w:val="001B3359"/>
    <w:rsid w:val="001B3ABE"/>
    <w:rsid w:val="001B3EDF"/>
    <w:rsid w:val="001B4256"/>
    <w:rsid w:val="001B4656"/>
    <w:rsid w:val="001B4D3F"/>
    <w:rsid w:val="001B50DC"/>
    <w:rsid w:val="001B5206"/>
    <w:rsid w:val="001B58D9"/>
    <w:rsid w:val="001B5BC3"/>
    <w:rsid w:val="001B6023"/>
    <w:rsid w:val="001B6343"/>
    <w:rsid w:val="001B67F5"/>
    <w:rsid w:val="001B69E6"/>
    <w:rsid w:val="001B79E7"/>
    <w:rsid w:val="001B7B4B"/>
    <w:rsid w:val="001B7C07"/>
    <w:rsid w:val="001B7CFA"/>
    <w:rsid w:val="001B7E17"/>
    <w:rsid w:val="001B7EDF"/>
    <w:rsid w:val="001C018B"/>
    <w:rsid w:val="001C03D9"/>
    <w:rsid w:val="001C0999"/>
    <w:rsid w:val="001C0EE1"/>
    <w:rsid w:val="001C11F0"/>
    <w:rsid w:val="001C122F"/>
    <w:rsid w:val="001C19E8"/>
    <w:rsid w:val="001C20F5"/>
    <w:rsid w:val="001C21C9"/>
    <w:rsid w:val="001C26CF"/>
    <w:rsid w:val="001C27C7"/>
    <w:rsid w:val="001C28A2"/>
    <w:rsid w:val="001C313E"/>
    <w:rsid w:val="001C358E"/>
    <w:rsid w:val="001C3DC6"/>
    <w:rsid w:val="001C46D6"/>
    <w:rsid w:val="001C4777"/>
    <w:rsid w:val="001C4A4A"/>
    <w:rsid w:val="001C4CFF"/>
    <w:rsid w:val="001C5407"/>
    <w:rsid w:val="001C5B22"/>
    <w:rsid w:val="001C618B"/>
    <w:rsid w:val="001C650B"/>
    <w:rsid w:val="001C6521"/>
    <w:rsid w:val="001C6928"/>
    <w:rsid w:val="001C6D70"/>
    <w:rsid w:val="001C7278"/>
    <w:rsid w:val="001C73FB"/>
    <w:rsid w:val="001C747E"/>
    <w:rsid w:val="001C7598"/>
    <w:rsid w:val="001C768C"/>
    <w:rsid w:val="001C7A72"/>
    <w:rsid w:val="001C7B3C"/>
    <w:rsid w:val="001D00DF"/>
    <w:rsid w:val="001D06F0"/>
    <w:rsid w:val="001D0AF4"/>
    <w:rsid w:val="001D12DE"/>
    <w:rsid w:val="001D12E7"/>
    <w:rsid w:val="001D18BF"/>
    <w:rsid w:val="001D1C35"/>
    <w:rsid w:val="001D1DBC"/>
    <w:rsid w:val="001D23EE"/>
    <w:rsid w:val="001D2A82"/>
    <w:rsid w:val="001D2E91"/>
    <w:rsid w:val="001D2F3E"/>
    <w:rsid w:val="001D2FBF"/>
    <w:rsid w:val="001D4605"/>
    <w:rsid w:val="001D502D"/>
    <w:rsid w:val="001D5186"/>
    <w:rsid w:val="001D52FF"/>
    <w:rsid w:val="001D58D3"/>
    <w:rsid w:val="001D5A72"/>
    <w:rsid w:val="001D5E01"/>
    <w:rsid w:val="001D61E2"/>
    <w:rsid w:val="001D6AD1"/>
    <w:rsid w:val="001D6CE6"/>
    <w:rsid w:val="001D71B0"/>
    <w:rsid w:val="001D77DB"/>
    <w:rsid w:val="001D7A99"/>
    <w:rsid w:val="001D7C13"/>
    <w:rsid w:val="001D7EF6"/>
    <w:rsid w:val="001D7FD1"/>
    <w:rsid w:val="001E00BB"/>
    <w:rsid w:val="001E022D"/>
    <w:rsid w:val="001E04CE"/>
    <w:rsid w:val="001E065E"/>
    <w:rsid w:val="001E09A3"/>
    <w:rsid w:val="001E0B88"/>
    <w:rsid w:val="001E0EBE"/>
    <w:rsid w:val="001E0F40"/>
    <w:rsid w:val="001E113A"/>
    <w:rsid w:val="001E149D"/>
    <w:rsid w:val="001E14B4"/>
    <w:rsid w:val="001E165E"/>
    <w:rsid w:val="001E1955"/>
    <w:rsid w:val="001E2399"/>
    <w:rsid w:val="001E2B27"/>
    <w:rsid w:val="001E2E59"/>
    <w:rsid w:val="001E3920"/>
    <w:rsid w:val="001E3D51"/>
    <w:rsid w:val="001E3EB0"/>
    <w:rsid w:val="001E3F04"/>
    <w:rsid w:val="001E490F"/>
    <w:rsid w:val="001E4BF7"/>
    <w:rsid w:val="001E4D08"/>
    <w:rsid w:val="001E4E73"/>
    <w:rsid w:val="001E562D"/>
    <w:rsid w:val="001E5807"/>
    <w:rsid w:val="001E5B73"/>
    <w:rsid w:val="001E5E27"/>
    <w:rsid w:val="001E6194"/>
    <w:rsid w:val="001E62D5"/>
    <w:rsid w:val="001E638D"/>
    <w:rsid w:val="001E649B"/>
    <w:rsid w:val="001E656C"/>
    <w:rsid w:val="001E6A34"/>
    <w:rsid w:val="001E6FB0"/>
    <w:rsid w:val="001E70AB"/>
    <w:rsid w:val="001E71BF"/>
    <w:rsid w:val="001E7C6F"/>
    <w:rsid w:val="001F0B42"/>
    <w:rsid w:val="001F0B8A"/>
    <w:rsid w:val="001F0EBE"/>
    <w:rsid w:val="001F119A"/>
    <w:rsid w:val="001F132F"/>
    <w:rsid w:val="001F1736"/>
    <w:rsid w:val="001F19FF"/>
    <w:rsid w:val="001F2032"/>
    <w:rsid w:val="001F219F"/>
    <w:rsid w:val="001F2381"/>
    <w:rsid w:val="001F293E"/>
    <w:rsid w:val="001F2959"/>
    <w:rsid w:val="001F3550"/>
    <w:rsid w:val="001F35B1"/>
    <w:rsid w:val="001F3A35"/>
    <w:rsid w:val="001F3B14"/>
    <w:rsid w:val="001F3CB1"/>
    <w:rsid w:val="001F3CE1"/>
    <w:rsid w:val="001F420B"/>
    <w:rsid w:val="001F424E"/>
    <w:rsid w:val="001F43CB"/>
    <w:rsid w:val="001F473A"/>
    <w:rsid w:val="001F4746"/>
    <w:rsid w:val="001F48AE"/>
    <w:rsid w:val="001F48F8"/>
    <w:rsid w:val="001F4BEB"/>
    <w:rsid w:val="001F4BF8"/>
    <w:rsid w:val="001F4E5A"/>
    <w:rsid w:val="001F590E"/>
    <w:rsid w:val="001F5CBF"/>
    <w:rsid w:val="001F62D3"/>
    <w:rsid w:val="001F6EAB"/>
    <w:rsid w:val="001F6FFD"/>
    <w:rsid w:val="001F714F"/>
    <w:rsid w:val="001F72DC"/>
    <w:rsid w:val="001F76AC"/>
    <w:rsid w:val="001F7C0F"/>
    <w:rsid w:val="001F7DC7"/>
    <w:rsid w:val="001F7E65"/>
    <w:rsid w:val="0020052B"/>
    <w:rsid w:val="002005B6"/>
    <w:rsid w:val="00200A1B"/>
    <w:rsid w:val="002013B7"/>
    <w:rsid w:val="0020173E"/>
    <w:rsid w:val="00201AA7"/>
    <w:rsid w:val="00202440"/>
    <w:rsid w:val="00202660"/>
    <w:rsid w:val="002028A1"/>
    <w:rsid w:val="00202A2A"/>
    <w:rsid w:val="00202B4E"/>
    <w:rsid w:val="002031B6"/>
    <w:rsid w:val="002039B1"/>
    <w:rsid w:val="002039E3"/>
    <w:rsid w:val="00203C39"/>
    <w:rsid w:val="002046C7"/>
    <w:rsid w:val="00205158"/>
    <w:rsid w:val="00205469"/>
    <w:rsid w:val="00205735"/>
    <w:rsid w:val="002057C3"/>
    <w:rsid w:val="00205958"/>
    <w:rsid w:val="00206382"/>
    <w:rsid w:val="00206393"/>
    <w:rsid w:val="0020645A"/>
    <w:rsid w:val="00206DAF"/>
    <w:rsid w:val="002071D9"/>
    <w:rsid w:val="00207987"/>
    <w:rsid w:val="002079BA"/>
    <w:rsid w:val="00207D1B"/>
    <w:rsid w:val="00210E45"/>
    <w:rsid w:val="00211DBB"/>
    <w:rsid w:val="0021209A"/>
    <w:rsid w:val="002120FB"/>
    <w:rsid w:val="002124C0"/>
    <w:rsid w:val="00212AC6"/>
    <w:rsid w:val="0021353F"/>
    <w:rsid w:val="00213EBD"/>
    <w:rsid w:val="00213FAE"/>
    <w:rsid w:val="00214136"/>
    <w:rsid w:val="0021426B"/>
    <w:rsid w:val="002147A5"/>
    <w:rsid w:val="00214BCE"/>
    <w:rsid w:val="00214F01"/>
    <w:rsid w:val="00215195"/>
    <w:rsid w:val="00215501"/>
    <w:rsid w:val="002159D2"/>
    <w:rsid w:val="002159DC"/>
    <w:rsid w:val="002159FD"/>
    <w:rsid w:val="00215CCE"/>
    <w:rsid w:val="002161D6"/>
    <w:rsid w:val="00216499"/>
    <w:rsid w:val="0021659F"/>
    <w:rsid w:val="00216BE7"/>
    <w:rsid w:val="0021707F"/>
    <w:rsid w:val="00217398"/>
    <w:rsid w:val="00217D07"/>
    <w:rsid w:val="00220041"/>
    <w:rsid w:val="00220AB1"/>
    <w:rsid w:val="00220CB9"/>
    <w:rsid w:val="00220E4D"/>
    <w:rsid w:val="002214C8"/>
    <w:rsid w:val="002219D6"/>
    <w:rsid w:val="00221C66"/>
    <w:rsid w:val="00221DDA"/>
    <w:rsid w:val="00222481"/>
    <w:rsid w:val="002227A3"/>
    <w:rsid w:val="002229F3"/>
    <w:rsid w:val="00222A92"/>
    <w:rsid w:val="00222F76"/>
    <w:rsid w:val="00222FD7"/>
    <w:rsid w:val="00223D68"/>
    <w:rsid w:val="00223F78"/>
    <w:rsid w:val="00224421"/>
    <w:rsid w:val="00224503"/>
    <w:rsid w:val="002246F2"/>
    <w:rsid w:val="00224DAC"/>
    <w:rsid w:val="00224E9D"/>
    <w:rsid w:val="00225188"/>
    <w:rsid w:val="002252DB"/>
    <w:rsid w:val="00225A15"/>
    <w:rsid w:val="00225C74"/>
    <w:rsid w:val="00225D67"/>
    <w:rsid w:val="00225E80"/>
    <w:rsid w:val="00226A49"/>
    <w:rsid w:val="00226B3E"/>
    <w:rsid w:val="00226B75"/>
    <w:rsid w:val="00226F9D"/>
    <w:rsid w:val="00227507"/>
    <w:rsid w:val="00227CB6"/>
    <w:rsid w:val="00227D77"/>
    <w:rsid w:val="00227E01"/>
    <w:rsid w:val="00230845"/>
    <w:rsid w:val="002317DC"/>
    <w:rsid w:val="002319C6"/>
    <w:rsid w:val="00231D77"/>
    <w:rsid w:val="00231FC2"/>
    <w:rsid w:val="00232125"/>
    <w:rsid w:val="002322BD"/>
    <w:rsid w:val="002324D7"/>
    <w:rsid w:val="00232611"/>
    <w:rsid w:val="0023275B"/>
    <w:rsid w:val="00232797"/>
    <w:rsid w:val="00232921"/>
    <w:rsid w:val="00232983"/>
    <w:rsid w:val="00232A56"/>
    <w:rsid w:val="00232AC3"/>
    <w:rsid w:val="00232BD3"/>
    <w:rsid w:val="00232C69"/>
    <w:rsid w:val="00233693"/>
    <w:rsid w:val="0023410B"/>
    <w:rsid w:val="00234600"/>
    <w:rsid w:val="002346A0"/>
    <w:rsid w:val="002347C6"/>
    <w:rsid w:val="00234896"/>
    <w:rsid w:val="00234BAB"/>
    <w:rsid w:val="00234D16"/>
    <w:rsid w:val="00234D57"/>
    <w:rsid w:val="00235071"/>
    <w:rsid w:val="002351BD"/>
    <w:rsid w:val="0023525C"/>
    <w:rsid w:val="0023537B"/>
    <w:rsid w:val="00235CFA"/>
    <w:rsid w:val="00235D0D"/>
    <w:rsid w:val="00235EB8"/>
    <w:rsid w:val="00235ED8"/>
    <w:rsid w:val="002360A8"/>
    <w:rsid w:val="0023617D"/>
    <w:rsid w:val="00236397"/>
    <w:rsid w:val="0023662A"/>
    <w:rsid w:val="0023672F"/>
    <w:rsid w:val="00236817"/>
    <w:rsid w:val="00236C41"/>
    <w:rsid w:val="00236DCF"/>
    <w:rsid w:val="00236DE2"/>
    <w:rsid w:val="00237224"/>
    <w:rsid w:val="002376A2"/>
    <w:rsid w:val="002376EB"/>
    <w:rsid w:val="002378B9"/>
    <w:rsid w:val="00237DDE"/>
    <w:rsid w:val="00237ED1"/>
    <w:rsid w:val="0024035C"/>
    <w:rsid w:val="00241452"/>
    <w:rsid w:val="00241A29"/>
    <w:rsid w:val="00241ACF"/>
    <w:rsid w:val="00241C61"/>
    <w:rsid w:val="00241D35"/>
    <w:rsid w:val="00241F0E"/>
    <w:rsid w:val="002421FF"/>
    <w:rsid w:val="00242649"/>
    <w:rsid w:val="0024288C"/>
    <w:rsid w:val="00242909"/>
    <w:rsid w:val="00242BCA"/>
    <w:rsid w:val="00242D1D"/>
    <w:rsid w:val="00242D64"/>
    <w:rsid w:val="00242F02"/>
    <w:rsid w:val="00243064"/>
    <w:rsid w:val="002430F6"/>
    <w:rsid w:val="00243522"/>
    <w:rsid w:val="002439B4"/>
    <w:rsid w:val="0024406C"/>
    <w:rsid w:val="00244427"/>
    <w:rsid w:val="00244860"/>
    <w:rsid w:val="00244973"/>
    <w:rsid w:val="00244B8A"/>
    <w:rsid w:val="00245156"/>
    <w:rsid w:val="00245844"/>
    <w:rsid w:val="00245864"/>
    <w:rsid w:val="00245E60"/>
    <w:rsid w:val="00246539"/>
    <w:rsid w:val="0024661E"/>
    <w:rsid w:val="00246AE9"/>
    <w:rsid w:val="00247928"/>
    <w:rsid w:val="0024792F"/>
    <w:rsid w:val="00247FAC"/>
    <w:rsid w:val="0025073A"/>
    <w:rsid w:val="00250918"/>
    <w:rsid w:val="0025095B"/>
    <w:rsid w:val="002509C3"/>
    <w:rsid w:val="00250A35"/>
    <w:rsid w:val="0025153F"/>
    <w:rsid w:val="00251913"/>
    <w:rsid w:val="002519F1"/>
    <w:rsid w:val="00251ABF"/>
    <w:rsid w:val="00251AFE"/>
    <w:rsid w:val="00251C4A"/>
    <w:rsid w:val="002524DB"/>
    <w:rsid w:val="002526CB"/>
    <w:rsid w:val="002530E6"/>
    <w:rsid w:val="002533A2"/>
    <w:rsid w:val="002533DE"/>
    <w:rsid w:val="00253709"/>
    <w:rsid w:val="0025396E"/>
    <w:rsid w:val="00253A34"/>
    <w:rsid w:val="00253B90"/>
    <w:rsid w:val="00253E85"/>
    <w:rsid w:val="00254010"/>
    <w:rsid w:val="002545CB"/>
    <w:rsid w:val="0025487D"/>
    <w:rsid w:val="00254DC1"/>
    <w:rsid w:val="00255437"/>
    <w:rsid w:val="002556A5"/>
    <w:rsid w:val="00255F23"/>
    <w:rsid w:val="0025631C"/>
    <w:rsid w:val="002566DC"/>
    <w:rsid w:val="00256CD8"/>
    <w:rsid w:val="00257091"/>
    <w:rsid w:val="00257599"/>
    <w:rsid w:val="002579D3"/>
    <w:rsid w:val="00257A01"/>
    <w:rsid w:val="0026011E"/>
    <w:rsid w:val="002602E7"/>
    <w:rsid w:val="00260692"/>
    <w:rsid w:val="00260C18"/>
    <w:rsid w:val="00260E25"/>
    <w:rsid w:val="002610B0"/>
    <w:rsid w:val="00261252"/>
    <w:rsid w:val="0026166D"/>
    <w:rsid w:val="00261675"/>
    <w:rsid w:val="00261D8A"/>
    <w:rsid w:val="00261FC7"/>
    <w:rsid w:val="00263550"/>
    <w:rsid w:val="0026358C"/>
    <w:rsid w:val="0026363B"/>
    <w:rsid w:val="00263CA7"/>
    <w:rsid w:val="002645D4"/>
    <w:rsid w:val="002647FB"/>
    <w:rsid w:val="00264804"/>
    <w:rsid w:val="00264807"/>
    <w:rsid w:val="00264D35"/>
    <w:rsid w:val="00264DE5"/>
    <w:rsid w:val="00264F11"/>
    <w:rsid w:val="0026512E"/>
    <w:rsid w:val="002652EA"/>
    <w:rsid w:val="00265316"/>
    <w:rsid w:val="0026591D"/>
    <w:rsid w:val="00265AB5"/>
    <w:rsid w:val="00265C77"/>
    <w:rsid w:val="00265D78"/>
    <w:rsid w:val="00266689"/>
    <w:rsid w:val="00266D73"/>
    <w:rsid w:val="00266E68"/>
    <w:rsid w:val="00266FD4"/>
    <w:rsid w:val="00267076"/>
    <w:rsid w:val="002672F4"/>
    <w:rsid w:val="0026749F"/>
    <w:rsid w:val="00267909"/>
    <w:rsid w:val="0026798E"/>
    <w:rsid w:val="0027004D"/>
    <w:rsid w:val="0027042F"/>
    <w:rsid w:val="00270871"/>
    <w:rsid w:val="00270E31"/>
    <w:rsid w:val="002710A7"/>
    <w:rsid w:val="00271F04"/>
    <w:rsid w:val="0027230F"/>
    <w:rsid w:val="00272569"/>
    <w:rsid w:val="00272587"/>
    <w:rsid w:val="00272645"/>
    <w:rsid w:val="002726D9"/>
    <w:rsid w:val="00272D03"/>
    <w:rsid w:val="002735F9"/>
    <w:rsid w:val="002737AD"/>
    <w:rsid w:val="00273E6B"/>
    <w:rsid w:val="00274009"/>
    <w:rsid w:val="00274139"/>
    <w:rsid w:val="00274C7F"/>
    <w:rsid w:val="00274EBD"/>
    <w:rsid w:val="002755CB"/>
    <w:rsid w:val="0027567B"/>
    <w:rsid w:val="00275890"/>
    <w:rsid w:val="002763A1"/>
    <w:rsid w:val="00276546"/>
    <w:rsid w:val="00276D2E"/>
    <w:rsid w:val="00276DAE"/>
    <w:rsid w:val="00276F07"/>
    <w:rsid w:val="002770AF"/>
    <w:rsid w:val="0027733F"/>
    <w:rsid w:val="0027745F"/>
    <w:rsid w:val="00277623"/>
    <w:rsid w:val="0027774B"/>
    <w:rsid w:val="00277A56"/>
    <w:rsid w:val="00277D01"/>
    <w:rsid w:val="00277EF8"/>
    <w:rsid w:val="002804E8"/>
    <w:rsid w:val="002805B0"/>
    <w:rsid w:val="00280849"/>
    <w:rsid w:val="00280F75"/>
    <w:rsid w:val="00281019"/>
    <w:rsid w:val="00281113"/>
    <w:rsid w:val="002811D3"/>
    <w:rsid w:val="00281590"/>
    <w:rsid w:val="002817B0"/>
    <w:rsid w:val="00281804"/>
    <w:rsid w:val="00281859"/>
    <w:rsid w:val="002818EB"/>
    <w:rsid w:val="00281AC6"/>
    <w:rsid w:val="00281EB5"/>
    <w:rsid w:val="0028206A"/>
    <w:rsid w:val="0028213F"/>
    <w:rsid w:val="00282151"/>
    <w:rsid w:val="00282403"/>
    <w:rsid w:val="002825E9"/>
    <w:rsid w:val="00282B0B"/>
    <w:rsid w:val="00282C0F"/>
    <w:rsid w:val="0028333A"/>
    <w:rsid w:val="00283648"/>
    <w:rsid w:val="0028372E"/>
    <w:rsid w:val="00283A0D"/>
    <w:rsid w:val="00283ACB"/>
    <w:rsid w:val="0028435E"/>
    <w:rsid w:val="002845B1"/>
    <w:rsid w:val="002847EC"/>
    <w:rsid w:val="00284B29"/>
    <w:rsid w:val="00284BD6"/>
    <w:rsid w:val="00284C4F"/>
    <w:rsid w:val="00285298"/>
    <w:rsid w:val="0028531D"/>
    <w:rsid w:val="0028570F"/>
    <w:rsid w:val="00285D3C"/>
    <w:rsid w:val="00286061"/>
    <w:rsid w:val="002861AA"/>
    <w:rsid w:val="002866D9"/>
    <w:rsid w:val="0028694A"/>
    <w:rsid w:val="00286B5A"/>
    <w:rsid w:val="00286C97"/>
    <w:rsid w:val="00286ED1"/>
    <w:rsid w:val="00286FB3"/>
    <w:rsid w:val="0028726A"/>
    <w:rsid w:val="002872C5"/>
    <w:rsid w:val="00287587"/>
    <w:rsid w:val="00287852"/>
    <w:rsid w:val="00287A40"/>
    <w:rsid w:val="00287B39"/>
    <w:rsid w:val="00287F03"/>
    <w:rsid w:val="00287F13"/>
    <w:rsid w:val="002905B0"/>
    <w:rsid w:val="00290987"/>
    <w:rsid w:val="00290FEF"/>
    <w:rsid w:val="002911CF"/>
    <w:rsid w:val="00292143"/>
    <w:rsid w:val="00292235"/>
    <w:rsid w:val="002927E3"/>
    <w:rsid w:val="00292D3E"/>
    <w:rsid w:val="0029308D"/>
    <w:rsid w:val="0029398C"/>
    <w:rsid w:val="00293D87"/>
    <w:rsid w:val="00293F28"/>
    <w:rsid w:val="00294003"/>
    <w:rsid w:val="00294112"/>
    <w:rsid w:val="00294C90"/>
    <w:rsid w:val="00294E31"/>
    <w:rsid w:val="00295044"/>
    <w:rsid w:val="00295427"/>
    <w:rsid w:val="00295867"/>
    <w:rsid w:val="0029594F"/>
    <w:rsid w:val="00295C52"/>
    <w:rsid w:val="00295FEE"/>
    <w:rsid w:val="002960E2"/>
    <w:rsid w:val="0029659C"/>
    <w:rsid w:val="00296F60"/>
    <w:rsid w:val="002971EC"/>
    <w:rsid w:val="00297417"/>
    <w:rsid w:val="002975A1"/>
    <w:rsid w:val="002979DE"/>
    <w:rsid w:val="00297A7C"/>
    <w:rsid w:val="00297D29"/>
    <w:rsid w:val="002A061D"/>
    <w:rsid w:val="002A06BE"/>
    <w:rsid w:val="002A09C1"/>
    <w:rsid w:val="002A0C06"/>
    <w:rsid w:val="002A1069"/>
    <w:rsid w:val="002A1249"/>
    <w:rsid w:val="002A1455"/>
    <w:rsid w:val="002A1583"/>
    <w:rsid w:val="002A15F0"/>
    <w:rsid w:val="002A1AB1"/>
    <w:rsid w:val="002A1D71"/>
    <w:rsid w:val="002A2E3E"/>
    <w:rsid w:val="002A3294"/>
    <w:rsid w:val="002A3840"/>
    <w:rsid w:val="002A4312"/>
    <w:rsid w:val="002A44CC"/>
    <w:rsid w:val="002A45B5"/>
    <w:rsid w:val="002A4A10"/>
    <w:rsid w:val="002A4A99"/>
    <w:rsid w:val="002A4B5F"/>
    <w:rsid w:val="002A4B74"/>
    <w:rsid w:val="002A580A"/>
    <w:rsid w:val="002A594E"/>
    <w:rsid w:val="002A71DB"/>
    <w:rsid w:val="002A7A13"/>
    <w:rsid w:val="002B065D"/>
    <w:rsid w:val="002B0759"/>
    <w:rsid w:val="002B0935"/>
    <w:rsid w:val="002B0CE2"/>
    <w:rsid w:val="002B0F53"/>
    <w:rsid w:val="002B140D"/>
    <w:rsid w:val="002B1D51"/>
    <w:rsid w:val="002B2057"/>
    <w:rsid w:val="002B27F6"/>
    <w:rsid w:val="002B2FD9"/>
    <w:rsid w:val="002B31E2"/>
    <w:rsid w:val="002B38B6"/>
    <w:rsid w:val="002B3F62"/>
    <w:rsid w:val="002B44A1"/>
    <w:rsid w:val="002B4B8C"/>
    <w:rsid w:val="002B4F26"/>
    <w:rsid w:val="002B5110"/>
    <w:rsid w:val="002B51A5"/>
    <w:rsid w:val="002B55DC"/>
    <w:rsid w:val="002B5722"/>
    <w:rsid w:val="002B5A31"/>
    <w:rsid w:val="002B5BD0"/>
    <w:rsid w:val="002B5DC4"/>
    <w:rsid w:val="002B66DF"/>
    <w:rsid w:val="002B6B42"/>
    <w:rsid w:val="002B798B"/>
    <w:rsid w:val="002C03E5"/>
    <w:rsid w:val="002C0CB1"/>
    <w:rsid w:val="002C11A1"/>
    <w:rsid w:val="002C12EC"/>
    <w:rsid w:val="002C130D"/>
    <w:rsid w:val="002C162C"/>
    <w:rsid w:val="002C1F26"/>
    <w:rsid w:val="002C1FD2"/>
    <w:rsid w:val="002C203A"/>
    <w:rsid w:val="002C2406"/>
    <w:rsid w:val="002C2BB3"/>
    <w:rsid w:val="002C3353"/>
    <w:rsid w:val="002C395E"/>
    <w:rsid w:val="002C3C61"/>
    <w:rsid w:val="002C4739"/>
    <w:rsid w:val="002C47B2"/>
    <w:rsid w:val="002C4A7A"/>
    <w:rsid w:val="002C4F2A"/>
    <w:rsid w:val="002C5278"/>
    <w:rsid w:val="002C5A27"/>
    <w:rsid w:val="002C6148"/>
    <w:rsid w:val="002C6808"/>
    <w:rsid w:val="002C6987"/>
    <w:rsid w:val="002C6B8E"/>
    <w:rsid w:val="002C7011"/>
    <w:rsid w:val="002C71FB"/>
    <w:rsid w:val="002C7E2F"/>
    <w:rsid w:val="002D0241"/>
    <w:rsid w:val="002D10FA"/>
    <w:rsid w:val="002D1360"/>
    <w:rsid w:val="002D1D16"/>
    <w:rsid w:val="002D1D53"/>
    <w:rsid w:val="002D1F5C"/>
    <w:rsid w:val="002D21EA"/>
    <w:rsid w:val="002D250C"/>
    <w:rsid w:val="002D2C1C"/>
    <w:rsid w:val="002D3009"/>
    <w:rsid w:val="002D30E8"/>
    <w:rsid w:val="002D3355"/>
    <w:rsid w:val="002D34B7"/>
    <w:rsid w:val="002D37CC"/>
    <w:rsid w:val="002D3835"/>
    <w:rsid w:val="002D388A"/>
    <w:rsid w:val="002D38B7"/>
    <w:rsid w:val="002D3EBB"/>
    <w:rsid w:val="002D4251"/>
    <w:rsid w:val="002D459F"/>
    <w:rsid w:val="002D5283"/>
    <w:rsid w:val="002D5415"/>
    <w:rsid w:val="002D5543"/>
    <w:rsid w:val="002D6111"/>
    <w:rsid w:val="002D64C9"/>
    <w:rsid w:val="002D6EC2"/>
    <w:rsid w:val="002D6EC9"/>
    <w:rsid w:val="002D76A5"/>
    <w:rsid w:val="002D76E3"/>
    <w:rsid w:val="002D796F"/>
    <w:rsid w:val="002D7B74"/>
    <w:rsid w:val="002E01CE"/>
    <w:rsid w:val="002E03B4"/>
    <w:rsid w:val="002E0665"/>
    <w:rsid w:val="002E0C87"/>
    <w:rsid w:val="002E123C"/>
    <w:rsid w:val="002E16E3"/>
    <w:rsid w:val="002E1752"/>
    <w:rsid w:val="002E1806"/>
    <w:rsid w:val="002E1CE9"/>
    <w:rsid w:val="002E2145"/>
    <w:rsid w:val="002E23D9"/>
    <w:rsid w:val="002E241D"/>
    <w:rsid w:val="002E2916"/>
    <w:rsid w:val="002E29ED"/>
    <w:rsid w:val="002E2CE0"/>
    <w:rsid w:val="002E2D86"/>
    <w:rsid w:val="002E457E"/>
    <w:rsid w:val="002E48EA"/>
    <w:rsid w:val="002E4AAF"/>
    <w:rsid w:val="002E4DF4"/>
    <w:rsid w:val="002E5BAB"/>
    <w:rsid w:val="002E5BAF"/>
    <w:rsid w:val="002E5F8D"/>
    <w:rsid w:val="002E606B"/>
    <w:rsid w:val="002E6598"/>
    <w:rsid w:val="002E674C"/>
    <w:rsid w:val="002E74A2"/>
    <w:rsid w:val="002E790D"/>
    <w:rsid w:val="002E7AB6"/>
    <w:rsid w:val="002E7D92"/>
    <w:rsid w:val="002E7F66"/>
    <w:rsid w:val="002F008E"/>
    <w:rsid w:val="002F04CB"/>
    <w:rsid w:val="002F0A7A"/>
    <w:rsid w:val="002F10B6"/>
    <w:rsid w:val="002F13E6"/>
    <w:rsid w:val="002F148A"/>
    <w:rsid w:val="002F16A8"/>
    <w:rsid w:val="002F1792"/>
    <w:rsid w:val="002F2623"/>
    <w:rsid w:val="002F2A35"/>
    <w:rsid w:val="002F2D2D"/>
    <w:rsid w:val="002F35DC"/>
    <w:rsid w:val="002F3C21"/>
    <w:rsid w:val="002F4533"/>
    <w:rsid w:val="002F46B4"/>
    <w:rsid w:val="002F4784"/>
    <w:rsid w:val="002F527F"/>
    <w:rsid w:val="002F52CC"/>
    <w:rsid w:val="002F5324"/>
    <w:rsid w:val="002F54E7"/>
    <w:rsid w:val="002F5B19"/>
    <w:rsid w:val="002F5B8B"/>
    <w:rsid w:val="002F5C1E"/>
    <w:rsid w:val="002F61F2"/>
    <w:rsid w:val="002F6463"/>
    <w:rsid w:val="002F6FF8"/>
    <w:rsid w:val="002F7060"/>
    <w:rsid w:val="002F72E9"/>
    <w:rsid w:val="002F7551"/>
    <w:rsid w:val="002F764E"/>
    <w:rsid w:val="002F76EE"/>
    <w:rsid w:val="002F7902"/>
    <w:rsid w:val="002F7D11"/>
    <w:rsid w:val="002F7DB2"/>
    <w:rsid w:val="002F7E4F"/>
    <w:rsid w:val="002FEAC7"/>
    <w:rsid w:val="0030016F"/>
    <w:rsid w:val="00300514"/>
    <w:rsid w:val="0030053D"/>
    <w:rsid w:val="0030055F"/>
    <w:rsid w:val="00300735"/>
    <w:rsid w:val="00300C43"/>
    <w:rsid w:val="00300FBC"/>
    <w:rsid w:val="00301826"/>
    <w:rsid w:val="0030191C"/>
    <w:rsid w:val="00301E41"/>
    <w:rsid w:val="00302261"/>
    <w:rsid w:val="003022CE"/>
    <w:rsid w:val="00302425"/>
    <w:rsid w:val="003025A0"/>
    <w:rsid w:val="00302759"/>
    <w:rsid w:val="003028B4"/>
    <w:rsid w:val="003028F4"/>
    <w:rsid w:val="003029A8"/>
    <w:rsid w:val="00302EAE"/>
    <w:rsid w:val="00302EAF"/>
    <w:rsid w:val="00303015"/>
    <w:rsid w:val="00303292"/>
    <w:rsid w:val="003034D2"/>
    <w:rsid w:val="0030359C"/>
    <w:rsid w:val="00303615"/>
    <w:rsid w:val="003041FB"/>
    <w:rsid w:val="003044B4"/>
    <w:rsid w:val="0030481B"/>
    <w:rsid w:val="00304B1D"/>
    <w:rsid w:val="00304BEB"/>
    <w:rsid w:val="00304E50"/>
    <w:rsid w:val="00304F87"/>
    <w:rsid w:val="00305637"/>
    <w:rsid w:val="003056BE"/>
    <w:rsid w:val="003056D9"/>
    <w:rsid w:val="003059DB"/>
    <w:rsid w:val="00305BC0"/>
    <w:rsid w:val="00305C11"/>
    <w:rsid w:val="00305D27"/>
    <w:rsid w:val="00305DF4"/>
    <w:rsid w:val="00305E25"/>
    <w:rsid w:val="00306116"/>
    <w:rsid w:val="00306210"/>
    <w:rsid w:val="003063E8"/>
    <w:rsid w:val="00306506"/>
    <w:rsid w:val="00306D85"/>
    <w:rsid w:val="003070F7"/>
    <w:rsid w:val="00307103"/>
    <w:rsid w:val="003072D6"/>
    <w:rsid w:val="00307559"/>
    <w:rsid w:val="00307A1F"/>
    <w:rsid w:val="00307DBE"/>
    <w:rsid w:val="003100E9"/>
    <w:rsid w:val="0031063C"/>
    <w:rsid w:val="0031092D"/>
    <w:rsid w:val="00310996"/>
    <w:rsid w:val="003109F6"/>
    <w:rsid w:val="00310B4B"/>
    <w:rsid w:val="00310B7B"/>
    <w:rsid w:val="003113C0"/>
    <w:rsid w:val="003116CB"/>
    <w:rsid w:val="00311BCD"/>
    <w:rsid w:val="00311F79"/>
    <w:rsid w:val="003120FB"/>
    <w:rsid w:val="0031274A"/>
    <w:rsid w:val="003128A9"/>
    <w:rsid w:val="00312A38"/>
    <w:rsid w:val="00312A58"/>
    <w:rsid w:val="00312C91"/>
    <w:rsid w:val="00312F1D"/>
    <w:rsid w:val="00313147"/>
    <w:rsid w:val="003131DB"/>
    <w:rsid w:val="00313BBF"/>
    <w:rsid w:val="00314431"/>
    <w:rsid w:val="00314585"/>
    <w:rsid w:val="0031462B"/>
    <w:rsid w:val="00314B12"/>
    <w:rsid w:val="00314BED"/>
    <w:rsid w:val="00315059"/>
    <w:rsid w:val="003151F9"/>
    <w:rsid w:val="00315946"/>
    <w:rsid w:val="00315AE8"/>
    <w:rsid w:val="00315F40"/>
    <w:rsid w:val="00315F8B"/>
    <w:rsid w:val="00316166"/>
    <w:rsid w:val="0031616E"/>
    <w:rsid w:val="00316479"/>
    <w:rsid w:val="003164C8"/>
    <w:rsid w:val="003164ED"/>
    <w:rsid w:val="00316ABD"/>
    <w:rsid w:val="00317BA0"/>
    <w:rsid w:val="00317FA3"/>
    <w:rsid w:val="0032000A"/>
    <w:rsid w:val="00320253"/>
    <w:rsid w:val="003205BC"/>
    <w:rsid w:val="00320FBB"/>
    <w:rsid w:val="0032112D"/>
    <w:rsid w:val="003212F1"/>
    <w:rsid w:val="0032131D"/>
    <w:rsid w:val="00321558"/>
    <w:rsid w:val="0032158E"/>
    <w:rsid w:val="00321F73"/>
    <w:rsid w:val="003222DC"/>
    <w:rsid w:val="0032231B"/>
    <w:rsid w:val="00322596"/>
    <w:rsid w:val="00322698"/>
    <w:rsid w:val="00322835"/>
    <w:rsid w:val="003228CF"/>
    <w:rsid w:val="0032295A"/>
    <w:rsid w:val="00322972"/>
    <w:rsid w:val="00322A99"/>
    <w:rsid w:val="003234C8"/>
    <w:rsid w:val="00323704"/>
    <w:rsid w:val="00323769"/>
    <w:rsid w:val="003239A9"/>
    <w:rsid w:val="00323AEE"/>
    <w:rsid w:val="00323F23"/>
    <w:rsid w:val="00324616"/>
    <w:rsid w:val="00324969"/>
    <w:rsid w:val="00324B91"/>
    <w:rsid w:val="003255DB"/>
    <w:rsid w:val="00325A22"/>
    <w:rsid w:val="00325AEA"/>
    <w:rsid w:val="00326170"/>
    <w:rsid w:val="003262A6"/>
    <w:rsid w:val="00326354"/>
    <w:rsid w:val="00326DEF"/>
    <w:rsid w:val="00327280"/>
    <w:rsid w:val="003304CB"/>
    <w:rsid w:val="003305B3"/>
    <w:rsid w:val="00330A15"/>
    <w:rsid w:val="00330D6C"/>
    <w:rsid w:val="00331BBC"/>
    <w:rsid w:val="00331E54"/>
    <w:rsid w:val="00331E6F"/>
    <w:rsid w:val="00331E9E"/>
    <w:rsid w:val="0033218C"/>
    <w:rsid w:val="0033232C"/>
    <w:rsid w:val="00332721"/>
    <w:rsid w:val="00332898"/>
    <w:rsid w:val="00332AEC"/>
    <w:rsid w:val="003333C7"/>
    <w:rsid w:val="003334B6"/>
    <w:rsid w:val="00333C9B"/>
    <w:rsid w:val="003342BD"/>
    <w:rsid w:val="003343BF"/>
    <w:rsid w:val="003346B8"/>
    <w:rsid w:val="003348F1"/>
    <w:rsid w:val="003351B1"/>
    <w:rsid w:val="003351F4"/>
    <w:rsid w:val="003352C5"/>
    <w:rsid w:val="0033536D"/>
    <w:rsid w:val="00335674"/>
    <w:rsid w:val="00335B1E"/>
    <w:rsid w:val="00335CCA"/>
    <w:rsid w:val="00335EE5"/>
    <w:rsid w:val="00335F09"/>
    <w:rsid w:val="0033642E"/>
    <w:rsid w:val="003364AF"/>
    <w:rsid w:val="00336628"/>
    <w:rsid w:val="00336704"/>
    <w:rsid w:val="00336A34"/>
    <w:rsid w:val="00337D37"/>
    <w:rsid w:val="0034003A"/>
    <w:rsid w:val="0034063A"/>
    <w:rsid w:val="00340A44"/>
    <w:rsid w:val="00340A54"/>
    <w:rsid w:val="00341203"/>
    <w:rsid w:val="00341AB0"/>
    <w:rsid w:val="00341B3F"/>
    <w:rsid w:val="003421BD"/>
    <w:rsid w:val="0034290E"/>
    <w:rsid w:val="00342C77"/>
    <w:rsid w:val="0034359E"/>
    <w:rsid w:val="003435A8"/>
    <w:rsid w:val="00343840"/>
    <w:rsid w:val="00343E1E"/>
    <w:rsid w:val="00343F35"/>
    <w:rsid w:val="0034444D"/>
    <w:rsid w:val="003446A7"/>
    <w:rsid w:val="003447C1"/>
    <w:rsid w:val="00344A30"/>
    <w:rsid w:val="00344A9D"/>
    <w:rsid w:val="00344C5B"/>
    <w:rsid w:val="00344F08"/>
    <w:rsid w:val="0034569F"/>
    <w:rsid w:val="00345792"/>
    <w:rsid w:val="003465FC"/>
    <w:rsid w:val="003467EF"/>
    <w:rsid w:val="00346A40"/>
    <w:rsid w:val="00346CAE"/>
    <w:rsid w:val="00346E12"/>
    <w:rsid w:val="00346FFC"/>
    <w:rsid w:val="0034760C"/>
    <w:rsid w:val="0034765D"/>
    <w:rsid w:val="00347D2C"/>
    <w:rsid w:val="00350658"/>
    <w:rsid w:val="0035074F"/>
    <w:rsid w:val="00350A66"/>
    <w:rsid w:val="00350B93"/>
    <w:rsid w:val="00350CCD"/>
    <w:rsid w:val="00350EF6"/>
    <w:rsid w:val="003513B4"/>
    <w:rsid w:val="00351415"/>
    <w:rsid w:val="0035155A"/>
    <w:rsid w:val="003518B3"/>
    <w:rsid w:val="00351B02"/>
    <w:rsid w:val="00351D4E"/>
    <w:rsid w:val="00351E63"/>
    <w:rsid w:val="00351F72"/>
    <w:rsid w:val="0035200E"/>
    <w:rsid w:val="0035273F"/>
    <w:rsid w:val="00352CB6"/>
    <w:rsid w:val="00353939"/>
    <w:rsid w:val="00353B09"/>
    <w:rsid w:val="00353B2C"/>
    <w:rsid w:val="00353D60"/>
    <w:rsid w:val="003540FA"/>
    <w:rsid w:val="00354148"/>
    <w:rsid w:val="0035458B"/>
    <w:rsid w:val="00354EE8"/>
    <w:rsid w:val="0035559C"/>
    <w:rsid w:val="00355F62"/>
    <w:rsid w:val="00356177"/>
    <w:rsid w:val="003572A2"/>
    <w:rsid w:val="003572A9"/>
    <w:rsid w:val="00357397"/>
    <w:rsid w:val="003573C6"/>
    <w:rsid w:val="0035750C"/>
    <w:rsid w:val="00357550"/>
    <w:rsid w:val="00357657"/>
    <w:rsid w:val="00357713"/>
    <w:rsid w:val="00357893"/>
    <w:rsid w:val="00360185"/>
    <w:rsid w:val="00360289"/>
    <w:rsid w:val="003603E1"/>
    <w:rsid w:val="003604EB"/>
    <w:rsid w:val="003607F3"/>
    <w:rsid w:val="00360AA9"/>
    <w:rsid w:val="00360C95"/>
    <w:rsid w:val="003611E5"/>
    <w:rsid w:val="00361271"/>
    <w:rsid w:val="003613F3"/>
    <w:rsid w:val="00361950"/>
    <w:rsid w:val="00361D24"/>
    <w:rsid w:val="00361D27"/>
    <w:rsid w:val="00361E81"/>
    <w:rsid w:val="00362C21"/>
    <w:rsid w:val="003633BC"/>
    <w:rsid w:val="003634AB"/>
    <w:rsid w:val="003637C2"/>
    <w:rsid w:val="0036404D"/>
    <w:rsid w:val="00364B4B"/>
    <w:rsid w:val="003654D7"/>
    <w:rsid w:val="003655CF"/>
    <w:rsid w:val="003657DF"/>
    <w:rsid w:val="003665A4"/>
    <w:rsid w:val="00367115"/>
    <w:rsid w:val="003672F0"/>
    <w:rsid w:val="003676CD"/>
    <w:rsid w:val="0036779B"/>
    <w:rsid w:val="00367D17"/>
    <w:rsid w:val="0037019B"/>
    <w:rsid w:val="00370213"/>
    <w:rsid w:val="00370B58"/>
    <w:rsid w:val="00370C25"/>
    <w:rsid w:val="00370C9B"/>
    <w:rsid w:val="00370DEB"/>
    <w:rsid w:val="00370E89"/>
    <w:rsid w:val="00371167"/>
    <w:rsid w:val="00371434"/>
    <w:rsid w:val="00371848"/>
    <w:rsid w:val="00371868"/>
    <w:rsid w:val="0037197E"/>
    <w:rsid w:val="00371DA4"/>
    <w:rsid w:val="00371ED2"/>
    <w:rsid w:val="00371F41"/>
    <w:rsid w:val="00372704"/>
    <w:rsid w:val="00372B8F"/>
    <w:rsid w:val="00372EE1"/>
    <w:rsid w:val="00373063"/>
    <w:rsid w:val="0037314E"/>
    <w:rsid w:val="003733D0"/>
    <w:rsid w:val="003737A3"/>
    <w:rsid w:val="003739E7"/>
    <w:rsid w:val="00373A5E"/>
    <w:rsid w:val="00373AA0"/>
    <w:rsid w:val="00374000"/>
    <w:rsid w:val="003741C4"/>
    <w:rsid w:val="003743FF"/>
    <w:rsid w:val="00374583"/>
    <w:rsid w:val="003746A0"/>
    <w:rsid w:val="003746A4"/>
    <w:rsid w:val="003746DB"/>
    <w:rsid w:val="003749E8"/>
    <w:rsid w:val="00375ADE"/>
    <w:rsid w:val="00375B14"/>
    <w:rsid w:val="00375B91"/>
    <w:rsid w:val="00375ED5"/>
    <w:rsid w:val="00376025"/>
    <w:rsid w:val="0037638B"/>
    <w:rsid w:val="00376835"/>
    <w:rsid w:val="00376842"/>
    <w:rsid w:val="00376926"/>
    <w:rsid w:val="0037719E"/>
    <w:rsid w:val="003771B5"/>
    <w:rsid w:val="0037732A"/>
    <w:rsid w:val="00377511"/>
    <w:rsid w:val="0037757B"/>
    <w:rsid w:val="0037765A"/>
    <w:rsid w:val="00377878"/>
    <w:rsid w:val="00377B94"/>
    <w:rsid w:val="00377C4F"/>
    <w:rsid w:val="00377DBD"/>
    <w:rsid w:val="00377DDF"/>
    <w:rsid w:val="00380371"/>
    <w:rsid w:val="003807B6"/>
    <w:rsid w:val="0038088D"/>
    <w:rsid w:val="00380A16"/>
    <w:rsid w:val="00380A51"/>
    <w:rsid w:val="0038109F"/>
    <w:rsid w:val="0038157F"/>
    <w:rsid w:val="003816A9"/>
    <w:rsid w:val="003816AD"/>
    <w:rsid w:val="00381B27"/>
    <w:rsid w:val="00382BB5"/>
    <w:rsid w:val="00383281"/>
    <w:rsid w:val="00383597"/>
    <w:rsid w:val="003837E1"/>
    <w:rsid w:val="00383AC4"/>
    <w:rsid w:val="00383C21"/>
    <w:rsid w:val="00383D18"/>
    <w:rsid w:val="00383D76"/>
    <w:rsid w:val="00384236"/>
    <w:rsid w:val="00384307"/>
    <w:rsid w:val="00384572"/>
    <w:rsid w:val="00384D17"/>
    <w:rsid w:val="003850A6"/>
    <w:rsid w:val="00385190"/>
    <w:rsid w:val="0038530F"/>
    <w:rsid w:val="003853CB"/>
    <w:rsid w:val="00385535"/>
    <w:rsid w:val="00385719"/>
    <w:rsid w:val="0038581C"/>
    <w:rsid w:val="0038603D"/>
    <w:rsid w:val="00386225"/>
    <w:rsid w:val="003865AF"/>
    <w:rsid w:val="0038667B"/>
    <w:rsid w:val="003869D9"/>
    <w:rsid w:val="00386BB8"/>
    <w:rsid w:val="00386C13"/>
    <w:rsid w:val="00386CDA"/>
    <w:rsid w:val="00386E2C"/>
    <w:rsid w:val="00387072"/>
    <w:rsid w:val="003877C6"/>
    <w:rsid w:val="00387A00"/>
    <w:rsid w:val="00387DA1"/>
    <w:rsid w:val="00390206"/>
    <w:rsid w:val="003902A0"/>
    <w:rsid w:val="003903C5"/>
    <w:rsid w:val="00390C6C"/>
    <w:rsid w:val="00390CE4"/>
    <w:rsid w:val="00390D53"/>
    <w:rsid w:val="00390DA3"/>
    <w:rsid w:val="00391777"/>
    <w:rsid w:val="0039180D"/>
    <w:rsid w:val="00391B40"/>
    <w:rsid w:val="00391D9E"/>
    <w:rsid w:val="00392428"/>
    <w:rsid w:val="00392B16"/>
    <w:rsid w:val="00392B70"/>
    <w:rsid w:val="00392B9B"/>
    <w:rsid w:val="00392C5B"/>
    <w:rsid w:val="003932DE"/>
    <w:rsid w:val="003933D5"/>
    <w:rsid w:val="00393900"/>
    <w:rsid w:val="00393A14"/>
    <w:rsid w:val="00393C7A"/>
    <w:rsid w:val="003941D1"/>
    <w:rsid w:val="003942E0"/>
    <w:rsid w:val="003949FB"/>
    <w:rsid w:val="00394A38"/>
    <w:rsid w:val="003950DB"/>
    <w:rsid w:val="00395331"/>
    <w:rsid w:val="003956B0"/>
    <w:rsid w:val="003959B1"/>
    <w:rsid w:val="0039638A"/>
    <w:rsid w:val="0039651D"/>
    <w:rsid w:val="0039680E"/>
    <w:rsid w:val="00396817"/>
    <w:rsid w:val="00396982"/>
    <w:rsid w:val="00396B0B"/>
    <w:rsid w:val="00397352"/>
    <w:rsid w:val="00397611"/>
    <w:rsid w:val="00397757"/>
    <w:rsid w:val="003977AD"/>
    <w:rsid w:val="00397BEA"/>
    <w:rsid w:val="0039EAC5"/>
    <w:rsid w:val="003A05E4"/>
    <w:rsid w:val="003A09D6"/>
    <w:rsid w:val="003A0A7C"/>
    <w:rsid w:val="003A0AC1"/>
    <w:rsid w:val="003A12E7"/>
    <w:rsid w:val="003A1407"/>
    <w:rsid w:val="003A1B2D"/>
    <w:rsid w:val="003A1DA5"/>
    <w:rsid w:val="003A1E3A"/>
    <w:rsid w:val="003A211E"/>
    <w:rsid w:val="003A2174"/>
    <w:rsid w:val="003A2203"/>
    <w:rsid w:val="003A260D"/>
    <w:rsid w:val="003A270F"/>
    <w:rsid w:val="003A291F"/>
    <w:rsid w:val="003A29B3"/>
    <w:rsid w:val="003A2B18"/>
    <w:rsid w:val="003A36CD"/>
    <w:rsid w:val="003A3784"/>
    <w:rsid w:val="003A38BF"/>
    <w:rsid w:val="003A3CA0"/>
    <w:rsid w:val="003A3FC5"/>
    <w:rsid w:val="003A431C"/>
    <w:rsid w:val="003A4373"/>
    <w:rsid w:val="003A44EC"/>
    <w:rsid w:val="003A4A4E"/>
    <w:rsid w:val="003A57AA"/>
    <w:rsid w:val="003A5822"/>
    <w:rsid w:val="003A65FD"/>
    <w:rsid w:val="003A6B69"/>
    <w:rsid w:val="003A6C2E"/>
    <w:rsid w:val="003A6DC0"/>
    <w:rsid w:val="003A6E9D"/>
    <w:rsid w:val="003A7E06"/>
    <w:rsid w:val="003A7ECA"/>
    <w:rsid w:val="003B0669"/>
    <w:rsid w:val="003B0BEE"/>
    <w:rsid w:val="003B0D79"/>
    <w:rsid w:val="003B163B"/>
    <w:rsid w:val="003B1B6A"/>
    <w:rsid w:val="003B1BD0"/>
    <w:rsid w:val="003B1C4A"/>
    <w:rsid w:val="003B1D93"/>
    <w:rsid w:val="003B2E87"/>
    <w:rsid w:val="003B3829"/>
    <w:rsid w:val="003B3B6D"/>
    <w:rsid w:val="003B3DBC"/>
    <w:rsid w:val="003B3E67"/>
    <w:rsid w:val="003B3E8A"/>
    <w:rsid w:val="003B400B"/>
    <w:rsid w:val="003B4340"/>
    <w:rsid w:val="003B4AD9"/>
    <w:rsid w:val="003B4BEB"/>
    <w:rsid w:val="003B4C78"/>
    <w:rsid w:val="003B5000"/>
    <w:rsid w:val="003B5063"/>
    <w:rsid w:val="003B53C5"/>
    <w:rsid w:val="003B53D7"/>
    <w:rsid w:val="003B54D5"/>
    <w:rsid w:val="003B553B"/>
    <w:rsid w:val="003B59F3"/>
    <w:rsid w:val="003B605D"/>
    <w:rsid w:val="003B63EA"/>
    <w:rsid w:val="003B6430"/>
    <w:rsid w:val="003B64AB"/>
    <w:rsid w:val="003B65C8"/>
    <w:rsid w:val="003B708E"/>
    <w:rsid w:val="003B7129"/>
    <w:rsid w:val="003B7864"/>
    <w:rsid w:val="003B790A"/>
    <w:rsid w:val="003B7DED"/>
    <w:rsid w:val="003C0900"/>
    <w:rsid w:val="003C0D7F"/>
    <w:rsid w:val="003C0F46"/>
    <w:rsid w:val="003C0FA8"/>
    <w:rsid w:val="003C1514"/>
    <w:rsid w:val="003C169F"/>
    <w:rsid w:val="003C1C7B"/>
    <w:rsid w:val="003C1FD2"/>
    <w:rsid w:val="003C2577"/>
    <w:rsid w:val="003C357B"/>
    <w:rsid w:val="003C3608"/>
    <w:rsid w:val="003C392A"/>
    <w:rsid w:val="003C3A0A"/>
    <w:rsid w:val="003C3AC0"/>
    <w:rsid w:val="003C3C6F"/>
    <w:rsid w:val="003C3D2E"/>
    <w:rsid w:val="003C3DDD"/>
    <w:rsid w:val="003C4116"/>
    <w:rsid w:val="003C4854"/>
    <w:rsid w:val="003C496F"/>
    <w:rsid w:val="003C49A7"/>
    <w:rsid w:val="003C49C9"/>
    <w:rsid w:val="003C6078"/>
    <w:rsid w:val="003C6136"/>
    <w:rsid w:val="003C64E2"/>
    <w:rsid w:val="003C6D29"/>
    <w:rsid w:val="003C7C82"/>
    <w:rsid w:val="003C7DEE"/>
    <w:rsid w:val="003C7F5E"/>
    <w:rsid w:val="003D058B"/>
    <w:rsid w:val="003D0C89"/>
    <w:rsid w:val="003D1214"/>
    <w:rsid w:val="003D14B6"/>
    <w:rsid w:val="003D156E"/>
    <w:rsid w:val="003D165B"/>
    <w:rsid w:val="003D18C9"/>
    <w:rsid w:val="003D195C"/>
    <w:rsid w:val="003D19C3"/>
    <w:rsid w:val="003D1BE0"/>
    <w:rsid w:val="003D1CA7"/>
    <w:rsid w:val="003D2C02"/>
    <w:rsid w:val="003D3177"/>
    <w:rsid w:val="003D33C1"/>
    <w:rsid w:val="003D345C"/>
    <w:rsid w:val="003D3752"/>
    <w:rsid w:val="003D3927"/>
    <w:rsid w:val="003D39AA"/>
    <w:rsid w:val="003D3AEE"/>
    <w:rsid w:val="003D3F12"/>
    <w:rsid w:val="003D4078"/>
    <w:rsid w:val="003D4918"/>
    <w:rsid w:val="003D4BF6"/>
    <w:rsid w:val="003D4DDA"/>
    <w:rsid w:val="003D4E4A"/>
    <w:rsid w:val="003D539A"/>
    <w:rsid w:val="003D565D"/>
    <w:rsid w:val="003D5923"/>
    <w:rsid w:val="003D5E3A"/>
    <w:rsid w:val="003D6214"/>
    <w:rsid w:val="003D673C"/>
    <w:rsid w:val="003D6BE5"/>
    <w:rsid w:val="003D6EA2"/>
    <w:rsid w:val="003D6F71"/>
    <w:rsid w:val="003D6FDD"/>
    <w:rsid w:val="003D70C3"/>
    <w:rsid w:val="003D70E6"/>
    <w:rsid w:val="003D713C"/>
    <w:rsid w:val="003D73DF"/>
    <w:rsid w:val="003D78E6"/>
    <w:rsid w:val="003D79DE"/>
    <w:rsid w:val="003D7A14"/>
    <w:rsid w:val="003D7E38"/>
    <w:rsid w:val="003E0279"/>
    <w:rsid w:val="003E0534"/>
    <w:rsid w:val="003E09D6"/>
    <w:rsid w:val="003E0B61"/>
    <w:rsid w:val="003E0DEC"/>
    <w:rsid w:val="003E162D"/>
    <w:rsid w:val="003E1691"/>
    <w:rsid w:val="003E170D"/>
    <w:rsid w:val="003E1AC5"/>
    <w:rsid w:val="003E2610"/>
    <w:rsid w:val="003E273F"/>
    <w:rsid w:val="003E3B05"/>
    <w:rsid w:val="003E3F36"/>
    <w:rsid w:val="003E44E9"/>
    <w:rsid w:val="003E45F6"/>
    <w:rsid w:val="003E4642"/>
    <w:rsid w:val="003E4E5A"/>
    <w:rsid w:val="003E4EEB"/>
    <w:rsid w:val="003E4F64"/>
    <w:rsid w:val="003E4F9A"/>
    <w:rsid w:val="003E5406"/>
    <w:rsid w:val="003E56E5"/>
    <w:rsid w:val="003E57A7"/>
    <w:rsid w:val="003E5822"/>
    <w:rsid w:val="003E58C2"/>
    <w:rsid w:val="003E5B41"/>
    <w:rsid w:val="003E6093"/>
    <w:rsid w:val="003E62A7"/>
    <w:rsid w:val="003E63EE"/>
    <w:rsid w:val="003E658A"/>
    <w:rsid w:val="003E66BF"/>
    <w:rsid w:val="003E695B"/>
    <w:rsid w:val="003E706F"/>
    <w:rsid w:val="003E7207"/>
    <w:rsid w:val="003E78D5"/>
    <w:rsid w:val="003E7A5C"/>
    <w:rsid w:val="003E7AC0"/>
    <w:rsid w:val="003E7FEB"/>
    <w:rsid w:val="003EC4D6"/>
    <w:rsid w:val="003F010B"/>
    <w:rsid w:val="003F01E0"/>
    <w:rsid w:val="003F05A3"/>
    <w:rsid w:val="003F08CF"/>
    <w:rsid w:val="003F0BA8"/>
    <w:rsid w:val="003F0E31"/>
    <w:rsid w:val="003F0FBD"/>
    <w:rsid w:val="003F106D"/>
    <w:rsid w:val="003F10E0"/>
    <w:rsid w:val="003F16B8"/>
    <w:rsid w:val="003F1704"/>
    <w:rsid w:val="003F1989"/>
    <w:rsid w:val="003F1A47"/>
    <w:rsid w:val="003F2199"/>
    <w:rsid w:val="003F230A"/>
    <w:rsid w:val="003F26FA"/>
    <w:rsid w:val="003F27D2"/>
    <w:rsid w:val="003F2A2E"/>
    <w:rsid w:val="003F2EE5"/>
    <w:rsid w:val="003F31AD"/>
    <w:rsid w:val="003F33A1"/>
    <w:rsid w:val="003F3C39"/>
    <w:rsid w:val="003F3FFD"/>
    <w:rsid w:val="003F468C"/>
    <w:rsid w:val="003F4917"/>
    <w:rsid w:val="003F4AB4"/>
    <w:rsid w:val="003F4AEA"/>
    <w:rsid w:val="003F5061"/>
    <w:rsid w:val="003F5195"/>
    <w:rsid w:val="003F5423"/>
    <w:rsid w:val="003F5BFD"/>
    <w:rsid w:val="003F5D14"/>
    <w:rsid w:val="003F5E4E"/>
    <w:rsid w:val="003F5E95"/>
    <w:rsid w:val="003F5F35"/>
    <w:rsid w:val="003F670E"/>
    <w:rsid w:val="003F6A2F"/>
    <w:rsid w:val="003F6DE7"/>
    <w:rsid w:val="003F6E44"/>
    <w:rsid w:val="003F760D"/>
    <w:rsid w:val="003F78BC"/>
    <w:rsid w:val="003F7CD3"/>
    <w:rsid w:val="003F7E95"/>
    <w:rsid w:val="004002E0"/>
    <w:rsid w:val="00400782"/>
    <w:rsid w:val="00400C8B"/>
    <w:rsid w:val="004013A5"/>
    <w:rsid w:val="00401AC3"/>
    <w:rsid w:val="00401CD4"/>
    <w:rsid w:val="00401F31"/>
    <w:rsid w:val="004020EE"/>
    <w:rsid w:val="0040240A"/>
    <w:rsid w:val="004024BA"/>
    <w:rsid w:val="004025CB"/>
    <w:rsid w:val="004025F2"/>
    <w:rsid w:val="00402A25"/>
    <w:rsid w:val="00402B21"/>
    <w:rsid w:val="00402D32"/>
    <w:rsid w:val="00403777"/>
    <w:rsid w:val="0040391F"/>
    <w:rsid w:val="00403F5D"/>
    <w:rsid w:val="004041FA"/>
    <w:rsid w:val="00404608"/>
    <w:rsid w:val="00404BAE"/>
    <w:rsid w:val="00405052"/>
    <w:rsid w:val="00405056"/>
    <w:rsid w:val="00405508"/>
    <w:rsid w:val="00405F1C"/>
    <w:rsid w:val="00405F49"/>
    <w:rsid w:val="00406E20"/>
    <w:rsid w:val="004073DF"/>
    <w:rsid w:val="00407A4D"/>
    <w:rsid w:val="00407B3C"/>
    <w:rsid w:val="00407C51"/>
    <w:rsid w:val="00407CB2"/>
    <w:rsid w:val="00407F11"/>
    <w:rsid w:val="0041006F"/>
    <w:rsid w:val="004101C2"/>
    <w:rsid w:val="004103D6"/>
    <w:rsid w:val="00410484"/>
    <w:rsid w:val="004108B5"/>
    <w:rsid w:val="00410900"/>
    <w:rsid w:val="00410B1A"/>
    <w:rsid w:val="00410BBA"/>
    <w:rsid w:val="0041167F"/>
    <w:rsid w:val="00411795"/>
    <w:rsid w:val="00411888"/>
    <w:rsid w:val="00411BAD"/>
    <w:rsid w:val="00411F8E"/>
    <w:rsid w:val="00412026"/>
    <w:rsid w:val="004122B9"/>
    <w:rsid w:val="00412374"/>
    <w:rsid w:val="0041260C"/>
    <w:rsid w:val="004127B3"/>
    <w:rsid w:val="00412875"/>
    <w:rsid w:val="0041292E"/>
    <w:rsid w:val="00412F49"/>
    <w:rsid w:val="004131BE"/>
    <w:rsid w:val="0041353D"/>
    <w:rsid w:val="00413C4F"/>
    <w:rsid w:val="00414107"/>
    <w:rsid w:val="0041416F"/>
    <w:rsid w:val="004144B8"/>
    <w:rsid w:val="004150BE"/>
    <w:rsid w:val="00415169"/>
    <w:rsid w:val="00415271"/>
    <w:rsid w:val="0041536C"/>
    <w:rsid w:val="00415EFF"/>
    <w:rsid w:val="00416BE0"/>
    <w:rsid w:val="00416F2C"/>
    <w:rsid w:val="00417531"/>
    <w:rsid w:val="004176FB"/>
    <w:rsid w:val="004179AD"/>
    <w:rsid w:val="00420794"/>
    <w:rsid w:val="004207EC"/>
    <w:rsid w:val="00420C25"/>
    <w:rsid w:val="00420C43"/>
    <w:rsid w:val="00421404"/>
    <w:rsid w:val="004214B1"/>
    <w:rsid w:val="00421508"/>
    <w:rsid w:val="004215AE"/>
    <w:rsid w:val="004216D6"/>
    <w:rsid w:val="00421725"/>
    <w:rsid w:val="00421748"/>
    <w:rsid w:val="004218F2"/>
    <w:rsid w:val="00421C84"/>
    <w:rsid w:val="00421DC7"/>
    <w:rsid w:val="00421DFF"/>
    <w:rsid w:val="0042237A"/>
    <w:rsid w:val="00422749"/>
    <w:rsid w:val="00422995"/>
    <w:rsid w:val="00422B60"/>
    <w:rsid w:val="00422D57"/>
    <w:rsid w:val="00422F14"/>
    <w:rsid w:val="00423093"/>
    <w:rsid w:val="004230B7"/>
    <w:rsid w:val="00423303"/>
    <w:rsid w:val="00423329"/>
    <w:rsid w:val="004236F3"/>
    <w:rsid w:val="004238BD"/>
    <w:rsid w:val="0042455D"/>
    <w:rsid w:val="0042474D"/>
    <w:rsid w:val="004247FD"/>
    <w:rsid w:val="004249DF"/>
    <w:rsid w:val="00424B6A"/>
    <w:rsid w:val="0042555B"/>
    <w:rsid w:val="00426342"/>
    <w:rsid w:val="00426AA3"/>
    <w:rsid w:val="00426F55"/>
    <w:rsid w:val="00427D10"/>
    <w:rsid w:val="00427E44"/>
    <w:rsid w:val="0043016E"/>
    <w:rsid w:val="0043067D"/>
    <w:rsid w:val="00430A6C"/>
    <w:rsid w:val="00430C74"/>
    <w:rsid w:val="00430FE1"/>
    <w:rsid w:val="00431161"/>
    <w:rsid w:val="004315D4"/>
    <w:rsid w:val="00431996"/>
    <w:rsid w:val="00431AE2"/>
    <w:rsid w:val="00431D77"/>
    <w:rsid w:val="00431DE0"/>
    <w:rsid w:val="00432041"/>
    <w:rsid w:val="0043214C"/>
    <w:rsid w:val="00432852"/>
    <w:rsid w:val="00432D7B"/>
    <w:rsid w:val="00432FA2"/>
    <w:rsid w:val="0043319E"/>
    <w:rsid w:val="00433350"/>
    <w:rsid w:val="00433849"/>
    <w:rsid w:val="004347D2"/>
    <w:rsid w:val="004350F4"/>
    <w:rsid w:val="004350FA"/>
    <w:rsid w:val="004351EA"/>
    <w:rsid w:val="0043524D"/>
    <w:rsid w:val="004353F4"/>
    <w:rsid w:val="0043577D"/>
    <w:rsid w:val="0043588A"/>
    <w:rsid w:val="004359C0"/>
    <w:rsid w:val="00435DA4"/>
    <w:rsid w:val="00435E08"/>
    <w:rsid w:val="00435FE5"/>
    <w:rsid w:val="00436D22"/>
    <w:rsid w:val="00437105"/>
    <w:rsid w:val="0043799B"/>
    <w:rsid w:val="004379CA"/>
    <w:rsid w:val="00437A7F"/>
    <w:rsid w:val="00437D7F"/>
    <w:rsid w:val="00437DC8"/>
    <w:rsid w:val="00437E58"/>
    <w:rsid w:val="00437E59"/>
    <w:rsid w:val="00437F34"/>
    <w:rsid w:val="00440F1F"/>
    <w:rsid w:val="00441162"/>
    <w:rsid w:val="00441295"/>
    <w:rsid w:val="004416B0"/>
    <w:rsid w:val="00441B61"/>
    <w:rsid w:val="00441CBD"/>
    <w:rsid w:val="00441DA5"/>
    <w:rsid w:val="00441E13"/>
    <w:rsid w:val="00442001"/>
    <w:rsid w:val="00442142"/>
    <w:rsid w:val="00442981"/>
    <w:rsid w:val="004432C7"/>
    <w:rsid w:val="00443D86"/>
    <w:rsid w:val="00444254"/>
    <w:rsid w:val="0044444E"/>
    <w:rsid w:val="004444A9"/>
    <w:rsid w:val="004444C9"/>
    <w:rsid w:val="004447FB"/>
    <w:rsid w:val="00444DC0"/>
    <w:rsid w:val="00444E43"/>
    <w:rsid w:val="00444FC4"/>
    <w:rsid w:val="00447031"/>
    <w:rsid w:val="004474EF"/>
    <w:rsid w:val="00447742"/>
    <w:rsid w:val="00447769"/>
    <w:rsid w:val="00447818"/>
    <w:rsid w:val="00447825"/>
    <w:rsid w:val="0044798E"/>
    <w:rsid w:val="00447A91"/>
    <w:rsid w:val="00447CC0"/>
    <w:rsid w:val="0045062C"/>
    <w:rsid w:val="00450A6E"/>
    <w:rsid w:val="00450C02"/>
    <w:rsid w:val="00450F8C"/>
    <w:rsid w:val="004513CD"/>
    <w:rsid w:val="00451560"/>
    <w:rsid w:val="00451759"/>
    <w:rsid w:val="00451A8A"/>
    <w:rsid w:val="00451F63"/>
    <w:rsid w:val="00452101"/>
    <w:rsid w:val="0045246A"/>
    <w:rsid w:val="0045263F"/>
    <w:rsid w:val="004528C7"/>
    <w:rsid w:val="0045291C"/>
    <w:rsid w:val="00452DDE"/>
    <w:rsid w:val="00453055"/>
    <w:rsid w:val="0045332D"/>
    <w:rsid w:val="00453BE8"/>
    <w:rsid w:val="00453E0A"/>
    <w:rsid w:val="0045413E"/>
    <w:rsid w:val="0045417F"/>
    <w:rsid w:val="004541D6"/>
    <w:rsid w:val="004541DD"/>
    <w:rsid w:val="004542CD"/>
    <w:rsid w:val="004542CE"/>
    <w:rsid w:val="004542FE"/>
    <w:rsid w:val="004544AC"/>
    <w:rsid w:val="0045456B"/>
    <w:rsid w:val="00454590"/>
    <w:rsid w:val="00454613"/>
    <w:rsid w:val="004549C7"/>
    <w:rsid w:val="00454C82"/>
    <w:rsid w:val="00454F15"/>
    <w:rsid w:val="00454F84"/>
    <w:rsid w:val="004550A4"/>
    <w:rsid w:val="004551F8"/>
    <w:rsid w:val="00455719"/>
    <w:rsid w:val="004557F9"/>
    <w:rsid w:val="004559F2"/>
    <w:rsid w:val="00455A2E"/>
    <w:rsid w:val="00455A68"/>
    <w:rsid w:val="004563F5"/>
    <w:rsid w:val="004566F3"/>
    <w:rsid w:val="00456B4A"/>
    <w:rsid w:val="00456C4A"/>
    <w:rsid w:val="00456DC2"/>
    <w:rsid w:val="00456ECE"/>
    <w:rsid w:val="004570B9"/>
    <w:rsid w:val="00457247"/>
    <w:rsid w:val="00457824"/>
    <w:rsid w:val="00457B22"/>
    <w:rsid w:val="00457B2C"/>
    <w:rsid w:val="00457CA5"/>
    <w:rsid w:val="00457EA0"/>
    <w:rsid w:val="00457EC7"/>
    <w:rsid w:val="00460986"/>
    <w:rsid w:val="00460CE0"/>
    <w:rsid w:val="00460E25"/>
    <w:rsid w:val="00460EAF"/>
    <w:rsid w:val="00460EE4"/>
    <w:rsid w:val="00460F59"/>
    <w:rsid w:val="004611B6"/>
    <w:rsid w:val="00461321"/>
    <w:rsid w:val="00461C4F"/>
    <w:rsid w:val="00461D53"/>
    <w:rsid w:val="00462472"/>
    <w:rsid w:val="00462506"/>
    <w:rsid w:val="004629B2"/>
    <w:rsid w:val="00462B1B"/>
    <w:rsid w:val="00462E8E"/>
    <w:rsid w:val="00462F22"/>
    <w:rsid w:val="0046344B"/>
    <w:rsid w:val="00463B63"/>
    <w:rsid w:val="00463F67"/>
    <w:rsid w:val="00464492"/>
    <w:rsid w:val="00464BA2"/>
    <w:rsid w:val="00465347"/>
    <w:rsid w:val="00465D59"/>
    <w:rsid w:val="00465FA5"/>
    <w:rsid w:val="004660A2"/>
    <w:rsid w:val="004664E5"/>
    <w:rsid w:val="004665C4"/>
    <w:rsid w:val="0046662A"/>
    <w:rsid w:val="0046671D"/>
    <w:rsid w:val="00466934"/>
    <w:rsid w:val="00466982"/>
    <w:rsid w:val="00466D80"/>
    <w:rsid w:val="00466F4C"/>
    <w:rsid w:val="00467122"/>
    <w:rsid w:val="00467A04"/>
    <w:rsid w:val="00467A42"/>
    <w:rsid w:val="00467AAD"/>
    <w:rsid w:val="00467AFE"/>
    <w:rsid w:val="00467C66"/>
    <w:rsid w:val="0046DD65"/>
    <w:rsid w:val="004708B5"/>
    <w:rsid w:val="0047090F"/>
    <w:rsid w:val="00470BA2"/>
    <w:rsid w:val="00471139"/>
    <w:rsid w:val="0047128F"/>
    <w:rsid w:val="00471509"/>
    <w:rsid w:val="00471635"/>
    <w:rsid w:val="0047163E"/>
    <w:rsid w:val="00471903"/>
    <w:rsid w:val="00471992"/>
    <w:rsid w:val="00471CFA"/>
    <w:rsid w:val="0047207C"/>
    <w:rsid w:val="00472675"/>
    <w:rsid w:val="004727F5"/>
    <w:rsid w:val="00472943"/>
    <w:rsid w:val="00472AB9"/>
    <w:rsid w:val="004734C1"/>
    <w:rsid w:val="00474261"/>
    <w:rsid w:val="0047460D"/>
    <w:rsid w:val="00474BD6"/>
    <w:rsid w:val="00475688"/>
    <w:rsid w:val="00475D6D"/>
    <w:rsid w:val="00475E86"/>
    <w:rsid w:val="00476539"/>
    <w:rsid w:val="00476B65"/>
    <w:rsid w:val="00476E27"/>
    <w:rsid w:val="00476EB7"/>
    <w:rsid w:val="004772DF"/>
    <w:rsid w:val="00477371"/>
    <w:rsid w:val="004807C1"/>
    <w:rsid w:val="00481368"/>
    <w:rsid w:val="00481376"/>
    <w:rsid w:val="004816E6"/>
    <w:rsid w:val="00481834"/>
    <w:rsid w:val="004819CC"/>
    <w:rsid w:val="00481BD9"/>
    <w:rsid w:val="00481FD5"/>
    <w:rsid w:val="0048203B"/>
    <w:rsid w:val="00482397"/>
    <w:rsid w:val="004828DA"/>
    <w:rsid w:val="00482C51"/>
    <w:rsid w:val="00482E1F"/>
    <w:rsid w:val="00482EFD"/>
    <w:rsid w:val="00482FB3"/>
    <w:rsid w:val="00483968"/>
    <w:rsid w:val="0048397E"/>
    <w:rsid w:val="00483C59"/>
    <w:rsid w:val="00483E6B"/>
    <w:rsid w:val="00483ED4"/>
    <w:rsid w:val="004840CF"/>
    <w:rsid w:val="004842C3"/>
    <w:rsid w:val="004849EC"/>
    <w:rsid w:val="00484AA7"/>
    <w:rsid w:val="00484B2E"/>
    <w:rsid w:val="00484C7B"/>
    <w:rsid w:val="00485021"/>
    <w:rsid w:val="0048532F"/>
    <w:rsid w:val="0048540A"/>
    <w:rsid w:val="004858AF"/>
    <w:rsid w:val="004859CD"/>
    <w:rsid w:val="00486094"/>
    <w:rsid w:val="0048612D"/>
    <w:rsid w:val="00486DFB"/>
    <w:rsid w:val="00486FC6"/>
    <w:rsid w:val="00487053"/>
    <w:rsid w:val="00487292"/>
    <w:rsid w:val="00487BBE"/>
    <w:rsid w:val="00487CD1"/>
    <w:rsid w:val="00487F2B"/>
    <w:rsid w:val="00490785"/>
    <w:rsid w:val="004907D8"/>
    <w:rsid w:val="0049080F"/>
    <w:rsid w:val="00490912"/>
    <w:rsid w:val="00490CC2"/>
    <w:rsid w:val="00490EB8"/>
    <w:rsid w:val="00490F27"/>
    <w:rsid w:val="0049103A"/>
    <w:rsid w:val="0049113F"/>
    <w:rsid w:val="004914EF"/>
    <w:rsid w:val="00491727"/>
    <w:rsid w:val="00491856"/>
    <w:rsid w:val="0049252E"/>
    <w:rsid w:val="00492AD6"/>
    <w:rsid w:val="00492C79"/>
    <w:rsid w:val="00492CB9"/>
    <w:rsid w:val="00493210"/>
    <w:rsid w:val="0049377B"/>
    <w:rsid w:val="00493811"/>
    <w:rsid w:val="0049396E"/>
    <w:rsid w:val="00493B8B"/>
    <w:rsid w:val="00493B9E"/>
    <w:rsid w:val="00493D9E"/>
    <w:rsid w:val="004940EC"/>
    <w:rsid w:val="004942D3"/>
    <w:rsid w:val="00494314"/>
    <w:rsid w:val="00494368"/>
    <w:rsid w:val="00494898"/>
    <w:rsid w:val="00494966"/>
    <w:rsid w:val="00494968"/>
    <w:rsid w:val="00494A82"/>
    <w:rsid w:val="00494E4D"/>
    <w:rsid w:val="00494FC0"/>
    <w:rsid w:val="00494FD4"/>
    <w:rsid w:val="00494FD5"/>
    <w:rsid w:val="004950B1"/>
    <w:rsid w:val="0049514C"/>
    <w:rsid w:val="00495581"/>
    <w:rsid w:val="004959E4"/>
    <w:rsid w:val="004962CB"/>
    <w:rsid w:val="00496796"/>
    <w:rsid w:val="00496AB8"/>
    <w:rsid w:val="00496F48"/>
    <w:rsid w:val="00496FB4"/>
    <w:rsid w:val="004970F7"/>
    <w:rsid w:val="00497A1A"/>
    <w:rsid w:val="00497C6B"/>
    <w:rsid w:val="00497EE6"/>
    <w:rsid w:val="004A01C0"/>
    <w:rsid w:val="004A05A6"/>
    <w:rsid w:val="004A0B2B"/>
    <w:rsid w:val="004A118D"/>
    <w:rsid w:val="004A15DA"/>
    <w:rsid w:val="004A189F"/>
    <w:rsid w:val="004A2645"/>
    <w:rsid w:val="004A269B"/>
    <w:rsid w:val="004A2B6C"/>
    <w:rsid w:val="004A2ECA"/>
    <w:rsid w:val="004A34C7"/>
    <w:rsid w:val="004A392C"/>
    <w:rsid w:val="004A3A58"/>
    <w:rsid w:val="004A3D22"/>
    <w:rsid w:val="004A3E3F"/>
    <w:rsid w:val="004A3F85"/>
    <w:rsid w:val="004A406D"/>
    <w:rsid w:val="004A41C5"/>
    <w:rsid w:val="004A44AC"/>
    <w:rsid w:val="004A4618"/>
    <w:rsid w:val="004A4708"/>
    <w:rsid w:val="004A584A"/>
    <w:rsid w:val="004A63BD"/>
    <w:rsid w:val="004A649C"/>
    <w:rsid w:val="004A666C"/>
    <w:rsid w:val="004A69C7"/>
    <w:rsid w:val="004A6A77"/>
    <w:rsid w:val="004A6B56"/>
    <w:rsid w:val="004A6CCA"/>
    <w:rsid w:val="004A6E50"/>
    <w:rsid w:val="004A6F52"/>
    <w:rsid w:val="004A784B"/>
    <w:rsid w:val="004A7AD7"/>
    <w:rsid w:val="004B0218"/>
    <w:rsid w:val="004B044E"/>
    <w:rsid w:val="004B04CC"/>
    <w:rsid w:val="004B0B06"/>
    <w:rsid w:val="004B0D84"/>
    <w:rsid w:val="004B1368"/>
    <w:rsid w:val="004B1541"/>
    <w:rsid w:val="004B1A5B"/>
    <w:rsid w:val="004B1BFD"/>
    <w:rsid w:val="004B235A"/>
    <w:rsid w:val="004B2364"/>
    <w:rsid w:val="004B24A5"/>
    <w:rsid w:val="004B24E8"/>
    <w:rsid w:val="004B275F"/>
    <w:rsid w:val="004B2EB8"/>
    <w:rsid w:val="004B34AA"/>
    <w:rsid w:val="004B381C"/>
    <w:rsid w:val="004B397C"/>
    <w:rsid w:val="004B39F8"/>
    <w:rsid w:val="004B3D85"/>
    <w:rsid w:val="004B4539"/>
    <w:rsid w:val="004B45C8"/>
    <w:rsid w:val="004B4DDD"/>
    <w:rsid w:val="004B4E40"/>
    <w:rsid w:val="004B520D"/>
    <w:rsid w:val="004B5579"/>
    <w:rsid w:val="004B55E8"/>
    <w:rsid w:val="004B5915"/>
    <w:rsid w:val="004B5D62"/>
    <w:rsid w:val="004B5EBA"/>
    <w:rsid w:val="004B640B"/>
    <w:rsid w:val="004B694A"/>
    <w:rsid w:val="004B6CA4"/>
    <w:rsid w:val="004B6EB6"/>
    <w:rsid w:val="004B7252"/>
    <w:rsid w:val="004B7DDB"/>
    <w:rsid w:val="004B7E60"/>
    <w:rsid w:val="004C017F"/>
    <w:rsid w:val="004C0329"/>
    <w:rsid w:val="004C0D50"/>
    <w:rsid w:val="004C1928"/>
    <w:rsid w:val="004C19FA"/>
    <w:rsid w:val="004C1BA9"/>
    <w:rsid w:val="004C20B6"/>
    <w:rsid w:val="004C2A74"/>
    <w:rsid w:val="004C3280"/>
    <w:rsid w:val="004C358E"/>
    <w:rsid w:val="004C39CF"/>
    <w:rsid w:val="004C3A12"/>
    <w:rsid w:val="004C3C9E"/>
    <w:rsid w:val="004C4072"/>
    <w:rsid w:val="004C43DC"/>
    <w:rsid w:val="004C4526"/>
    <w:rsid w:val="004C467B"/>
    <w:rsid w:val="004C468F"/>
    <w:rsid w:val="004C4EB9"/>
    <w:rsid w:val="004C4F15"/>
    <w:rsid w:val="004C4F74"/>
    <w:rsid w:val="004C530F"/>
    <w:rsid w:val="004C5509"/>
    <w:rsid w:val="004C554C"/>
    <w:rsid w:val="004C56C0"/>
    <w:rsid w:val="004C5860"/>
    <w:rsid w:val="004C5907"/>
    <w:rsid w:val="004C5D93"/>
    <w:rsid w:val="004C5F16"/>
    <w:rsid w:val="004C5F58"/>
    <w:rsid w:val="004C6605"/>
    <w:rsid w:val="004C6B5A"/>
    <w:rsid w:val="004C6BE8"/>
    <w:rsid w:val="004C6D97"/>
    <w:rsid w:val="004C7C52"/>
    <w:rsid w:val="004D0370"/>
    <w:rsid w:val="004D0475"/>
    <w:rsid w:val="004D09CE"/>
    <w:rsid w:val="004D0B85"/>
    <w:rsid w:val="004D0C18"/>
    <w:rsid w:val="004D13C3"/>
    <w:rsid w:val="004D13D9"/>
    <w:rsid w:val="004D156E"/>
    <w:rsid w:val="004D158F"/>
    <w:rsid w:val="004D1AB0"/>
    <w:rsid w:val="004D1CCA"/>
    <w:rsid w:val="004D23DB"/>
    <w:rsid w:val="004D25A3"/>
    <w:rsid w:val="004D2682"/>
    <w:rsid w:val="004D2768"/>
    <w:rsid w:val="004D2CB0"/>
    <w:rsid w:val="004D317B"/>
    <w:rsid w:val="004D330F"/>
    <w:rsid w:val="004D3361"/>
    <w:rsid w:val="004D3414"/>
    <w:rsid w:val="004D3743"/>
    <w:rsid w:val="004D39AD"/>
    <w:rsid w:val="004D3A7B"/>
    <w:rsid w:val="004D3B38"/>
    <w:rsid w:val="004D3CA1"/>
    <w:rsid w:val="004D3F4F"/>
    <w:rsid w:val="004D4784"/>
    <w:rsid w:val="004D4D96"/>
    <w:rsid w:val="004D56C4"/>
    <w:rsid w:val="004D58B4"/>
    <w:rsid w:val="004D5B78"/>
    <w:rsid w:val="004D5B82"/>
    <w:rsid w:val="004D5D5A"/>
    <w:rsid w:val="004D5F23"/>
    <w:rsid w:val="004D5F2E"/>
    <w:rsid w:val="004D6479"/>
    <w:rsid w:val="004D6617"/>
    <w:rsid w:val="004D6F16"/>
    <w:rsid w:val="004D6F4D"/>
    <w:rsid w:val="004D73BA"/>
    <w:rsid w:val="004D73D4"/>
    <w:rsid w:val="004D7655"/>
    <w:rsid w:val="004D76F1"/>
    <w:rsid w:val="004D7960"/>
    <w:rsid w:val="004D7B22"/>
    <w:rsid w:val="004D7D38"/>
    <w:rsid w:val="004E01E8"/>
    <w:rsid w:val="004E0836"/>
    <w:rsid w:val="004E08ED"/>
    <w:rsid w:val="004E0DB8"/>
    <w:rsid w:val="004E0E0B"/>
    <w:rsid w:val="004E1000"/>
    <w:rsid w:val="004E1323"/>
    <w:rsid w:val="004E17BA"/>
    <w:rsid w:val="004E1CF2"/>
    <w:rsid w:val="004E2894"/>
    <w:rsid w:val="004E2B45"/>
    <w:rsid w:val="004E37A3"/>
    <w:rsid w:val="004E38AA"/>
    <w:rsid w:val="004E3FF6"/>
    <w:rsid w:val="004E426B"/>
    <w:rsid w:val="004E4440"/>
    <w:rsid w:val="004E4483"/>
    <w:rsid w:val="004E46C0"/>
    <w:rsid w:val="004E4864"/>
    <w:rsid w:val="004E4BDE"/>
    <w:rsid w:val="004E52CB"/>
    <w:rsid w:val="004E583F"/>
    <w:rsid w:val="004E5CB7"/>
    <w:rsid w:val="004E6093"/>
    <w:rsid w:val="004E64AC"/>
    <w:rsid w:val="004E6717"/>
    <w:rsid w:val="004E6D39"/>
    <w:rsid w:val="004E72D0"/>
    <w:rsid w:val="004E7A96"/>
    <w:rsid w:val="004F04D1"/>
    <w:rsid w:val="004F0D6A"/>
    <w:rsid w:val="004F0E42"/>
    <w:rsid w:val="004F0F11"/>
    <w:rsid w:val="004F1204"/>
    <w:rsid w:val="004F13D3"/>
    <w:rsid w:val="004F15ED"/>
    <w:rsid w:val="004F1611"/>
    <w:rsid w:val="004F1655"/>
    <w:rsid w:val="004F1674"/>
    <w:rsid w:val="004F16D0"/>
    <w:rsid w:val="004F19CA"/>
    <w:rsid w:val="004F1C14"/>
    <w:rsid w:val="004F1F85"/>
    <w:rsid w:val="004F208D"/>
    <w:rsid w:val="004F2869"/>
    <w:rsid w:val="004F29FC"/>
    <w:rsid w:val="004F30D1"/>
    <w:rsid w:val="004F37D6"/>
    <w:rsid w:val="004F3F9B"/>
    <w:rsid w:val="004F47B1"/>
    <w:rsid w:val="004F4A8B"/>
    <w:rsid w:val="004F4DA9"/>
    <w:rsid w:val="004F5438"/>
    <w:rsid w:val="004F544D"/>
    <w:rsid w:val="004F555A"/>
    <w:rsid w:val="004F591E"/>
    <w:rsid w:val="004F5A6C"/>
    <w:rsid w:val="004F5ABC"/>
    <w:rsid w:val="004F61FF"/>
    <w:rsid w:val="004F66B4"/>
    <w:rsid w:val="004F67E6"/>
    <w:rsid w:val="004F6D45"/>
    <w:rsid w:val="004F6DA2"/>
    <w:rsid w:val="004F7047"/>
    <w:rsid w:val="004F756B"/>
    <w:rsid w:val="004F7709"/>
    <w:rsid w:val="004F7C13"/>
    <w:rsid w:val="0050006A"/>
    <w:rsid w:val="0050006B"/>
    <w:rsid w:val="00500096"/>
    <w:rsid w:val="0050009D"/>
    <w:rsid w:val="005000BF"/>
    <w:rsid w:val="005001F8"/>
    <w:rsid w:val="00500501"/>
    <w:rsid w:val="005005CD"/>
    <w:rsid w:val="00500AC1"/>
    <w:rsid w:val="00500DC5"/>
    <w:rsid w:val="005013E4"/>
    <w:rsid w:val="0050177C"/>
    <w:rsid w:val="00501B62"/>
    <w:rsid w:val="00501C9A"/>
    <w:rsid w:val="005020F5"/>
    <w:rsid w:val="00502181"/>
    <w:rsid w:val="005023D0"/>
    <w:rsid w:val="005025C4"/>
    <w:rsid w:val="00502A18"/>
    <w:rsid w:val="00502D47"/>
    <w:rsid w:val="00503222"/>
    <w:rsid w:val="0050355F"/>
    <w:rsid w:val="005035A8"/>
    <w:rsid w:val="00503A45"/>
    <w:rsid w:val="00503BC8"/>
    <w:rsid w:val="00503C9A"/>
    <w:rsid w:val="00504415"/>
    <w:rsid w:val="00504C49"/>
    <w:rsid w:val="00504C76"/>
    <w:rsid w:val="00504DCB"/>
    <w:rsid w:val="005054DC"/>
    <w:rsid w:val="0050585C"/>
    <w:rsid w:val="00505926"/>
    <w:rsid w:val="0050592B"/>
    <w:rsid w:val="0050597F"/>
    <w:rsid w:val="00505EF3"/>
    <w:rsid w:val="005061DC"/>
    <w:rsid w:val="005061F2"/>
    <w:rsid w:val="00507D0A"/>
    <w:rsid w:val="0051009B"/>
    <w:rsid w:val="00510336"/>
    <w:rsid w:val="005104A3"/>
    <w:rsid w:val="00510764"/>
    <w:rsid w:val="005108ED"/>
    <w:rsid w:val="00511175"/>
    <w:rsid w:val="0051141C"/>
    <w:rsid w:val="0051181B"/>
    <w:rsid w:val="00511839"/>
    <w:rsid w:val="00511A7A"/>
    <w:rsid w:val="00511B88"/>
    <w:rsid w:val="0051227C"/>
    <w:rsid w:val="00512287"/>
    <w:rsid w:val="0051250F"/>
    <w:rsid w:val="0051282A"/>
    <w:rsid w:val="00512E4E"/>
    <w:rsid w:val="00512EBE"/>
    <w:rsid w:val="005131F7"/>
    <w:rsid w:val="005134E7"/>
    <w:rsid w:val="0051356F"/>
    <w:rsid w:val="0051363B"/>
    <w:rsid w:val="0051376B"/>
    <w:rsid w:val="00514288"/>
    <w:rsid w:val="00514417"/>
    <w:rsid w:val="00514883"/>
    <w:rsid w:val="005149A6"/>
    <w:rsid w:val="00514D33"/>
    <w:rsid w:val="00514EB6"/>
    <w:rsid w:val="005150C4"/>
    <w:rsid w:val="005154F6"/>
    <w:rsid w:val="00515574"/>
    <w:rsid w:val="00515719"/>
    <w:rsid w:val="005158E9"/>
    <w:rsid w:val="00515BF5"/>
    <w:rsid w:val="00516603"/>
    <w:rsid w:val="00516901"/>
    <w:rsid w:val="005169BE"/>
    <w:rsid w:val="00516A2A"/>
    <w:rsid w:val="00516B5A"/>
    <w:rsid w:val="00516C3B"/>
    <w:rsid w:val="00516F7A"/>
    <w:rsid w:val="00516FCF"/>
    <w:rsid w:val="0051705A"/>
    <w:rsid w:val="005174E2"/>
    <w:rsid w:val="00517B90"/>
    <w:rsid w:val="00517B99"/>
    <w:rsid w:val="00517DDE"/>
    <w:rsid w:val="0051A822"/>
    <w:rsid w:val="0052060E"/>
    <w:rsid w:val="005206E0"/>
    <w:rsid w:val="00520765"/>
    <w:rsid w:val="005207DD"/>
    <w:rsid w:val="00520C0E"/>
    <w:rsid w:val="00520D94"/>
    <w:rsid w:val="00520FCB"/>
    <w:rsid w:val="00521DFC"/>
    <w:rsid w:val="005227FB"/>
    <w:rsid w:val="00522885"/>
    <w:rsid w:val="00522F58"/>
    <w:rsid w:val="0052331E"/>
    <w:rsid w:val="00523342"/>
    <w:rsid w:val="005233EA"/>
    <w:rsid w:val="005237FF"/>
    <w:rsid w:val="005240E4"/>
    <w:rsid w:val="0052533D"/>
    <w:rsid w:val="005255BC"/>
    <w:rsid w:val="005259E4"/>
    <w:rsid w:val="00525A41"/>
    <w:rsid w:val="00525C2E"/>
    <w:rsid w:val="00526300"/>
    <w:rsid w:val="00526353"/>
    <w:rsid w:val="00526558"/>
    <w:rsid w:val="005267A6"/>
    <w:rsid w:val="00526823"/>
    <w:rsid w:val="005268DC"/>
    <w:rsid w:val="00526A6E"/>
    <w:rsid w:val="00526E9F"/>
    <w:rsid w:val="00526F2E"/>
    <w:rsid w:val="00527532"/>
    <w:rsid w:val="00527CCD"/>
    <w:rsid w:val="00530177"/>
    <w:rsid w:val="00530339"/>
    <w:rsid w:val="00530594"/>
    <w:rsid w:val="0053084D"/>
    <w:rsid w:val="00530939"/>
    <w:rsid w:val="00530A73"/>
    <w:rsid w:val="00530D3A"/>
    <w:rsid w:val="00531154"/>
    <w:rsid w:val="00531456"/>
    <w:rsid w:val="00531738"/>
    <w:rsid w:val="00531ABE"/>
    <w:rsid w:val="00531C87"/>
    <w:rsid w:val="00531CA9"/>
    <w:rsid w:val="00531CB7"/>
    <w:rsid w:val="00531F1B"/>
    <w:rsid w:val="0053245C"/>
    <w:rsid w:val="00532867"/>
    <w:rsid w:val="005328E5"/>
    <w:rsid w:val="00532A80"/>
    <w:rsid w:val="00532E22"/>
    <w:rsid w:val="00532E73"/>
    <w:rsid w:val="00532FA8"/>
    <w:rsid w:val="00533100"/>
    <w:rsid w:val="005338D2"/>
    <w:rsid w:val="00533BB6"/>
    <w:rsid w:val="00533FC8"/>
    <w:rsid w:val="00534216"/>
    <w:rsid w:val="00534BD8"/>
    <w:rsid w:val="00534D9A"/>
    <w:rsid w:val="00534FEF"/>
    <w:rsid w:val="005354EA"/>
    <w:rsid w:val="00535633"/>
    <w:rsid w:val="00535DE7"/>
    <w:rsid w:val="00536207"/>
    <w:rsid w:val="005365FB"/>
    <w:rsid w:val="00536938"/>
    <w:rsid w:val="00536BF7"/>
    <w:rsid w:val="00536DD9"/>
    <w:rsid w:val="00536DE1"/>
    <w:rsid w:val="005370CE"/>
    <w:rsid w:val="0053719A"/>
    <w:rsid w:val="0053738C"/>
    <w:rsid w:val="005373BA"/>
    <w:rsid w:val="0053748C"/>
    <w:rsid w:val="00537714"/>
    <w:rsid w:val="00537837"/>
    <w:rsid w:val="00537A4D"/>
    <w:rsid w:val="00537DDE"/>
    <w:rsid w:val="00537E84"/>
    <w:rsid w:val="00540A7E"/>
    <w:rsid w:val="00540CB6"/>
    <w:rsid w:val="00541317"/>
    <w:rsid w:val="00541326"/>
    <w:rsid w:val="00541371"/>
    <w:rsid w:val="005413C2"/>
    <w:rsid w:val="00542511"/>
    <w:rsid w:val="00542605"/>
    <w:rsid w:val="00542A98"/>
    <w:rsid w:val="00543191"/>
    <w:rsid w:val="005433DF"/>
    <w:rsid w:val="005434A9"/>
    <w:rsid w:val="00543B9C"/>
    <w:rsid w:val="005442A7"/>
    <w:rsid w:val="00544B09"/>
    <w:rsid w:val="00544B84"/>
    <w:rsid w:val="00544E9E"/>
    <w:rsid w:val="00545271"/>
    <w:rsid w:val="00545613"/>
    <w:rsid w:val="005456A9"/>
    <w:rsid w:val="0054572D"/>
    <w:rsid w:val="00545853"/>
    <w:rsid w:val="0054585C"/>
    <w:rsid w:val="005458BA"/>
    <w:rsid w:val="005461DD"/>
    <w:rsid w:val="005463C5"/>
    <w:rsid w:val="00547272"/>
    <w:rsid w:val="0054753D"/>
    <w:rsid w:val="005475C2"/>
    <w:rsid w:val="00547732"/>
    <w:rsid w:val="005479E3"/>
    <w:rsid w:val="005479E4"/>
    <w:rsid w:val="00550030"/>
    <w:rsid w:val="00550126"/>
    <w:rsid w:val="0055016B"/>
    <w:rsid w:val="00550265"/>
    <w:rsid w:val="0055092B"/>
    <w:rsid w:val="005509B1"/>
    <w:rsid w:val="005509C2"/>
    <w:rsid w:val="005509DE"/>
    <w:rsid w:val="00550D0E"/>
    <w:rsid w:val="00551020"/>
    <w:rsid w:val="00551313"/>
    <w:rsid w:val="005519B7"/>
    <w:rsid w:val="00551D3D"/>
    <w:rsid w:val="00552264"/>
    <w:rsid w:val="00552318"/>
    <w:rsid w:val="0055241D"/>
    <w:rsid w:val="005524F7"/>
    <w:rsid w:val="00552975"/>
    <w:rsid w:val="00552D0E"/>
    <w:rsid w:val="00552F85"/>
    <w:rsid w:val="005532B6"/>
    <w:rsid w:val="0055339D"/>
    <w:rsid w:val="005535B7"/>
    <w:rsid w:val="00553664"/>
    <w:rsid w:val="00553D8B"/>
    <w:rsid w:val="00553EF7"/>
    <w:rsid w:val="0055416C"/>
    <w:rsid w:val="00554393"/>
    <w:rsid w:val="0055439F"/>
    <w:rsid w:val="00555042"/>
    <w:rsid w:val="005553B0"/>
    <w:rsid w:val="0055549F"/>
    <w:rsid w:val="0055559C"/>
    <w:rsid w:val="00555B48"/>
    <w:rsid w:val="0055606A"/>
    <w:rsid w:val="0055630D"/>
    <w:rsid w:val="0055633B"/>
    <w:rsid w:val="005564DC"/>
    <w:rsid w:val="005564F8"/>
    <w:rsid w:val="0055665F"/>
    <w:rsid w:val="005567B2"/>
    <w:rsid w:val="005567E2"/>
    <w:rsid w:val="00556923"/>
    <w:rsid w:val="005572A1"/>
    <w:rsid w:val="005572EE"/>
    <w:rsid w:val="00557364"/>
    <w:rsid w:val="0055770C"/>
    <w:rsid w:val="00557EE1"/>
    <w:rsid w:val="0056028F"/>
    <w:rsid w:val="0056099D"/>
    <w:rsid w:val="00561357"/>
    <w:rsid w:val="00561657"/>
    <w:rsid w:val="00561893"/>
    <w:rsid w:val="00561ADD"/>
    <w:rsid w:val="00561D7E"/>
    <w:rsid w:val="00561DE5"/>
    <w:rsid w:val="00561E45"/>
    <w:rsid w:val="00561FCF"/>
    <w:rsid w:val="00562197"/>
    <w:rsid w:val="00562253"/>
    <w:rsid w:val="005623D6"/>
    <w:rsid w:val="00562474"/>
    <w:rsid w:val="005627AF"/>
    <w:rsid w:val="00562B2B"/>
    <w:rsid w:val="00563168"/>
    <w:rsid w:val="00563709"/>
    <w:rsid w:val="00563775"/>
    <w:rsid w:val="005639E3"/>
    <w:rsid w:val="00563D70"/>
    <w:rsid w:val="00563E79"/>
    <w:rsid w:val="0056450D"/>
    <w:rsid w:val="00564608"/>
    <w:rsid w:val="005647E0"/>
    <w:rsid w:val="00564843"/>
    <w:rsid w:val="005648C3"/>
    <w:rsid w:val="00564EB7"/>
    <w:rsid w:val="00564FC6"/>
    <w:rsid w:val="00565166"/>
    <w:rsid w:val="00565A39"/>
    <w:rsid w:val="00565ACC"/>
    <w:rsid w:val="00565BED"/>
    <w:rsid w:val="00565D2B"/>
    <w:rsid w:val="00565E85"/>
    <w:rsid w:val="005664BB"/>
    <w:rsid w:val="005664D4"/>
    <w:rsid w:val="00566D01"/>
    <w:rsid w:val="00566E2F"/>
    <w:rsid w:val="00566E6B"/>
    <w:rsid w:val="0056706B"/>
    <w:rsid w:val="0056717B"/>
    <w:rsid w:val="0056737E"/>
    <w:rsid w:val="005679AC"/>
    <w:rsid w:val="00567DDB"/>
    <w:rsid w:val="00570521"/>
    <w:rsid w:val="00570B8B"/>
    <w:rsid w:val="00571081"/>
    <w:rsid w:val="005716C3"/>
    <w:rsid w:val="00571B2E"/>
    <w:rsid w:val="00571B70"/>
    <w:rsid w:val="00571D17"/>
    <w:rsid w:val="00571E04"/>
    <w:rsid w:val="00571E5F"/>
    <w:rsid w:val="00572020"/>
    <w:rsid w:val="005726AA"/>
    <w:rsid w:val="00572781"/>
    <w:rsid w:val="00572C25"/>
    <w:rsid w:val="00572E56"/>
    <w:rsid w:val="00573019"/>
    <w:rsid w:val="00573399"/>
    <w:rsid w:val="005735D7"/>
    <w:rsid w:val="00573935"/>
    <w:rsid w:val="0057395B"/>
    <w:rsid w:val="005739C7"/>
    <w:rsid w:val="005741BD"/>
    <w:rsid w:val="00574380"/>
    <w:rsid w:val="00574441"/>
    <w:rsid w:val="00574573"/>
    <w:rsid w:val="00574E2A"/>
    <w:rsid w:val="00575108"/>
    <w:rsid w:val="00575B11"/>
    <w:rsid w:val="00575BC0"/>
    <w:rsid w:val="00575DCF"/>
    <w:rsid w:val="005771D9"/>
    <w:rsid w:val="00577B01"/>
    <w:rsid w:val="00577CF8"/>
    <w:rsid w:val="00577D14"/>
    <w:rsid w:val="00577DCE"/>
    <w:rsid w:val="00577DDF"/>
    <w:rsid w:val="00577E0A"/>
    <w:rsid w:val="00580132"/>
    <w:rsid w:val="00580189"/>
    <w:rsid w:val="00580346"/>
    <w:rsid w:val="005804B4"/>
    <w:rsid w:val="005805DC"/>
    <w:rsid w:val="00580928"/>
    <w:rsid w:val="0058098B"/>
    <w:rsid w:val="00580B1C"/>
    <w:rsid w:val="00580BF7"/>
    <w:rsid w:val="00580F5A"/>
    <w:rsid w:val="00581275"/>
    <w:rsid w:val="00581383"/>
    <w:rsid w:val="00581449"/>
    <w:rsid w:val="005814A6"/>
    <w:rsid w:val="00581656"/>
    <w:rsid w:val="00581736"/>
    <w:rsid w:val="00581D07"/>
    <w:rsid w:val="00581EBA"/>
    <w:rsid w:val="005820D1"/>
    <w:rsid w:val="00582186"/>
    <w:rsid w:val="00582978"/>
    <w:rsid w:val="00582B6F"/>
    <w:rsid w:val="00583058"/>
    <w:rsid w:val="005832C9"/>
    <w:rsid w:val="0058348C"/>
    <w:rsid w:val="005834C5"/>
    <w:rsid w:val="0058370C"/>
    <w:rsid w:val="00583BED"/>
    <w:rsid w:val="00583D4A"/>
    <w:rsid w:val="00583DAF"/>
    <w:rsid w:val="0058454D"/>
    <w:rsid w:val="00584593"/>
    <w:rsid w:val="0058474C"/>
    <w:rsid w:val="00584999"/>
    <w:rsid w:val="00584AD0"/>
    <w:rsid w:val="00584FFF"/>
    <w:rsid w:val="0058572E"/>
    <w:rsid w:val="00586353"/>
    <w:rsid w:val="00586880"/>
    <w:rsid w:val="00586B3F"/>
    <w:rsid w:val="00587849"/>
    <w:rsid w:val="00587AA6"/>
    <w:rsid w:val="00587B7C"/>
    <w:rsid w:val="00587C7B"/>
    <w:rsid w:val="00587D14"/>
    <w:rsid w:val="00590084"/>
    <w:rsid w:val="00590CFD"/>
    <w:rsid w:val="00590EA5"/>
    <w:rsid w:val="0059102A"/>
    <w:rsid w:val="005910F7"/>
    <w:rsid w:val="00591931"/>
    <w:rsid w:val="00591D5C"/>
    <w:rsid w:val="00591E1D"/>
    <w:rsid w:val="00592334"/>
    <w:rsid w:val="0059263B"/>
    <w:rsid w:val="00592675"/>
    <w:rsid w:val="00592CA6"/>
    <w:rsid w:val="00592D30"/>
    <w:rsid w:val="00592EA2"/>
    <w:rsid w:val="00593043"/>
    <w:rsid w:val="0059329F"/>
    <w:rsid w:val="00593941"/>
    <w:rsid w:val="00593F25"/>
    <w:rsid w:val="00594069"/>
    <w:rsid w:val="00594106"/>
    <w:rsid w:val="005946CC"/>
    <w:rsid w:val="005953F5"/>
    <w:rsid w:val="005955FA"/>
    <w:rsid w:val="00595A9D"/>
    <w:rsid w:val="00595B9C"/>
    <w:rsid w:val="00595DDD"/>
    <w:rsid w:val="005962A4"/>
    <w:rsid w:val="005963AD"/>
    <w:rsid w:val="00596A98"/>
    <w:rsid w:val="00596F73"/>
    <w:rsid w:val="0059714F"/>
    <w:rsid w:val="00597969"/>
    <w:rsid w:val="00597B65"/>
    <w:rsid w:val="005A0141"/>
    <w:rsid w:val="005A0676"/>
    <w:rsid w:val="005A067C"/>
    <w:rsid w:val="005A0771"/>
    <w:rsid w:val="005A09C0"/>
    <w:rsid w:val="005A10B3"/>
    <w:rsid w:val="005A116B"/>
    <w:rsid w:val="005A1344"/>
    <w:rsid w:val="005A16EB"/>
    <w:rsid w:val="005A1947"/>
    <w:rsid w:val="005A19FB"/>
    <w:rsid w:val="005A1BC5"/>
    <w:rsid w:val="005A1E58"/>
    <w:rsid w:val="005A1F91"/>
    <w:rsid w:val="005A2A52"/>
    <w:rsid w:val="005A2A83"/>
    <w:rsid w:val="005A2E25"/>
    <w:rsid w:val="005A2E36"/>
    <w:rsid w:val="005A33CF"/>
    <w:rsid w:val="005A345D"/>
    <w:rsid w:val="005A3FC5"/>
    <w:rsid w:val="005A42DD"/>
    <w:rsid w:val="005A45DD"/>
    <w:rsid w:val="005A4712"/>
    <w:rsid w:val="005A4FAD"/>
    <w:rsid w:val="005A542C"/>
    <w:rsid w:val="005A592A"/>
    <w:rsid w:val="005A5AD2"/>
    <w:rsid w:val="005A626F"/>
    <w:rsid w:val="005A65F7"/>
    <w:rsid w:val="005A67A5"/>
    <w:rsid w:val="005A68FF"/>
    <w:rsid w:val="005A6BAE"/>
    <w:rsid w:val="005A7455"/>
    <w:rsid w:val="005A7579"/>
    <w:rsid w:val="005A7662"/>
    <w:rsid w:val="005A76D6"/>
    <w:rsid w:val="005A7C48"/>
    <w:rsid w:val="005B00E8"/>
    <w:rsid w:val="005B0A76"/>
    <w:rsid w:val="005B0E75"/>
    <w:rsid w:val="005B1462"/>
    <w:rsid w:val="005B1518"/>
    <w:rsid w:val="005B17C3"/>
    <w:rsid w:val="005B1A28"/>
    <w:rsid w:val="005B218A"/>
    <w:rsid w:val="005B29D2"/>
    <w:rsid w:val="005B2BE0"/>
    <w:rsid w:val="005B31C7"/>
    <w:rsid w:val="005B3215"/>
    <w:rsid w:val="005B3252"/>
    <w:rsid w:val="005B3A10"/>
    <w:rsid w:val="005B3AB2"/>
    <w:rsid w:val="005B3AD4"/>
    <w:rsid w:val="005B3D2B"/>
    <w:rsid w:val="005B3E61"/>
    <w:rsid w:val="005B436A"/>
    <w:rsid w:val="005B515A"/>
    <w:rsid w:val="005B596B"/>
    <w:rsid w:val="005B5A5F"/>
    <w:rsid w:val="005B5FBA"/>
    <w:rsid w:val="005B6025"/>
    <w:rsid w:val="005B67B8"/>
    <w:rsid w:val="005B7A14"/>
    <w:rsid w:val="005B7AE6"/>
    <w:rsid w:val="005B7B4E"/>
    <w:rsid w:val="005B7ED9"/>
    <w:rsid w:val="005C037E"/>
    <w:rsid w:val="005C07C3"/>
    <w:rsid w:val="005C0D92"/>
    <w:rsid w:val="005C1465"/>
    <w:rsid w:val="005C14AA"/>
    <w:rsid w:val="005C1555"/>
    <w:rsid w:val="005C2A63"/>
    <w:rsid w:val="005C2C18"/>
    <w:rsid w:val="005C308A"/>
    <w:rsid w:val="005C30AA"/>
    <w:rsid w:val="005C3C22"/>
    <w:rsid w:val="005C3E5A"/>
    <w:rsid w:val="005C4027"/>
    <w:rsid w:val="005C41D2"/>
    <w:rsid w:val="005C425E"/>
    <w:rsid w:val="005C4517"/>
    <w:rsid w:val="005C46CD"/>
    <w:rsid w:val="005C4A13"/>
    <w:rsid w:val="005C4B6D"/>
    <w:rsid w:val="005C57DC"/>
    <w:rsid w:val="005C5952"/>
    <w:rsid w:val="005C6441"/>
    <w:rsid w:val="005C6808"/>
    <w:rsid w:val="005C6CE0"/>
    <w:rsid w:val="005C6EF5"/>
    <w:rsid w:val="005C6F0D"/>
    <w:rsid w:val="005C71EB"/>
    <w:rsid w:val="005C76A7"/>
    <w:rsid w:val="005C7807"/>
    <w:rsid w:val="005C798C"/>
    <w:rsid w:val="005D02D1"/>
    <w:rsid w:val="005D02DE"/>
    <w:rsid w:val="005D030C"/>
    <w:rsid w:val="005D0C5D"/>
    <w:rsid w:val="005D0D2A"/>
    <w:rsid w:val="005D1175"/>
    <w:rsid w:val="005D1412"/>
    <w:rsid w:val="005D16C2"/>
    <w:rsid w:val="005D16DC"/>
    <w:rsid w:val="005D1AA8"/>
    <w:rsid w:val="005D1B7C"/>
    <w:rsid w:val="005D1BB8"/>
    <w:rsid w:val="005D1D97"/>
    <w:rsid w:val="005D1DF8"/>
    <w:rsid w:val="005D1E8E"/>
    <w:rsid w:val="005D1ED5"/>
    <w:rsid w:val="005D20B9"/>
    <w:rsid w:val="005D213E"/>
    <w:rsid w:val="005D2679"/>
    <w:rsid w:val="005D27CF"/>
    <w:rsid w:val="005D2B11"/>
    <w:rsid w:val="005D2E5B"/>
    <w:rsid w:val="005D324E"/>
    <w:rsid w:val="005D3491"/>
    <w:rsid w:val="005D394C"/>
    <w:rsid w:val="005D3C33"/>
    <w:rsid w:val="005D3CE5"/>
    <w:rsid w:val="005D3E74"/>
    <w:rsid w:val="005D3F76"/>
    <w:rsid w:val="005D49D9"/>
    <w:rsid w:val="005D4B3C"/>
    <w:rsid w:val="005D4E45"/>
    <w:rsid w:val="005D4E59"/>
    <w:rsid w:val="005D503B"/>
    <w:rsid w:val="005D57DB"/>
    <w:rsid w:val="005D6D1B"/>
    <w:rsid w:val="005D6D80"/>
    <w:rsid w:val="005D7042"/>
    <w:rsid w:val="005D71A6"/>
    <w:rsid w:val="005D74A9"/>
    <w:rsid w:val="005D783E"/>
    <w:rsid w:val="005D7BE8"/>
    <w:rsid w:val="005E01FE"/>
    <w:rsid w:val="005E1003"/>
    <w:rsid w:val="005E119A"/>
    <w:rsid w:val="005E180E"/>
    <w:rsid w:val="005E1EE6"/>
    <w:rsid w:val="005E1FDF"/>
    <w:rsid w:val="005E218C"/>
    <w:rsid w:val="005E24F4"/>
    <w:rsid w:val="005E3268"/>
    <w:rsid w:val="005E3698"/>
    <w:rsid w:val="005E3756"/>
    <w:rsid w:val="005E3854"/>
    <w:rsid w:val="005E3BF4"/>
    <w:rsid w:val="005E3C12"/>
    <w:rsid w:val="005E3D6C"/>
    <w:rsid w:val="005E3DBA"/>
    <w:rsid w:val="005E4031"/>
    <w:rsid w:val="005E425A"/>
    <w:rsid w:val="005E4281"/>
    <w:rsid w:val="005E43BA"/>
    <w:rsid w:val="005E5FF6"/>
    <w:rsid w:val="005E65FF"/>
    <w:rsid w:val="005E66DA"/>
    <w:rsid w:val="005E6FB7"/>
    <w:rsid w:val="005E71BA"/>
    <w:rsid w:val="005E7293"/>
    <w:rsid w:val="005E749B"/>
    <w:rsid w:val="005E77C4"/>
    <w:rsid w:val="005E783E"/>
    <w:rsid w:val="005E7C03"/>
    <w:rsid w:val="005F0389"/>
    <w:rsid w:val="005F08A6"/>
    <w:rsid w:val="005F09E8"/>
    <w:rsid w:val="005F0A67"/>
    <w:rsid w:val="005F0B2C"/>
    <w:rsid w:val="005F0B44"/>
    <w:rsid w:val="005F1325"/>
    <w:rsid w:val="005F14CF"/>
    <w:rsid w:val="005F2130"/>
    <w:rsid w:val="005F2466"/>
    <w:rsid w:val="005F299A"/>
    <w:rsid w:val="005F2B72"/>
    <w:rsid w:val="005F2E05"/>
    <w:rsid w:val="005F3205"/>
    <w:rsid w:val="005F3647"/>
    <w:rsid w:val="005F36C1"/>
    <w:rsid w:val="005F4024"/>
    <w:rsid w:val="005F4108"/>
    <w:rsid w:val="005F447D"/>
    <w:rsid w:val="005F4FD4"/>
    <w:rsid w:val="005F5551"/>
    <w:rsid w:val="005F5690"/>
    <w:rsid w:val="005F57FB"/>
    <w:rsid w:val="005F59D4"/>
    <w:rsid w:val="005F5BC2"/>
    <w:rsid w:val="005F66DE"/>
    <w:rsid w:val="005F67E4"/>
    <w:rsid w:val="005F6ABC"/>
    <w:rsid w:val="005F714E"/>
    <w:rsid w:val="005F76CD"/>
    <w:rsid w:val="005F7733"/>
    <w:rsid w:val="005F7EA0"/>
    <w:rsid w:val="006007C3"/>
    <w:rsid w:val="00600B70"/>
    <w:rsid w:val="00601122"/>
    <w:rsid w:val="00601377"/>
    <w:rsid w:val="00601A2D"/>
    <w:rsid w:val="00602168"/>
    <w:rsid w:val="00603490"/>
    <w:rsid w:val="006035F2"/>
    <w:rsid w:val="006041D9"/>
    <w:rsid w:val="0060434F"/>
    <w:rsid w:val="006045AA"/>
    <w:rsid w:val="006050BA"/>
    <w:rsid w:val="0060519E"/>
    <w:rsid w:val="006059BE"/>
    <w:rsid w:val="006059DF"/>
    <w:rsid w:val="00605B24"/>
    <w:rsid w:val="00605EC0"/>
    <w:rsid w:val="00605F7D"/>
    <w:rsid w:val="00605F98"/>
    <w:rsid w:val="006061EF"/>
    <w:rsid w:val="00606572"/>
    <w:rsid w:val="00606A53"/>
    <w:rsid w:val="00606B6A"/>
    <w:rsid w:val="00606BCA"/>
    <w:rsid w:val="00606C2C"/>
    <w:rsid w:val="00606C35"/>
    <w:rsid w:val="00606CDA"/>
    <w:rsid w:val="00606CDB"/>
    <w:rsid w:val="00606F08"/>
    <w:rsid w:val="00607046"/>
    <w:rsid w:val="00607BDF"/>
    <w:rsid w:val="0061068B"/>
    <w:rsid w:val="00610771"/>
    <w:rsid w:val="00610885"/>
    <w:rsid w:val="00610C33"/>
    <w:rsid w:val="00610D03"/>
    <w:rsid w:val="0061102E"/>
    <w:rsid w:val="00611305"/>
    <w:rsid w:val="006115AC"/>
    <w:rsid w:val="00611A4F"/>
    <w:rsid w:val="00611F30"/>
    <w:rsid w:val="006120E8"/>
    <w:rsid w:val="0061219C"/>
    <w:rsid w:val="006122ED"/>
    <w:rsid w:val="006126A4"/>
    <w:rsid w:val="00612C84"/>
    <w:rsid w:val="006130E3"/>
    <w:rsid w:val="0061410A"/>
    <w:rsid w:val="006141EF"/>
    <w:rsid w:val="00614557"/>
    <w:rsid w:val="00614A05"/>
    <w:rsid w:val="00614C78"/>
    <w:rsid w:val="00615BF6"/>
    <w:rsid w:val="00615C75"/>
    <w:rsid w:val="00615DAB"/>
    <w:rsid w:val="00616C06"/>
    <w:rsid w:val="0061794D"/>
    <w:rsid w:val="00620001"/>
    <w:rsid w:val="0062034E"/>
    <w:rsid w:val="00620381"/>
    <w:rsid w:val="00620663"/>
    <w:rsid w:val="00620E4A"/>
    <w:rsid w:val="00621787"/>
    <w:rsid w:val="006217F1"/>
    <w:rsid w:val="00622CEA"/>
    <w:rsid w:val="00622E01"/>
    <w:rsid w:val="00622E67"/>
    <w:rsid w:val="00622FBD"/>
    <w:rsid w:val="006231E6"/>
    <w:rsid w:val="00623598"/>
    <w:rsid w:val="006237AA"/>
    <w:rsid w:val="0062395E"/>
    <w:rsid w:val="00623EDF"/>
    <w:rsid w:val="00624854"/>
    <w:rsid w:val="00624F62"/>
    <w:rsid w:val="0062518D"/>
    <w:rsid w:val="0062521E"/>
    <w:rsid w:val="0062535C"/>
    <w:rsid w:val="00625574"/>
    <w:rsid w:val="00625BA3"/>
    <w:rsid w:val="00625F84"/>
    <w:rsid w:val="00626B45"/>
    <w:rsid w:val="00626ED6"/>
    <w:rsid w:val="006270D9"/>
    <w:rsid w:val="0062736E"/>
    <w:rsid w:val="0062747E"/>
    <w:rsid w:val="0062772B"/>
    <w:rsid w:val="006277A1"/>
    <w:rsid w:val="00627E98"/>
    <w:rsid w:val="00627EC4"/>
    <w:rsid w:val="00627F28"/>
    <w:rsid w:val="00630425"/>
    <w:rsid w:val="00630608"/>
    <w:rsid w:val="006309BA"/>
    <w:rsid w:val="00630DDF"/>
    <w:rsid w:val="00630F7F"/>
    <w:rsid w:val="0063142A"/>
    <w:rsid w:val="0063172A"/>
    <w:rsid w:val="00631E69"/>
    <w:rsid w:val="00631E8E"/>
    <w:rsid w:val="006324DB"/>
    <w:rsid w:val="006327B2"/>
    <w:rsid w:val="00632C1B"/>
    <w:rsid w:val="00632CAD"/>
    <w:rsid w:val="00632D67"/>
    <w:rsid w:val="00632D73"/>
    <w:rsid w:val="00632F4D"/>
    <w:rsid w:val="00633206"/>
    <w:rsid w:val="00633247"/>
    <w:rsid w:val="00633CD9"/>
    <w:rsid w:val="006344C4"/>
    <w:rsid w:val="006349D7"/>
    <w:rsid w:val="00634B28"/>
    <w:rsid w:val="00634F66"/>
    <w:rsid w:val="00634FB3"/>
    <w:rsid w:val="00635121"/>
    <w:rsid w:val="0063517A"/>
    <w:rsid w:val="00635656"/>
    <w:rsid w:val="006357EC"/>
    <w:rsid w:val="006358E7"/>
    <w:rsid w:val="006371AD"/>
    <w:rsid w:val="0063720F"/>
    <w:rsid w:val="0063745D"/>
    <w:rsid w:val="0063787C"/>
    <w:rsid w:val="0063790E"/>
    <w:rsid w:val="006401DA"/>
    <w:rsid w:val="0064022B"/>
    <w:rsid w:val="00640638"/>
    <w:rsid w:val="00640948"/>
    <w:rsid w:val="006409BF"/>
    <w:rsid w:val="00640C4A"/>
    <w:rsid w:val="00640ECB"/>
    <w:rsid w:val="006411E9"/>
    <w:rsid w:val="006415A7"/>
    <w:rsid w:val="00641628"/>
    <w:rsid w:val="006419FA"/>
    <w:rsid w:val="00641BB0"/>
    <w:rsid w:val="0064259A"/>
    <w:rsid w:val="00642617"/>
    <w:rsid w:val="00642901"/>
    <w:rsid w:val="0064292D"/>
    <w:rsid w:val="00642968"/>
    <w:rsid w:val="00642BB4"/>
    <w:rsid w:val="00642DB1"/>
    <w:rsid w:val="00642F98"/>
    <w:rsid w:val="00642FC0"/>
    <w:rsid w:val="006431BF"/>
    <w:rsid w:val="00643398"/>
    <w:rsid w:val="0064344F"/>
    <w:rsid w:val="0064359E"/>
    <w:rsid w:val="006436C1"/>
    <w:rsid w:val="0064374F"/>
    <w:rsid w:val="00643C02"/>
    <w:rsid w:val="00643DA4"/>
    <w:rsid w:val="0064433A"/>
    <w:rsid w:val="0064468D"/>
    <w:rsid w:val="0064482A"/>
    <w:rsid w:val="00644974"/>
    <w:rsid w:val="00644A1C"/>
    <w:rsid w:val="00644AF7"/>
    <w:rsid w:val="00644FCA"/>
    <w:rsid w:val="0064508E"/>
    <w:rsid w:val="0064510B"/>
    <w:rsid w:val="006452EA"/>
    <w:rsid w:val="006453A2"/>
    <w:rsid w:val="006454F9"/>
    <w:rsid w:val="006457A1"/>
    <w:rsid w:val="006457C6"/>
    <w:rsid w:val="00645EB2"/>
    <w:rsid w:val="00645F25"/>
    <w:rsid w:val="006461E5"/>
    <w:rsid w:val="0064679B"/>
    <w:rsid w:val="00646BA0"/>
    <w:rsid w:val="00646CF3"/>
    <w:rsid w:val="00646D9B"/>
    <w:rsid w:val="0064719C"/>
    <w:rsid w:val="00647212"/>
    <w:rsid w:val="00647320"/>
    <w:rsid w:val="0064748E"/>
    <w:rsid w:val="006474FC"/>
    <w:rsid w:val="00647504"/>
    <w:rsid w:val="0064772C"/>
    <w:rsid w:val="00647A25"/>
    <w:rsid w:val="00650D41"/>
    <w:rsid w:val="0065106B"/>
    <w:rsid w:val="00651082"/>
    <w:rsid w:val="00651169"/>
    <w:rsid w:val="00651914"/>
    <w:rsid w:val="00651C83"/>
    <w:rsid w:val="006521A6"/>
    <w:rsid w:val="006521E5"/>
    <w:rsid w:val="006521F7"/>
    <w:rsid w:val="00652B95"/>
    <w:rsid w:val="00652BBB"/>
    <w:rsid w:val="006530D5"/>
    <w:rsid w:val="00653918"/>
    <w:rsid w:val="0065409E"/>
    <w:rsid w:val="0065432E"/>
    <w:rsid w:val="0065510E"/>
    <w:rsid w:val="006552B6"/>
    <w:rsid w:val="00655FB0"/>
    <w:rsid w:val="00656119"/>
    <w:rsid w:val="006578C5"/>
    <w:rsid w:val="00657908"/>
    <w:rsid w:val="006579C7"/>
    <w:rsid w:val="00657C37"/>
    <w:rsid w:val="006601F2"/>
    <w:rsid w:val="006602A3"/>
    <w:rsid w:val="006603AB"/>
    <w:rsid w:val="00660414"/>
    <w:rsid w:val="00660526"/>
    <w:rsid w:val="00660559"/>
    <w:rsid w:val="0066060D"/>
    <w:rsid w:val="0066127A"/>
    <w:rsid w:val="006616AC"/>
    <w:rsid w:val="006617B1"/>
    <w:rsid w:val="00661D9C"/>
    <w:rsid w:val="00661E76"/>
    <w:rsid w:val="0066202C"/>
    <w:rsid w:val="00662380"/>
    <w:rsid w:val="00662590"/>
    <w:rsid w:val="006626D9"/>
    <w:rsid w:val="00662771"/>
    <w:rsid w:val="00662964"/>
    <w:rsid w:val="00662C66"/>
    <w:rsid w:val="00662D20"/>
    <w:rsid w:val="00662F53"/>
    <w:rsid w:val="0066302F"/>
    <w:rsid w:val="006630A7"/>
    <w:rsid w:val="006637F5"/>
    <w:rsid w:val="0066435D"/>
    <w:rsid w:val="00664416"/>
    <w:rsid w:val="006648F8"/>
    <w:rsid w:val="00664AA5"/>
    <w:rsid w:val="00664C8E"/>
    <w:rsid w:val="00664C9E"/>
    <w:rsid w:val="00664D02"/>
    <w:rsid w:val="00664EA6"/>
    <w:rsid w:val="00664FC7"/>
    <w:rsid w:val="00665C34"/>
    <w:rsid w:val="0066644A"/>
    <w:rsid w:val="00666482"/>
    <w:rsid w:val="00666786"/>
    <w:rsid w:val="00666AFC"/>
    <w:rsid w:val="00666C0F"/>
    <w:rsid w:val="006670D4"/>
    <w:rsid w:val="00667593"/>
    <w:rsid w:val="00667C5F"/>
    <w:rsid w:val="00667DD1"/>
    <w:rsid w:val="0067028B"/>
    <w:rsid w:val="00670EED"/>
    <w:rsid w:val="00671083"/>
    <w:rsid w:val="006711F2"/>
    <w:rsid w:val="006712AA"/>
    <w:rsid w:val="00671305"/>
    <w:rsid w:val="00671C63"/>
    <w:rsid w:val="00671CEA"/>
    <w:rsid w:val="00672738"/>
    <w:rsid w:val="00672758"/>
    <w:rsid w:val="006727CB"/>
    <w:rsid w:val="00672933"/>
    <w:rsid w:val="00672EAA"/>
    <w:rsid w:val="00673196"/>
    <w:rsid w:val="006733DA"/>
    <w:rsid w:val="0067395A"/>
    <w:rsid w:val="0067428B"/>
    <w:rsid w:val="00674ABD"/>
    <w:rsid w:val="00674E95"/>
    <w:rsid w:val="00674F58"/>
    <w:rsid w:val="00675CD8"/>
    <w:rsid w:val="00675FF7"/>
    <w:rsid w:val="0067649A"/>
    <w:rsid w:val="00676765"/>
    <w:rsid w:val="006769E1"/>
    <w:rsid w:val="006770E9"/>
    <w:rsid w:val="0067734D"/>
    <w:rsid w:val="006773B9"/>
    <w:rsid w:val="006775C0"/>
    <w:rsid w:val="00677B33"/>
    <w:rsid w:val="00677B66"/>
    <w:rsid w:val="00677FF9"/>
    <w:rsid w:val="00680289"/>
    <w:rsid w:val="00680465"/>
    <w:rsid w:val="006804E0"/>
    <w:rsid w:val="00680EBD"/>
    <w:rsid w:val="00680F24"/>
    <w:rsid w:val="0068124B"/>
    <w:rsid w:val="0068131C"/>
    <w:rsid w:val="0068154F"/>
    <w:rsid w:val="0068165E"/>
    <w:rsid w:val="006816CA"/>
    <w:rsid w:val="006818B3"/>
    <w:rsid w:val="00681CF8"/>
    <w:rsid w:val="00681DC3"/>
    <w:rsid w:val="00682210"/>
    <w:rsid w:val="0068251A"/>
    <w:rsid w:val="00682737"/>
    <w:rsid w:val="0068298A"/>
    <w:rsid w:val="00682F61"/>
    <w:rsid w:val="0068300F"/>
    <w:rsid w:val="006835F6"/>
    <w:rsid w:val="006836CD"/>
    <w:rsid w:val="00683D1C"/>
    <w:rsid w:val="00683D95"/>
    <w:rsid w:val="006843E3"/>
    <w:rsid w:val="006847C4"/>
    <w:rsid w:val="00684A89"/>
    <w:rsid w:val="006850FE"/>
    <w:rsid w:val="00685298"/>
    <w:rsid w:val="006853CD"/>
    <w:rsid w:val="00685694"/>
    <w:rsid w:val="00685C36"/>
    <w:rsid w:val="00685CA0"/>
    <w:rsid w:val="00686152"/>
    <w:rsid w:val="006865C6"/>
    <w:rsid w:val="00686D02"/>
    <w:rsid w:val="00686E55"/>
    <w:rsid w:val="00687187"/>
    <w:rsid w:val="006872AA"/>
    <w:rsid w:val="006872D4"/>
    <w:rsid w:val="00687A69"/>
    <w:rsid w:val="006900D1"/>
    <w:rsid w:val="00690DE1"/>
    <w:rsid w:val="00690F07"/>
    <w:rsid w:val="00690FED"/>
    <w:rsid w:val="00691103"/>
    <w:rsid w:val="00691759"/>
    <w:rsid w:val="00692499"/>
    <w:rsid w:val="00692678"/>
    <w:rsid w:val="00692768"/>
    <w:rsid w:val="00692C21"/>
    <w:rsid w:val="00692FA9"/>
    <w:rsid w:val="00693193"/>
    <w:rsid w:val="0069334C"/>
    <w:rsid w:val="006935E5"/>
    <w:rsid w:val="00693834"/>
    <w:rsid w:val="00693B85"/>
    <w:rsid w:val="006942BA"/>
    <w:rsid w:val="006947FC"/>
    <w:rsid w:val="00694C52"/>
    <w:rsid w:val="00694F22"/>
    <w:rsid w:val="00695456"/>
    <w:rsid w:val="00695639"/>
    <w:rsid w:val="00695702"/>
    <w:rsid w:val="00695A93"/>
    <w:rsid w:val="00695D50"/>
    <w:rsid w:val="00695EBE"/>
    <w:rsid w:val="00695F70"/>
    <w:rsid w:val="00696594"/>
    <w:rsid w:val="006969BC"/>
    <w:rsid w:val="00696C14"/>
    <w:rsid w:val="00697303"/>
    <w:rsid w:val="006973B3"/>
    <w:rsid w:val="006973DE"/>
    <w:rsid w:val="006973E0"/>
    <w:rsid w:val="006975ED"/>
    <w:rsid w:val="006976F2"/>
    <w:rsid w:val="006976F9"/>
    <w:rsid w:val="006A01D5"/>
    <w:rsid w:val="006A0372"/>
    <w:rsid w:val="006A0526"/>
    <w:rsid w:val="006A07AC"/>
    <w:rsid w:val="006A0EC2"/>
    <w:rsid w:val="006A1277"/>
    <w:rsid w:val="006A14EF"/>
    <w:rsid w:val="006A14FA"/>
    <w:rsid w:val="006A1957"/>
    <w:rsid w:val="006A1ED3"/>
    <w:rsid w:val="006A1F94"/>
    <w:rsid w:val="006A1FB6"/>
    <w:rsid w:val="006A21CD"/>
    <w:rsid w:val="006A2D19"/>
    <w:rsid w:val="006A30ED"/>
    <w:rsid w:val="006A3C8F"/>
    <w:rsid w:val="006A3D51"/>
    <w:rsid w:val="006A3FFB"/>
    <w:rsid w:val="006A44FC"/>
    <w:rsid w:val="006A471F"/>
    <w:rsid w:val="006A47C0"/>
    <w:rsid w:val="006A48AF"/>
    <w:rsid w:val="006A4BEF"/>
    <w:rsid w:val="006A4ECC"/>
    <w:rsid w:val="006A5827"/>
    <w:rsid w:val="006A583C"/>
    <w:rsid w:val="006A58E1"/>
    <w:rsid w:val="006A59CD"/>
    <w:rsid w:val="006A5B38"/>
    <w:rsid w:val="006A5DBE"/>
    <w:rsid w:val="006A6198"/>
    <w:rsid w:val="006A61AB"/>
    <w:rsid w:val="006A63B8"/>
    <w:rsid w:val="006A6559"/>
    <w:rsid w:val="006A675B"/>
    <w:rsid w:val="006A6A71"/>
    <w:rsid w:val="006A7180"/>
    <w:rsid w:val="006A71E4"/>
    <w:rsid w:val="006A7573"/>
    <w:rsid w:val="006A7D53"/>
    <w:rsid w:val="006B03AF"/>
    <w:rsid w:val="006B0588"/>
    <w:rsid w:val="006B0B2B"/>
    <w:rsid w:val="006B0C5C"/>
    <w:rsid w:val="006B101F"/>
    <w:rsid w:val="006B11FB"/>
    <w:rsid w:val="006B12CE"/>
    <w:rsid w:val="006B14FC"/>
    <w:rsid w:val="006B15DB"/>
    <w:rsid w:val="006B250D"/>
    <w:rsid w:val="006B25F7"/>
    <w:rsid w:val="006B289D"/>
    <w:rsid w:val="006B2B34"/>
    <w:rsid w:val="006B2E0A"/>
    <w:rsid w:val="006B3249"/>
    <w:rsid w:val="006B3368"/>
    <w:rsid w:val="006B3576"/>
    <w:rsid w:val="006B36D5"/>
    <w:rsid w:val="006B3D2C"/>
    <w:rsid w:val="006B3F7C"/>
    <w:rsid w:val="006B4545"/>
    <w:rsid w:val="006B4700"/>
    <w:rsid w:val="006B5024"/>
    <w:rsid w:val="006B5092"/>
    <w:rsid w:val="006B5544"/>
    <w:rsid w:val="006B579F"/>
    <w:rsid w:val="006B5A9F"/>
    <w:rsid w:val="006B5ACC"/>
    <w:rsid w:val="006B6156"/>
    <w:rsid w:val="006B627C"/>
    <w:rsid w:val="006B64EC"/>
    <w:rsid w:val="006B6B8D"/>
    <w:rsid w:val="006B70FC"/>
    <w:rsid w:val="006B738F"/>
    <w:rsid w:val="006B7430"/>
    <w:rsid w:val="006B7693"/>
    <w:rsid w:val="006B7C10"/>
    <w:rsid w:val="006B7E24"/>
    <w:rsid w:val="006B7F7A"/>
    <w:rsid w:val="006C008C"/>
    <w:rsid w:val="006C00E9"/>
    <w:rsid w:val="006C076C"/>
    <w:rsid w:val="006C0FBA"/>
    <w:rsid w:val="006C1A31"/>
    <w:rsid w:val="006C1CF4"/>
    <w:rsid w:val="006C1D97"/>
    <w:rsid w:val="006C21D5"/>
    <w:rsid w:val="006C279F"/>
    <w:rsid w:val="006C29BD"/>
    <w:rsid w:val="006C2E71"/>
    <w:rsid w:val="006C3A7F"/>
    <w:rsid w:val="006C4472"/>
    <w:rsid w:val="006C4876"/>
    <w:rsid w:val="006C4970"/>
    <w:rsid w:val="006C4F09"/>
    <w:rsid w:val="006C5418"/>
    <w:rsid w:val="006C56A1"/>
    <w:rsid w:val="006C58B6"/>
    <w:rsid w:val="006C6267"/>
    <w:rsid w:val="006C665C"/>
    <w:rsid w:val="006C679A"/>
    <w:rsid w:val="006C6AFE"/>
    <w:rsid w:val="006C6CAF"/>
    <w:rsid w:val="006C6D91"/>
    <w:rsid w:val="006C6FF0"/>
    <w:rsid w:val="006C72D7"/>
    <w:rsid w:val="006C756A"/>
    <w:rsid w:val="006C77C2"/>
    <w:rsid w:val="006C7888"/>
    <w:rsid w:val="006C7AE1"/>
    <w:rsid w:val="006D02F2"/>
    <w:rsid w:val="006D0525"/>
    <w:rsid w:val="006D0687"/>
    <w:rsid w:val="006D07E8"/>
    <w:rsid w:val="006D0FE0"/>
    <w:rsid w:val="006D1133"/>
    <w:rsid w:val="006D2133"/>
    <w:rsid w:val="006D2139"/>
    <w:rsid w:val="006D2DF0"/>
    <w:rsid w:val="006D2E03"/>
    <w:rsid w:val="006D2F44"/>
    <w:rsid w:val="006D300E"/>
    <w:rsid w:val="006D3499"/>
    <w:rsid w:val="006D3CE0"/>
    <w:rsid w:val="006D3D30"/>
    <w:rsid w:val="006D401C"/>
    <w:rsid w:val="006D45D3"/>
    <w:rsid w:val="006D465D"/>
    <w:rsid w:val="006D4936"/>
    <w:rsid w:val="006D4A24"/>
    <w:rsid w:val="006D50AE"/>
    <w:rsid w:val="006D547E"/>
    <w:rsid w:val="006D5539"/>
    <w:rsid w:val="006D55EB"/>
    <w:rsid w:val="006D560B"/>
    <w:rsid w:val="006D5867"/>
    <w:rsid w:val="006D5973"/>
    <w:rsid w:val="006D63C1"/>
    <w:rsid w:val="006D656B"/>
    <w:rsid w:val="006D69D5"/>
    <w:rsid w:val="006D7081"/>
    <w:rsid w:val="006D732F"/>
    <w:rsid w:val="006D7355"/>
    <w:rsid w:val="006E0FB1"/>
    <w:rsid w:val="006E115D"/>
    <w:rsid w:val="006E11F2"/>
    <w:rsid w:val="006E146C"/>
    <w:rsid w:val="006E1579"/>
    <w:rsid w:val="006E175C"/>
    <w:rsid w:val="006E1B5E"/>
    <w:rsid w:val="006E1C07"/>
    <w:rsid w:val="006E2067"/>
    <w:rsid w:val="006E22D9"/>
    <w:rsid w:val="006E2355"/>
    <w:rsid w:val="006E26A0"/>
    <w:rsid w:val="006E2728"/>
    <w:rsid w:val="006E2B86"/>
    <w:rsid w:val="006E3058"/>
    <w:rsid w:val="006E383B"/>
    <w:rsid w:val="006E3A74"/>
    <w:rsid w:val="006E3C1B"/>
    <w:rsid w:val="006E3D67"/>
    <w:rsid w:val="006E3F9E"/>
    <w:rsid w:val="006E406C"/>
    <w:rsid w:val="006E4378"/>
    <w:rsid w:val="006E43EC"/>
    <w:rsid w:val="006E4683"/>
    <w:rsid w:val="006E474C"/>
    <w:rsid w:val="006E5018"/>
    <w:rsid w:val="006E51D0"/>
    <w:rsid w:val="006E5869"/>
    <w:rsid w:val="006E5931"/>
    <w:rsid w:val="006E5A63"/>
    <w:rsid w:val="006E60DB"/>
    <w:rsid w:val="006E738F"/>
    <w:rsid w:val="006E79C6"/>
    <w:rsid w:val="006E7D29"/>
    <w:rsid w:val="006F0513"/>
    <w:rsid w:val="006F058C"/>
    <w:rsid w:val="006F0778"/>
    <w:rsid w:val="006F0BEE"/>
    <w:rsid w:val="006F0F56"/>
    <w:rsid w:val="006F0FF9"/>
    <w:rsid w:val="006F1745"/>
    <w:rsid w:val="006F1A76"/>
    <w:rsid w:val="006F1FCB"/>
    <w:rsid w:val="006F2056"/>
    <w:rsid w:val="006F2717"/>
    <w:rsid w:val="006F2B93"/>
    <w:rsid w:val="006F2D5B"/>
    <w:rsid w:val="006F2E42"/>
    <w:rsid w:val="006F3349"/>
    <w:rsid w:val="006F3773"/>
    <w:rsid w:val="006F38F0"/>
    <w:rsid w:val="006F3A0E"/>
    <w:rsid w:val="006F3BB7"/>
    <w:rsid w:val="006F45BF"/>
    <w:rsid w:val="006F4B4C"/>
    <w:rsid w:val="006F4E7D"/>
    <w:rsid w:val="006F4FD0"/>
    <w:rsid w:val="006F5127"/>
    <w:rsid w:val="006F5307"/>
    <w:rsid w:val="006F5327"/>
    <w:rsid w:val="006F5393"/>
    <w:rsid w:val="006F60D2"/>
    <w:rsid w:val="006F613C"/>
    <w:rsid w:val="006F645A"/>
    <w:rsid w:val="006F6C33"/>
    <w:rsid w:val="006F6F05"/>
    <w:rsid w:val="006F79F4"/>
    <w:rsid w:val="006F7A1F"/>
    <w:rsid w:val="007002EA"/>
    <w:rsid w:val="0070083F"/>
    <w:rsid w:val="00700AA6"/>
    <w:rsid w:val="00700CF2"/>
    <w:rsid w:val="007014BE"/>
    <w:rsid w:val="007017CB"/>
    <w:rsid w:val="007017F0"/>
    <w:rsid w:val="00701F42"/>
    <w:rsid w:val="00702710"/>
    <w:rsid w:val="00702A9A"/>
    <w:rsid w:val="00702C73"/>
    <w:rsid w:val="00702F07"/>
    <w:rsid w:val="00702F86"/>
    <w:rsid w:val="007030FD"/>
    <w:rsid w:val="00703206"/>
    <w:rsid w:val="00703369"/>
    <w:rsid w:val="00703941"/>
    <w:rsid w:val="007039E5"/>
    <w:rsid w:val="00703ED1"/>
    <w:rsid w:val="00704048"/>
    <w:rsid w:val="0070478B"/>
    <w:rsid w:val="0070481A"/>
    <w:rsid w:val="00704FBF"/>
    <w:rsid w:val="00705208"/>
    <w:rsid w:val="007052E2"/>
    <w:rsid w:val="0070544D"/>
    <w:rsid w:val="007056C7"/>
    <w:rsid w:val="00705806"/>
    <w:rsid w:val="0070581D"/>
    <w:rsid w:val="00705ED9"/>
    <w:rsid w:val="00705FD9"/>
    <w:rsid w:val="0070646D"/>
    <w:rsid w:val="007071A3"/>
    <w:rsid w:val="007077EF"/>
    <w:rsid w:val="00707EF2"/>
    <w:rsid w:val="00707FEB"/>
    <w:rsid w:val="00710F13"/>
    <w:rsid w:val="00711452"/>
    <w:rsid w:val="007114BE"/>
    <w:rsid w:val="00711681"/>
    <w:rsid w:val="00711B39"/>
    <w:rsid w:val="007123B7"/>
    <w:rsid w:val="00712AB7"/>
    <w:rsid w:val="00712B7A"/>
    <w:rsid w:val="007132DD"/>
    <w:rsid w:val="007135C0"/>
    <w:rsid w:val="007135E7"/>
    <w:rsid w:val="00713ADE"/>
    <w:rsid w:val="00713FF2"/>
    <w:rsid w:val="0071431C"/>
    <w:rsid w:val="0071435B"/>
    <w:rsid w:val="0071460A"/>
    <w:rsid w:val="0071489E"/>
    <w:rsid w:val="00714D45"/>
    <w:rsid w:val="00714EA7"/>
    <w:rsid w:val="007159F3"/>
    <w:rsid w:val="00715A33"/>
    <w:rsid w:val="00715D7D"/>
    <w:rsid w:val="00715E47"/>
    <w:rsid w:val="007162EC"/>
    <w:rsid w:val="0071647A"/>
    <w:rsid w:val="00717511"/>
    <w:rsid w:val="007176E1"/>
    <w:rsid w:val="00717D4D"/>
    <w:rsid w:val="007206B4"/>
    <w:rsid w:val="00720AE4"/>
    <w:rsid w:val="00720E3C"/>
    <w:rsid w:val="007210A2"/>
    <w:rsid w:val="007211E6"/>
    <w:rsid w:val="00721793"/>
    <w:rsid w:val="00721976"/>
    <w:rsid w:val="00721C6C"/>
    <w:rsid w:val="00722019"/>
    <w:rsid w:val="00722287"/>
    <w:rsid w:val="00722462"/>
    <w:rsid w:val="00722765"/>
    <w:rsid w:val="00722A72"/>
    <w:rsid w:val="00722BE2"/>
    <w:rsid w:val="0072383C"/>
    <w:rsid w:val="00723978"/>
    <w:rsid w:val="0072397B"/>
    <w:rsid w:val="00723FE3"/>
    <w:rsid w:val="007247F5"/>
    <w:rsid w:val="00724867"/>
    <w:rsid w:val="007248DD"/>
    <w:rsid w:val="00724BB0"/>
    <w:rsid w:val="00724C9D"/>
    <w:rsid w:val="00724ED5"/>
    <w:rsid w:val="00724EE7"/>
    <w:rsid w:val="0072507F"/>
    <w:rsid w:val="007251DD"/>
    <w:rsid w:val="0072521D"/>
    <w:rsid w:val="00725BD3"/>
    <w:rsid w:val="00725CA0"/>
    <w:rsid w:val="00725E00"/>
    <w:rsid w:val="00725EB0"/>
    <w:rsid w:val="007264EC"/>
    <w:rsid w:val="007267D5"/>
    <w:rsid w:val="0072711F"/>
    <w:rsid w:val="00727601"/>
    <w:rsid w:val="0073055A"/>
    <w:rsid w:val="00730B76"/>
    <w:rsid w:val="00731861"/>
    <w:rsid w:val="00731BBC"/>
    <w:rsid w:val="00731E5C"/>
    <w:rsid w:val="00731E69"/>
    <w:rsid w:val="00732135"/>
    <w:rsid w:val="007324B7"/>
    <w:rsid w:val="0073272E"/>
    <w:rsid w:val="0073275E"/>
    <w:rsid w:val="007328A3"/>
    <w:rsid w:val="007336DD"/>
    <w:rsid w:val="00733CA5"/>
    <w:rsid w:val="00733DB1"/>
    <w:rsid w:val="00734B84"/>
    <w:rsid w:val="00734CDC"/>
    <w:rsid w:val="00734D1C"/>
    <w:rsid w:val="00735207"/>
    <w:rsid w:val="00735269"/>
    <w:rsid w:val="007353C9"/>
    <w:rsid w:val="0073550D"/>
    <w:rsid w:val="00735769"/>
    <w:rsid w:val="007359F8"/>
    <w:rsid w:val="00735C8A"/>
    <w:rsid w:val="0073622A"/>
    <w:rsid w:val="007362D1"/>
    <w:rsid w:val="0073675D"/>
    <w:rsid w:val="0073687B"/>
    <w:rsid w:val="007369F3"/>
    <w:rsid w:val="00736DF3"/>
    <w:rsid w:val="007372B5"/>
    <w:rsid w:val="0073739C"/>
    <w:rsid w:val="00737989"/>
    <w:rsid w:val="00737C15"/>
    <w:rsid w:val="00737EC4"/>
    <w:rsid w:val="00740502"/>
    <w:rsid w:val="0074066E"/>
    <w:rsid w:val="00740936"/>
    <w:rsid w:val="00740D6C"/>
    <w:rsid w:val="00741459"/>
    <w:rsid w:val="007416AC"/>
    <w:rsid w:val="007417C0"/>
    <w:rsid w:val="00741886"/>
    <w:rsid w:val="007418F2"/>
    <w:rsid w:val="0074255E"/>
    <w:rsid w:val="007426D6"/>
    <w:rsid w:val="00742B48"/>
    <w:rsid w:val="00742BAD"/>
    <w:rsid w:val="007431FC"/>
    <w:rsid w:val="00743462"/>
    <w:rsid w:val="00743564"/>
    <w:rsid w:val="00743D76"/>
    <w:rsid w:val="00743D9E"/>
    <w:rsid w:val="00744006"/>
    <w:rsid w:val="0074427E"/>
    <w:rsid w:val="00744470"/>
    <w:rsid w:val="0074448A"/>
    <w:rsid w:val="00744A96"/>
    <w:rsid w:val="00744BB0"/>
    <w:rsid w:val="00744BD2"/>
    <w:rsid w:val="00745014"/>
    <w:rsid w:val="0074565A"/>
    <w:rsid w:val="00745815"/>
    <w:rsid w:val="00745A9F"/>
    <w:rsid w:val="00745BCA"/>
    <w:rsid w:val="00746193"/>
    <w:rsid w:val="00746195"/>
    <w:rsid w:val="00746257"/>
    <w:rsid w:val="00746387"/>
    <w:rsid w:val="0074644B"/>
    <w:rsid w:val="00746B8A"/>
    <w:rsid w:val="0074728E"/>
    <w:rsid w:val="007472AC"/>
    <w:rsid w:val="00747377"/>
    <w:rsid w:val="00747506"/>
    <w:rsid w:val="007475B1"/>
    <w:rsid w:val="007479C4"/>
    <w:rsid w:val="00747D6C"/>
    <w:rsid w:val="00747F30"/>
    <w:rsid w:val="007500E3"/>
    <w:rsid w:val="007502C2"/>
    <w:rsid w:val="007502D3"/>
    <w:rsid w:val="00751147"/>
    <w:rsid w:val="00751402"/>
    <w:rsid w:val="007515DD"/>
    <w:rsid w:val="00751E26"/>
    <w:rsid w:val="00752624"/>
    <w:rsid w:val="00752822"/>
    <w:rsid w:val="00752C8C"/>
    <w:rsid w:val="007534CA"/>
    <w:rsid w:val="00753765"/>
    <w:rsid w:val="00753995"/>
    <w:rsid w:val="00753E86"/>
    <w:rsid w:val="007547A6"/>
    <w:rsid w:val="007547BD"/>
    <w:rsid w:val="007547C0"/>
    <w:rsid w:val="00754805"/>
    <w:rsid w:val="00754DC1"/>
    <w:rsid w:val="0075544D"/>
    <w:rsid w:val="00755481"/>
    <w:rsid w:val="0075576C"/>
    <w:rsid w:val="0075588F"/>
    <w:rsid w:val="00755E94"/>
    <w:rsid w:val="00756258"/>
    <w:rsid w:val="00756D0B"/>
    <w:rsid w:val="007574FA"/>
    <w:rsid w:val="00760234"/>
    <w:rsid w:val="00760641"/>
    <w:rsid w:val="00760C7C"/>
    <w:rsid w:val="00760F86"/>
    <w:rsid w:val="00761773"/>
    <w:rsid w:val="0076196A"/>
    <w:rsid w:val="007619DA"/>
    <w:rsid w:val="0076256A"/>
    <w:rsid w:val="007627D1"/>
    <w:rsid w:val="0076282D"/>
    <w:rsid w:val="00762AB9"/>
    <w:rsid w:val="00762BB9"/>
    <w:rsid w:val="00762D9B"/>
    <w:rsid w:val="007636BD"/>
    <w:rsid w:val="00763756"/>
    <w:rsid w:val="00763875"/>
    <w:rsid w:val="00763CCC"/>
    <w:rsid w:val="00763D6B"/>
    <w:rsid w:val="00763ECB"/>
    <w:rsid w:val="00764024"/>
    <w:rsid w:val="00764958"/>
    <w:rsid w:val="007649E0"/>
    <w:rsid w:val="00764A76"/>
    <w:rsid w:val="00764E4A"/>
    <w:rsid w:val="0076527B"/>
    <w:rsid w:val="00765750"/>
    <w:rsid w:val="00765AF2"/>
    <w:rsid w:val="00765EC0"/>
    <w:rsid w:val="00766221"/>
    <w:rsid w:val="00766410"/>
    <w:rsid w:val="007666A2"/>
    <w:rsid w:val="00766744"/>
    <w:rsid w:val="00766978"/>
    <w:rsid w:val="00766DAF"/>
    <w:rsid w:val="00766E77"/>
    <w:rsid w:val="0076798A"/>
    <w:rsid w:val="00767BA2"/>
    <w:rsid w:val="00767C1F"/>
    <w:rsid w:val="00767D24"/>
    <w:rsid w:val="007704A4"/>
    <w:rsid w:val="0077118D"/>
    <w:rsid w:val="00771D73"/>
    <w:rsid w:val="0077215F"/>
    <w:rsid w:val="00772484"/>
    <w:rsid w:val="00772670"/>
    <w:rsid w:val="00772897"/>
    <w:rsid w:val="00772913"/>
    <w:rsid w:val="00772C95"/>
    <w:rsid w:val="00772DF7"/>
    <w:rsid w:val="00773073"/>
    <w:rsid w:val="00773076"/>
    <w:rsid w:val="007730D8"/>
    <w:rsid w:val="0077334D"/>
    <w:rsid w:val="0077354A"/>
    <w:rsid w:val="007735DC"/>
    <w:rsid w:val="00773876"/>
    <w:rsid w:val="00773A35"/>
    <w:rsid w:val="00773AE6"/>
    <w:rsid w:val="007740AB"/>
    <w:rsid w:val="00774ADD"/>
    <w:rsid w:val="00774F93"/>
    <w:rsid w:val="0077543B"/>
    <w:rsid w:val="007758BB"/>
    <w:rsid w:val="00775BBA"/>
    <w:rsid w:val="00775D59"/>
    <w:rsid w:val="007763F5"/>
    <w:rsid w:val="007766A4"/>
    <w:rsid w:val="007766E7"/>
    <w:rsid w:val="00777106"/>
    <w:rsid w:val="0077752C"/>
    <w:rsid w:val="00777BBE"/>
    <w:rsid w:val="007800F8"/>
    <w:rsid w:val="007802DC"/>
    <w:rsid w:val="00780437"/>
    <w:rsid w:val="00780560"/>
    <w:rsid w:val="007806B6"/>
    <w:rsid w:val="0078073B"/>
    <w:rsid w:val="00780801"/>
    <w:rsid w:val="00780993"/>
    <w:rsid w:val="00780AF6"/>
    <w:rsid w:val="00780B28"/>
    <w:rsid w:val="00781367"/>
    <w:rsid w:val="00781771"/>
    <w:rsid w:val="00781973"/>
    <w:rsid w:val="00781FA4"/>
    <w:rsid w:val="00781FFE"/>
    <w:rsid w:val="007821CB"/>
    <w:rsid w:val="00782601"/>
    <w:rsid w:val="007826DF"/>
    <w:rsid w:val="00782A8C"/>
    <w:rsid w:val="00782A98"/>
    <w:rsid w:val="00782ADE"/>
    <w:rsid w:val="00782BAE"/>
    <w:rsid w:val="0078334A"/>
    <w:rsid w:val="007834E2"/>
    <w:rsid w:val="00783CED"/>
    <w:rsid w:val="007847F5"/>
    <w:rsid w:val="00784CB5"/>
    <w:rsid w:val="00784DAE"/>
    <w:rsid w:val="00784E67"/>
    <w:rsid w:val="00785BA6"/>
    <w:rsid w:val="00785C98"/>
    <w:rsid w:val="007864C4"/>
    <w:rsid w:val="00786890"/>
    <w:rsid w:val="00786D0A"/>
    <w:rsid w:val="007874DE"/>
    <w:rsid w:val="007875B6"/>
    <w:rsid w:val="007876E3"/>
    <w:rsid w:val="00787880"/>
    <w:rsid w:val="00787AAA"/>
    <w:rsid w:val="00787B5F"/>
    <w:rsid w:val="00787B78"/>
    <w:rsid w:val="00787C75"/>
    <w:rsid w:val="00787D9B"/>
    <w:rsid w:val="00787F49"/>
    <w:rsid w:val="00790332"/>
    <w:rsid w:val="007904B6"/>
    <w:rsid w:val="00790551"/>
    <w:rsid w:val="00790680"/>
    <w:rsid w:val="00790876"/>
    <w:rsid w:val="00790B7A"/>
    <w:rsid w:val="00790F62"/>
    <w:rsid w:val="00790F9E"/>
    <w:rsid w:val="007911E7"/>
    <w:rsid w:val="00791408"/>
    <w:rsid w:val="007914A2"/>
    <w:rsid w:val="007915CA"/>
    <w:rsid w:val="007918F1"/>
    <w:rsid w:val="00791A88"/>
    <w:rsid w:val="00791A8A"/>
    <w:rsid w:val="00791AE8"/>
    <w:rsid w:val="00791B69"/>
    <w:rsid w:val="00791C02"/>
    <w:rsid w:val="00791C8B"/>
    <w:rsid w:val="00791D1F"/>
    <w:rsid w:val="00791FFC"/>
    <w:rsid w:val="0079226B"/>
    <w:rsid w:val="007922A0"/>
    <w:rsid w:val="00792922"/>
    <w:rsid w:val="007936F8"/>
    <w:rsid w:val="00793869"/>
    <w:rsid w:val="007938EB"/>
    <w:rsid w:val="00793F36"/>
    <w:rsid w:val="007942E9"/>
    <w:rsid w:val="007949D3"/>
    <w:rsid w:val="007949F9"/>
    <w:rsid w:val="00794BB4"/>
    <w:rsid w:val="00794E66"/>
    <w:rsid w:val="00794FE9"/>
    <w:rsid w:val="00795CB6"/>
    <w:rsid w:val="00795F3A"/>
    <w:rsid w:val="00796211"/>
    <w:rsid w:val="00796583"/>
    <w:rsid w:val="007967FA"/>
    <w:rsid w:val="00796B8B"/>
    <w:rsid w:val="00797199"/>
    <w:rsid w:val="0079752F"/>
    <w:rsid w:val="00797A4A"/>
    <w:rsid w:val="00797BA5"/>
    <w:rsid w:val="0079B856"/>
    <w:rsid w:val="007A0481"/>
    <w:rsid w:val="007A0B89"/>
    <w:rsid w:val="007A0D98"/>
    <w:rsid w:val="007A0DE4"/>
    <w:rsid w:val="007A0F73"/>
    <w:rsid w:val="007A1BE2"/>
    <w:rsid w:val="007A1E83"/>
    <w:rsid w:val="007A207A"/>
    <w:rsid w:val="007A2094"/>
    <w:rsid w:val="007A20A6"/>
    <w:rsid w:val="007A2EA0"/>
    <w:rsid w:val="007A3382"/>
    <w:rsid w:val="007A38E8"/>
    <w:rsid w:val="007A3915"/>
    <w:rsid w:val="007A3E95"/>
    <w:rsid w:val="007A40B6"/>
    <w:rsid w:val="007A43E7"/>
    <w:rsid w:val="007A540C"/>
    <w:rsid w:val="007A54B9"/>
    <w:rsid w:val="007A54FC"/>
    <w:rsid w:val="007A5E01"/>
    <w:rsid w:val="007A64F6"/>
    <w:rsid w:val="007A680F"/>
    <w:rsid w:val="007A6954"/>
    <w:rsid w:val="007A76ED"/>
    <w:rsid w:val="007A7812"/>
    <w:rsid w:val="007A78A5"/>
    <w:rsid w:val="007A79E2"/>
    <w:rsid w:val="007A7D0D"/>
    <w:rsid w:val="007A7D59"/>
    <w:rsid w:val="007A7D6D"/>
    <w:rsid w:val="007A7F21"/>
    <w:rsid w:val="007B02AF"/>
    <w:rsid w:val="007B02BB"/>
    <w:rsid w:val="007B07BC"/>
    <w:rsid w:val="007B07CE"/>
    <w:rsid w:val="007B0C3A"/>
    <w:rsid w:val="007B0DB6"/>
    <w:rsid w:val="007B1ACE"/>
    <w:rsid w:val="007B276B"/>
    <w:rsid w:val="007B2977"/>
    <w:rsid w:val="007B2E08"/>
    <w:rsid w:val="007B2FA9"/>
    <w:rsid w:val="007B32B2"/>
    <w:rsid w:val="007B371B"/>
    <w:rsid w:val="007B3C9B"/>
    <w:rsid w:val="007B3EAC"/>
    <w:rsid w:val="007B42B8"/>
    <w:rsid w:val="007B5828"/>
    <w:rsid w:val="007B5B1D"/>
    <w:rsid w:val="007B6906"/>
    <w:rsid w:val="007B6BFB"/>
    <w:rsid w:val="007B6CE6"/>
    <w:rsid w:val="007B6FF1"/>
    <w:rsid w:val="007B731F"/>
    <w:rsid w:val="007B7798"/>
    <w:rsid w:val="007B7B98"/>
    <w:rsid w:val="007B7CB1"/>
    <w:rsid w:val="007B7F58"/>
    <w:rsid w:val="007C045F"/>
    <w:rsid w:val="007C052A"/>
    <w:rsid w:val="007C0705"/>
    <w:rsid w:val="007C0846"/>
    <w:rsid w:val="007C08A7"/>
    <w:rsid w:val="007C091C"/>
    <w:rsid w:val="007C0A80"/>
    <w:rsid w:val="007C105B"/>
    <w:rsid w:val="007C12C4"/>
    <w:rsid w:val="007C18E0"/>
    <w:rsid w:val="007C18FE"/>
    <w:rsid w:val="007C1996"/>
    <w:rsid w:val="007C1E66"/>
    <w:rsid w:val="007C2820"/>
    <w:rsid w:val="007C30D4"/>
    <w:rsid w:val="007C3320"/>
    <w:rsid w:val="007C349B"/>
    <w:rsid w:val="007C3559"/>
    <w:rsid w:val="007C37A8"/>
    <w:rsid w:val="007C382F"/>
    <w:rsid w:val="007C394C"/>
    <w:rsid w:val="007C3AA7"/>
    <w:rsid w:val="007C41BC"/>
    <w:rsid w:val="007C45B8"/>
    <w:rsid w:val="007C48A1"/>
    <w:rsid w:val="007C4974"/>
    <w:rsid w:val="007C5195"/>
    <w:rsid w:val="007C57D5"/>
    <w:rsid w:val="007C5C81"/>
    <w:rsid w:val="007C5E35"/>
    <w:rsid w:val="007C60DE"/>
    <w:rsid w:val="007C6725"/>
    <w:rsid w:val="007C6CAF"/>
    <w:rsid w:val="007C6EDC"/>
    <w:rsid w:val="007C705F"/>
    <w:rsid w:val="007C76F2"/>
    <w:rsid w:val="007D043C"/>
    <w:rsid w:val="007D050E"/>
    <w:rsid w:val="007D099D"/>
    <w:rsid w:val="007D0A08"/>
    <w:rsid w:val="007D0FA0"/>
    <w:rsid w:val="007D1212"/>
    <w:rsid w:val="007D12E8"/>
    <w:rsid w:val="007D1691"/>
    <w:rsid w:val="007D1DA6"/>
    <w:rsid w:val="007D238B"/>
    <w:rsid w:val="007D24D7"/>
    <w:rsid w:val="007D2946"/>
    <w:rsid w:val="007D332E"/>
    <w:rsid w:val="007D3378"/>
    <w:rsid w:val="007D354A"/>
    <w:rsid w:val="007D370F"/>
    <w:rsid w:val="007D3A5E"/>
    <w:rsid w:val="007D3F57"/>
    <w:rsid w:val="007D42D8"/>
    <w:rsid w:val="007D4314"/>
    <w:rsid w:val="007D4585"/>
    <w:rsid w:val="007D45E6"/>
    <w:rsid w:val="007D4986"/>
    <w:rsid w:val="007D4B65"/>
    <w:rsid w:val="007D4E36"/>
    <w:rsid w:val="007D4E87"/>
    <w:rsid w:val="007D4FBD"/>
    <w:rsid w:val="007D5158"/>
    <w:rsid w:val="007D535D"/>
    <w:rsid w:val="007D570B"/>
    <w:rsid w:val="007D57F2"/>
    <w:rsid w:val="007D5BAC"/>
    <w:rsid w:val="007D5F99"/>
    <w:rsid w:val="007D6124"/>
    <w:rsid w:val="007D6132"/>
    <w:rsid w:val="007D6246"/>
    <w:rsid w:val="007D692C"/>
    <w:rsid w:val="007D6F9B"/>
    <w:rsid w:val="007D7D94"/>
    <w:rsid w:val="007D7E1B"/>
    <w:rsid w:val="007D7F4F"/>
    <w:rsid w:val="007D7F86"/>
    <w:rsid w:val="007D7FDE"/>
    <w:rsid w:val="007E0052"/>
    <w:rsid w:val="007E00EE"/>
    <w:rsid w:val="007E05E4"/>
    <w:rsid w:val="007E08DF"/>
    <w:rsid w:val="007E0B33"/>
    <w:rsid w:val="007E0B9C"/>
    <w:rsid w:val="007E0E7C"/>
    <w:rsid w:val="007E0F76"/>
    <w:rsid w:val="007E1317"/>
    <w:rsid w:val="007E1473"/>
    <w:rsid w:val="007E1659"/>
    <w:rsid w:val="007E1AA8"/>
    <w:rsid w:val="007E2F47"/>
    <w:rsid w:val="007E2FC7"/>
    <w:rsid w:val="007E328B"/>
    <w:rsid w:val="007E329C"/>
    <w:rsid w:val="007E33E1"/>
    <w:rsid w:val="007E38AB"/>
    <w:rsid w:val="007E3EB0"/>
    <w:rsid w:val="007E3F3E"/>
    <w:rsid w:val="007E4164"/>
    <w:rsid w:val="007E41F5"/>
    <w:rsid w:val="007E4263"/>
    <w:rsid w:val="007E42A1"/>
    <w:rsid w:val="007E4422"/>
    <w:rsid w:val="007E4916"/>
    <w:rsid w:val="007E497D"/>
    <w:rsid w:val="007E4DB9"/>
    <w:rsid w:val="007E4E70"/>
    <w:rsid w:val="007E5034"/>
    <w:rsid w:val="007E5061"/>
    <w:rsid w:val="007E568B"/>
    <w:rsid w:val="007E5757"/>
    <w:rsid w:val="007E5DC3"/>
    <w:rsid w:val="007E6061"/>
    <w:rsid w:val="007E613D"/>
    <w:rsid w:val="007E6262"/>
    <w:rsid w:val="007E6275"/>
    <w:rsid w:val="007E629E"/>
    <w:rsid w:val="007E64A4"/>
    <w:rsid w:val="007E64C1"/>
    <w:rsid w:val="007E656E"/>
    <w:rsid w:val="007E66B1"/>
    <w:rsid w:val="007E67F2"/>
    <w:rsid w:val="007E6D2B"/>
    <w:rsid w:val="007E726A"/>
    <w:rsid w:val="007E78DF"/>
    <w:rsid w:val="007E7D7C"/>
    <w:rsid w:val="007F02AB"/>
    <w:rsid w:val="007F07FB"/>
    <w:rsid w:val="007F0FC8"/>
    <w:rsid w:val="007F1113"/>
    <w:rsid w:val="007F147F"/>
    <w:rsid w:val="007F182C"/>
    <w:rsid w:val="007F1B85"/>
    <w:rsid w:val="007F1FBB"/>
    <w:rsid w:val="007F2095"/>
    <w:rsid w:val="007F2174"/>
    <w:rsid w:val="007F24F5"/>
    <w:rsid w:val="007F255D"/>
    <w:rsid w:val="007F2611"/>
    <w:rsid w:val="007F2D53"/>
    <w:rsid w:val="007F2D74"/>
    <w:rsid w:val="007F3201"/>
    <w:rsid w:val="007F3B69"/>
    <w:rsid w:val="007F3D58"/>
    <w:rsid w:val="007F4043"/>
    <w:rsid w:val="007F41EB"/>
    <w:rsid w:val="007F4685"/>
    <w:rsid w:val="007F489B"/>
    <w:rsid w:val="007F4999"/>
    <w:rsid w:val="007F4BFA"/>
    <w:rsid w:val="007F4E1D"/>
    <w:rsid w:val="007F4F01"/>
    <w:rsid w:val="007F60E4"/>
    <w:rsid w:val="007F61BE"/>
    <w:rsid w:val="007F62AF"/>
    <w:rsid w:val="007F6331"/>
    <w:rsid w:val="007F6522"/>
    <w:rsid w:val="007F68F5"/>
    <w:rsid w:val="007F69A0"/>
    <w:rsid w:val="007F6D16"/>
    <w:rsid w:val="007F70D8"/>
    <w:rsid w:val="007F728E"/>
    <w:rsid w:val="007F72F2"/>
    <w:rsid w:val="007F7571"/>
    <w:rsid w:val="007F75AE"/>
    <w:rsid w:val="007F7E9A"/>
    <w:rsid w:val="008000A7"/>
    <w:rsid w:val="0080024F"/>
    <w:rsid w:val="0080065B"/>
    <w:rsid w:val="008009E8"/>
    <w:rsid w:val="00800C89"/>
    <w:rsid w:val="00800E5F"/>
    <w:rsid w:val="00800FB8"/>
    <w:rsid w:val="0080102D"/>
    <w:rsid w:val="008010A8"/>
    <w:rsid w:val="008013E6"/>
    <w:rsid w:val="00801C0C"/>
    <w:rsid w:val="00801EB4"/>
    <w:rsid w:val="008022FA"/>
    <w:rsid w:val="008023B6"/>
    <w:rsid w:val="00802634"/>
    <w:rsid w:val="00802D80"/>
    <w:rsid w:val="00802DB4"/>
    <w:rsid w:val="00803856"/>
    <w:rsid w:val="00803B76"/>
    <w:rsid w:val="00804130"/>
    <w:rsid w:val="0080451D"/>
    <w:rsid w:val="00804A39"/>
    <w:rsid w:val="00804A40"/>
    <w:rsid w:val="00804C6E"/>
    <w:rsid w:val="00805475"/>
    <w:rsid w:val="008054FC"/>
    <w:rsid w:val="00805FDF"/>
    <w:rsid w:val="00806197"/>
    <w:rsid w:val="00806FB7"/>
    <w:rsid w:val="00807015"/>
    <w:rsid w:val="0080718D"/>
    <w:rsid w:val="0080736B"/>
    <w:rsid w:val="008074B4"/>
    <w:rsid w:val="00807B2F"/>
    <w:rsid w:val="00810089"/>
    <w:rsid w:val="0081016E"/>
    <w:rsid w:val="008102F8"/>
    <w:rsid w:val="0081068C"/>
    <w:rsid w:val="00810BBE"/>
    <w:rsid w:val="00810E88"/>
    <w:rsid w:val="00810EC3"/>
    <w:rsid w:val="00811886"/>
    <w:rsid w:val="0081215A"/>
    <w:rsid w:val="008125A2"/>
    <w:rsid w:val="00812AED"/>
    <w:rsid w:val="00812FF3"/>
    <w:rsid w:val="0081309D"/>
    <w:rsid w:val="008130F0"/>
    <w:rsid w:val="0081327F"/>
    <w:rsid w:val="00813575"/>
    <w:rsid w:val="008136DF"/>
    <w:rsid w:val="00813807"/>
    <w:rsid w:val="00813F0D"/>
    <w:rsid w:val="00814714"/>
    <w:rsid w:val="00814CF2"/>
    <w:rsid w:val="00815106"/>
    <w:rsid w:val="00815281"/>
    <w:rsid w:val="00815960"/>
    <w:rsid w:val="00815C24"/>
    <w:rsid w:val="00816010"/>
    <w:rsid w:val="0081643B"/>
    <w:rsid w:val="008164E9"/>
    <w:rsid w:val="008169F8"/>
    <w:rsid w:val="00816A1A"/>
    <w:rsid w:val="00816AD6"/>
    <w:rsid w:val="00816F4A"/>
    <w:rsid w:val="008177FE"/>
    <w:rsid w:val="008178DC"/>
    <w:rsid w:val="008203BA"/>
    <w:rsid w:val="0082045D"/>
    <w:rsid w:val="008206DF"/>
    <w:rsid w:val="0082073C"/>
    <w:rsid w:val="008209BF"/>
    <w:rsid w:val="00820BC2"/>
    <w:rsid w:val="00820D83"/>
    <w:rsid w:val="0082100E"/>
    <w:rsid w:val="00821269"/>
    <w:rsid w:val="008214B9"/>
    <w:rsid w:val="00822418"/>
    <w:rsid w:val="00822691"/>
    <w:rsid w:val="00822D1E"/>
    <w:rsid w:val="00822EDC"/>
    <w:rsid w:val="00822FE7"/>
    <w:rsid w:val="008237B0"/>
    <w:rsid w:val="00823869"/>
    <w:rsid w:val="00823ED3"/>
    <w:rsid w:val="00823F34"/>
    <w:rsid w:val="00824177"/>
    <w:rsid w:val="0082431C"/>
    <w:rsid w:val="008243BF"/>
    <w:rsid w:val="008243E4"/>
    <w:rsid w:val="00824663"/>
    <w:rsid w:val="00824B74"/>
    <w:rsid w:val="00825002"/>
    <w:rsid w:val="00825253"/>
    <w:rsid w:val="00825A01"/>
    <w:rsid w:val="00825CA9"/>
    <w:rsid w:val="00825DE6"/>
    <w:rsid w:val="00826519"/>
    <w:rsid w:val="008268B5"/>
    <w:rsid w:val="00826A11"/>
    <w:rsid w:val="008272DB"/>
    <w:rsid w:val="00827628"/>
    <w:rsid w:val="008278F2"/>
    <w:rsid w:val="00827938"/>
    <w:rsid w:val="00827AB8"/>
    <w:rsid w:val="00827E0D"/>
    <w:rsid w:val="00827F12"/>
    <w:rsid w:val="008300B8"/>
    <w:rsid w:val="008304BF"/>
    <w:rsid w:val="008308E2"/>
    <w:rsid w:val="00830974"/>
    <w:rsid w:val="00830C89"/>
    <w:rsid w:val="008310E2"/>
    <w:rsid w:val="008315D1"/>
    <w:rsid w:val="00831700"/>
    <w:rsid w:val="00831884"/>
    <w:rsid w:val="008318AE"/>
    <w:rsid w:val="008320F1"/>
    <w:rsid w:val="008321BF"/>
    <w:rsid w:val="00832608"/>
    <w:rsid w:val="008326A1"/>
    <w:rsid w:val="008326D6"/>
    <w:rsid w:val="00832D0E"/>
    <w:rsid w:val="00832FD2"/>
    <w:rsid w:val="00833279"/>
    <w:rsid w:val="0083359A"/>
    <w:rsid w:val="00833AE3"/>
    <w:rsid w:val="00833B2A"/>
    <w:rsid w:val="0083429E"/>
    <w:rsid w:val="00834603"/>
    <w:rsid w:val="00834719"/>
    <w:rsid w:val="00834A40"/>
    <w:rsid w:val="00834A9B"/>
    <w:rsid w:val="00834E43"/>
    <w:rsid w:val="00835204"/>
    <w:rsid w:val="00835517"/>
    <w:rsid w:val="008355C0"/>
    <w:rsid w:val="00835BC7"/>
    <w:rsid w:val="00835CEF"/>
    <w:rsid w:val="00835FDC"/>
    <w:rsid w:val="00836426"/>
    <w:rsid w:val="00836C01"/>
    <w:rsid w:val="00836C15"/>
    <w:rsid w:val="00837324"/>
    <w:rsid w:val="00837D01"/>
    <w:rsid w:val="0084006C"/>
    <w:rsid w:val="008403CD"/>
    <w:rsid w:val="00840967"/>
    <w:rsid w:val="00840A06"/>
    <w:rsid w:val="00840BB5"/>
    <w:rsid w:val="00840CB6"/>
    <w:rsid w:val="00840CFB"/>
    <w:rsid w:val="00840D64"/>
    <w:rsid w:val="0084132A"/>
    <w:rsid w:val="0084162F"/>
    <w:rsid w:val="0084174B"/>
    <w:rsid w:val="00841A46"/>
    <w:rsid w:val="008420F9"/>
    <w:rsid w:val="008424BC"/>
    <w:rsid w:val="0084298F"/>
    <w:rsid w:val="00842AD0"/>
    <w:rsid w:val="00842C63"/>
    <w:rsid w:val="00843196"/>
    <w:rsid w:val="00843615"/>
    <w:rsid w:val="0084368F"/>
    <w:rsid w:val="0084373A"/>
    <w:rsid w:val="00844176"/>
    <w:rsid w:val="00844242"/>
    <w:rsid w:val="008443C8"/>
    <w:rsid w:val="0084463B"/>
    <w:rsid w:val="0084469A"/>
    <w:rsid w:val="00844BA5"/>
    <w:rsid w:val="00844CD4"/>
    <w:rsid w:val="00844F5D"/>
    <w:rsid w:val="0084532F"/>
    <w:rsid w:val="00845F8A"/>
    <w:rsid w:val="008461B8"/>
    <w:rsid w:val="008463A9"/>
    <w:rsid w:val="008466D8"/>
    <w:rsid w:val="008467D1"/>
    <w:rsid w:val="00846919"/>
    <w:rsid w:val="00846B1B"/>
    <w:rsid w:val="00846B34"/>
    <w:rsid w:val="00847520"/>
    <w:rsid w:val="008500A3"/>
    <w:rsid w:val="00850924"/>
    <w:rsid w:val="0085097E"/>
    <w:rsid w:val="00850A62"/>
    <w:rsid w:val="00850C46"/>
    <w:rsid w:val="00850CEE"/>
    <w:rsid w:val="0085131F"/>
    <w:rsid w:val="008516DB"/>
    <w:rsid w:val="00851717"/>
    <w:rsid w:val="00851911"/>
    <w:rsid w:val="00851B18"/>
    <w:rsid w:val="00851E57"/>
    <w:rsid w:val="008520CD"/>
    <w:rsid w:val="0085228D"/>
    <w:rsid w:val="00852488"/>
    <w:rsid w:val="00852710"/>
    <w:rsid w:val="00852798"/>
    <w:rsid w:val="00852C0B"/>
    <w:rsid w:val="00852DDA"/>
    <w:rsid w:val="00852ED4"/>
    <w:rsid w:val="00852F35"/>
    <w:rsid w:val="00853153"/>
    <w:rsid w:val="008531E5"/>
    <w:rsid w:val="008537D7"/>
    <w:rsid w:val="00853DDC"/>
    <w:rsid w:val="00854A9D"/>
    <w:rsid w:val="00854E60"/>
    <w:rsid w:val="00854F0D"/>
    <w:rsid w:val="0085519C"/>
    <w:rsid w:val="00855619"/>
    <w:rsid w:val="00856637"/>
    <w:rsid w:val="0085685C"/>
    <w:rsid w:val="00856B9E"/>
    <w:rsid w:val="00857112"/>
    <w:rsid w:val="008577CA"/>
    <w:rsid w:val="0085780B"/>
    <w:rsid w:val="00857943"/>
    <w:rsid w:val="00857FAD"/>
    <w:rsid w:val="0086010C"/>
    <w:rsid w:val="008601F5"/>
    <w:rsid w:val="00860317"/>
    <w:rsid w:val="00861216"/>
    <w:rsid w:val="008613AF"/>
    <w:rsid w:val="0086163C"/>
    <w:rsid w:val="00861700"/>
    <w:rsid w:val="008619F6"/>
    <w:rsid w:val="00861A7C"/>
    <w:rsid w:val="00861B35"/>
    <w:rsid w:val="00861BE6"/>
    <w:rsid w:val="00861FE8"/>
    <w:rsid w:val="00862018"/>
    <w:rsid w:val="0086238F"/>
    <w:rsid w:val="008628D5"/>
    <w:rsid w:val="00862983"/>
    <w:rsid w:val="00862A39"/>
    <w:rsid w:val="00862AA7"/>
    <w:rsid w:val="008631F7"/>
    <w:rsid w:val="008637BC"/>
    <w:rsid w:val="00863B06"/>
    <w:rsid w:val="0086409F"/>
    <w:rsid w:val="00864235"/>
    <w:rsid w:val="008642DD"/>
    <w:rsid w:val="0086478E"/>
    <w:rsid w:val="008647D7"/>
    <w:rsid w:val="0086490F"/>
    <w:rsid w:val="008653FA"/>
    <w:rsid w:val="008656BA"/>
    <w:rsid w:val="008656EF"/>
    <w:rsid w:val="00865BF0"/>
    <w:rsid w:val="00865E3D"/>
    <w:rsid w:val="00865FC4"/>
    <w:rsid w:val="00866158"/>
    <w:rsid w:val="00866534"/>
    <w:rsid w:val="008668D5"/>
    <w:rsid w:val="00866C6B"/>
    <w:rsid w:val="00866F48"/>
    <w:rsid w:val="00867A29"/>
    <w:rsid w:val="0087043C"/>
    <w:rsid w:val="008706AF"/>
    <w:rsid w:val="00870A13"/>
    <w:rsid w:val="00870A75"/>
    <w:rsid w:val="00870C19"/>
    <w:rsid w:val="00871297"/>
    <w:rsid w:val="008713AA"/>
    <w:rsid w:val="008715C1"/>
    <w:rsid w:val="0087177B"/>
    <w:rsid w:val="008718E9"/>
    <w:rsid w:val="00871B2C"/>
    <w:rsid w:val="00871D73"/>
    <w:rsid w:val="008722CE"/>
    <w:rsid w:val="00872371"/>
    <w:rsid w:val="008726BC"/>
    <w:rsid w:val="00872708"/>
    <w:rsid w:val="00872F87"/>
    <w:rsid w:val="00873074"/>
    <w:rsid w:val="008733A7"/>
    <w:rsid w:val="008737B0"/>
    <w:rsid w:val="00873C22"/>
    <w:rsid w:val="00873E80"/>
    <w:rsid w:val="00873F34"/>
    <w:rsid w:val="00873F6F"/>
    <w:rsid w:val="00874157"/>
    <w:rsid w:val="00874610"/>
    <w:rsid w:val="00874BFF"/>
    <w:rsid w:val="00874C0B"/>
    <w:rsid w:val="00874D00"/>
    <w:rsid w:val="00874F92"/>
    <w:rsid w:val="00875079"/>
    <w:rsid w:val="00875308"/>
    <w:rsid w:val="008757BE"/>
    <w:rsid w:val="00875822"/>
    <w:rsid w:val="00875BF8"/>
    <w:rsid w:val="00875C06"/>
    <w:rsid w:val="00875D11"/>
    <w:rsid w:val="008764DF"/>
    <w:rsid w:val="008768C0"/>
    <w:rsid w:val="00876D7F"/>
    <w:rsid w:val="00876F88"/>
    <w:rsid w:val="008771FA"/>
    <w:rsid w:val="008776C5"/>
    <w:rsid w:val="00877801"/>
    <w:rsid w:val="00880634"/>
    <w:rsid w:val="008806EC"/>
    <w:rsid w:val="008808DB"/>
    <w:rsid w:val="00880931"/>
    <w:rsid w:val="00880B8E"/>
    <w:rsid w:val="00880C19"/>
    <w:rsid w:val="00880C5B"/>
    <w:rsid w:val="00880EF2"/>
    <w:rsid w:val="00881282"/>
    <w:rsid w:val="0088139E"/>
    <w:rsid w:val="0088178A"/>
    <w:rsid w:val="00881820"/>
    <w:rsid w:val="00881E24"/>
    <w:rsid w:val="00881F09"/>
    <w:rsid w:val="00882A53"/>
    <w:rsid w:val="00882AA6"/>
    <w:rsid w:val="00882C0B"/>
    <w:rsid w:val="00882F6C"/>
    <w:rsid w:val="00883183"/>
    <w:rsid w:val="008833EF"/>
    <w:rsid w:val="008838DE"/>
    <w:rsid w:val="00883C0E"/>
    <w:rsid w:val="00883D12"/>
    <w:rsid w:val="008849B0"/>
    <w:rsid w:val="008849D3"/>
    <w:rsid w:val="00884B82"/>
    <w:rsid w:val="00884DE4"/>
    <w:rsid w:val="00884E5F"/>
    <w:rsid w:val="00884F42"/>
    <w:rsid w:val="00885293"/>
    <w:rsid w:val="008853E7"/>
    <w:rsid w:val="0088557E"/>
    <w:rsid w:val="008861ED"/>
    <w:rsid w:val="0088642F"/>
    <w:rsid w:val="008864FA"/>
    <w:rsid w:val="0088651C"/>
    <w:rsid w:val="0088688A"/>
    <w:rsid w:val="00886FB4"/>
    <w:rsid w:val="00887196"/>
    <w:rsid w:val="008873C0"/>
    <w:rsid w:val="008873D4"/>
    <w:rsid w:val="008878DB"/>
    <w:rsid w:val="008901CF"/>
    <w:rsid w:val="008902C4"/>
    <w:rsid w:val="008904F3"/>
    <w:rsid w:val="008906CA"/>
    <w:rsid w:val="00890836"/>
    <w:rsid w:val="00890CD7"/>
    <w:rsid w:val="00891EC4"/>
    <w:rsid w:val="00892064"/>
    <w:rsid w:val="0089246E"/>
    <w:rsid w:val="008925EC"/>
    <w:rsid w:val="008929F2"/>
    <w:rsid w:val="00892D0F"/>
    <w:rsid w:val="008934BD"/>
    <w:rsid w:val="008934D2"/>
    <w:rsid w:val="0089363B"/>
    <w:rsid w:val="008939BF"/>
    <w:rsid w:val="00893C0E"/>
    <w:rsid w:val="00893F5A"/>
    <w:rsid w:val="00894199"/>
    <w:rsid w:val="008946D2"/>
    <w:rsid w:val="0089504B"/>
    <w:rsid w:val="0089537E"/>
    <w:rsid w:val="008955CA"/>
    <w:rsid w:val="00895DB9"/>
    <w:rsid w:val="00895E67"/>
    <w:rsid w:val="00896942"/>
    <w:rsid w:val="00896A6A"/>
    <w:rsid w:val="00896B5D"/>
    <w:rsid w:val="0089705C"/>
    <w:rsid w:val="0089716A"/>
    <w:rsid w:val="008973C5"/>
    <w:rsid w:val="00897CC2"/>
    <w:rsid w:val="00897F2B"/>
    <w:rsid w:val="008A0226"/>
    <w:rsid w:val="008A07B9"/>
    <w:rsid w:val="008A07F3"/>
    <w:rsid w:val="008A0D0D"/>
    <w:rsid w:val="008A0D8B"/>
    <w:rsid w:val="008A0ECC"/>
    <w:rsid w:val="008A0F4D"/>
    <w:rsid w:val="008A1C42"/>
    <w:rsid w:val="008A1DF9"/>
    <w:rsid w:val="008A2023"/>
    <w:rsid w:val="008A20B1"/>
    <w:rsid w:val="008A20EB"/>
    <w:rsid w:val="008A22A9"/>
    <w:rsid w:val="008A2339"/>
    <w:rsid w:val="008A2B4A"/>
    <w:rsid w:val="008A3016"/>
    <w:rsid w:val="008A39C2"/>
    <w:rsid w:val="008A3C80"/>
    <w:rsid w:val="008A3CA4"/>
    <w:rsid w:val="008A4212"/>
    <w:rsid w:val="008A42BE"/>
    <w:rsid w:val="008A4F33"/>
    <w:rsid w:val="008A503E"/>
    <w:rsid w:val="008A59E8"/>
    <w:rsid w:val="008A5C2A"/>
    <w:rsid w:val="008A6219"/>
    <w:rsid w:val="008A6366"/>
    <w:rsid w:val="008A656F"/>
    <w:rsid w:val="008A6980"/>
    <w:rsid w:val="008A69D2"/>
    <w:rsid w:val="008A70C9"/>
    <w:rsid w:val="008A750D"/>
    <w:rsid w:val="008A777A"/>
    <w:rsid w:val="008A78B6"/>
    <w:rsid w:val="008A7BAD"/>
    <w:rsid w:val="008A7BB9"/>
    <w:rsid w:val="008A7E16"/>
    <w:rsid w:val="008A7F61"/>
    <w:rsid w:val="008A7FD4"/>
    <w:rsid w:val="008B0923"/>
    <w:rsid w:val="008B0A31"/>
    <w:rsid w:val="008B0B79"/>
    <w:rsid w:val="008B0C59"/>
    <w:rsid w:val="008B0D38"/>
    <w:rsid w:val="008B118F"/>
    <w:rsid w:val="008B1959"/>
    <w:rsid w:val="008B1B5A"/>
    <w:rsid w:val="008B255D"/>
    <w:rsid w:val="008B3037"/>
    <w:rsid w:val="008B353B"/>
    <w:rsid w:val="008B3F22"/>
    <w:rsid w:val="008B4538"/>
    <w:rsid w:val="008B45AE"/>
    <w:rsid w:val="008B48E5"/>
    <w:rsid w:val="008B4CDF"/>
    <w:rsid w:val="008B5AFB"/>
    <w:rsid w:val="008B5B07"/>
    <w:rsid w:val="008B5D0A"/>
    <w:rsid w:val="008B5F9B"/>
    <w:rsid w:val="008B637C"/>
    <w:rsid w:val="008B6782"/>
    <w:rsid w:val="008B68A2"/>
    <w:rsid w:val="008B6A41"/>
    <w:rsid w:val="008B6EA5"/>
    <w:rsid w:val="008B7066"/>
    <w:rsid w:val="008B7144"/>
    <w:rsid w:val="008B7152"/>
    <w:rsid w:val="008B734E"/>
    <w:rsid w:val="008B773F"/>
    <w:rsid w:val="008B7B0C"/>
    <w:rsid w:val="008B7FB4"/>
    <w:rsid w:val="008B7FD7"/>
    <w:rsid w:val="008C0442"/>
    <w:rsid w:val="008C05A6"/>
    <w:rsid w:val="008C0920"/>
    <w:rsid w:val="008C09E4"/>
    <w:rsid w:val="008C0C3F"/>
    <w:rsid w:val="008C0E66"/>
    <w:rsid w:val="008C0FFF"/>
    <w:rsid w:val="008C12B8"/>
    <w:rsid w:val="008C1601"/>
    <w:rsid w:val="008C163C"/>
    <w:rsid w:val="008C1700"/>
    <w:rsid w:val="008C1C7A"/>
    <w:rsid w:val="008C1E15"/>
    <w:rsid w:val="008C1E7F"/>
    <w:rsid w:val="008C2145"/>
    <w:rsid w:val="008C21E8"/>
    <w:rsid w:val="008C22CF"/>
    <w:rsid w:val="008C2515"/>
    <w:rsid w:val="008C3629"/>
    <w:rsid w:val="008C3B39"/>
    <w:rsid w:val="008C3B8D"/>
    <w:rsid w:val="008C3BFE"/>
    <w:rsid w:val="008C3C56"/>
    <w:rsid w:val="008C3C69"/>
    <w:rsid w:val="008C3E2A"/>
    <w:rsid w:val="008C3E73"/>
    <w:rsid w:val="008C43D8"/>
    <w:rsid w:val="008C44B2"/>
    <w:rsid w:val="008C46E7"/>
    <w:rsid w:val="008C50D9"/>
    <w:rsid w:val="008C5355"/>
    <w:rsid w:val="008C558F"/>
    <w:rsid w:val="008C58B9"/>
    <w:rsid w:val="008C59C4"/>
    <w:rsid w:val="008C5E9A"/>
    <w:rsid w:val="008C606D"/>
    <w:rsid w:val="008C6300"/>
    <w:rsid w:val="008C65CF"/>
    <w:rsid w:val="008C676F"/>
    <w:rsid w:val="008C6808"/>
    <w:rsid w:val="008C680B"/>
    <w:rsid w:val="008C6A47"/>
    <w:rsid w:val="008C6B5C"/>
    <w:rsid w:val="008C7160"/>
    <w:rsid w:val="008C724A"/>
    <w:rsid w:val="008C7273"/>
    <w:rsid w:val="008C747F"/>
    <w:rsid w:val="008C7531"/>
    <w:rsid w:val="008D0285"/>
    <w:rsid w:val="008D0636"/>
    <w:rsid w:val="008D1168"/>
    <w:rsid w:val="008D16B8"/>
    <w:rsid w:val="008D1919"/>
    <w:rsid w:val="008D195E"/>
    <w:rsid w:val="008D1D00"/>
    <w:rsid w:val="008D21A6"/>
    <w:rsid w:val="008D2447"/>
    <w:rsid w:val="008D296F"/>
    <w:rsid w:val="008D2F18"/>
    <w:rsid w:val="008D2FD3"/>
    <w:rsid w:val="008D34CC"/>
    <w:rsid w:val="008D3B2F"/>
    <w:rsid w:val="008D427F"/>
    <w:rsid w:val="008D453A"/>
    <w:rsid w:val="008D48BD"/>
    <w:rsid w:val="008D4B89"/>
    <w:rsid w:val="008D5070"/>
    <w:rsid w:val="008D52CF"/>
    <w:rsid w:val="008D5343"/>
    <w:rsid w:val="008D5B6F"/>
    <w:rsid w:val="008D5B92"/>
    <w:rsid w:val="008D5FB9"/>
    <w:rsid w:val="008D69E3"/>
    <w:rsid w:val="008D6D8F"/>
    <w:rsid w:val="008D7441"/>
    <w:rsid w:val="008D7655"/>
    <w:rsid w:val="008D7708"/>
    <w:rsid w:val="008D7EE4"/>
    <w:rsid w:val="008E00A9"/>
    <w:rsid w:val="008E0182"/>
    <w:rsid w:val="008E0475"/>
    <w:rsid w:val="008E06EA"/>
    <w:rsid w:val="008E09CE"/>
    <w:rsid w:val="008E0E42"/>
    <w:rsid w:val="008E0F63"/>
    <w:rsid w:val="008E0F92"/>
    <w:rsid w:val="008E1176"/>
    <w:rsid w:val="008E125F"/>
    <w:rsid w:val="008E1516"/>
    <w:rsid w:val="008E18F2"/>
    <w:rsid w:val="008E19C1"/>
    <w:rsid w:val="008E1A86"/>
    <w:rsid w:val="008E1D4D"/>
    <w:rsid w:val="008E2267"/>
    <w:rsid w:val="008E23EB"/>
    <w:rsid w:val="008E27B0"/>
    <w:rsid w:val="008E2964"/>
    <w:rsid w:val="008E2AEF"/>
    <w:rsid w:val="008E36C7"/>
    <w:rsid w:val="008E3E66"/>
    <w:rsid w:val="008E4503"/>
    <w:rsid w:val="008E4976"/>
    <w:rsid w:val="008E5392"/>
    <w:rsid w:val="008E541D"/>
    <w:rsid w:val="008E548F"/>
    <w:rsid w:val="008E5CEA"/>
    <w:rsid w:val="008E5DEF"/>
    <w:rsid w:val="008E62F6"/>
    <w:rsid w:val="008E6865"/>
    <w:rsid w:val="008E6C64"/>
    <w:rsid w:val="008E6F58"/>
    <w:rsid w:val="008E6FF4"/>
    <w:rsid w:val="008E7047"/>
    <w:rsid w:val="008E7378"/>
    <w:rsid w:val="008E767A"/>
    <w:rsid w:val="008E78D7"/>
    <w:rsid w:val="008E79E1"/>
    <w:rsid w:val="008F02B7"/>
    <w:rsid w:val="008F0362"/>
    <w:rsid w:val="008F036A"/>
    <w:rsid w:val="008F07D6"/>
    <w:rsid w:val="008F0843"/>
    <w:rsid w:val="008F1338"/>
    <w:rsid w:val="008F17E7"/>
    <w:rsid w:val="008F1DE1"/>
    <w:rsid w:val="008F23D6"/>
    <w:rsid w:val="008F2779"/>
    <w:rsid w:val="008F2DCC"/>
    <w:rsid w:val="008F2EAA"/>
    <w:rsid w:val="008F3286"/>
    <w:rsid w:val="008F32EA"/>
    <w:rsid w:val="008F36B1"/>
    <w:rsid w:val="008F3C90"/>
    <w:rsid w:val="008F3E7C"/>
    <w:rsid w:val="008F3FF9"/>
    <w:rsid w:val="008F4321"/>
    <w:rsid w:val="008F43BF"/>
    <w:rsid w:val="008F50C0"/>
    <w:rsid w:val="008F51AA"/>
    <w:rsid w:val="008F5608"/>
    <w:rsid w:val="008F5CFE"/>
    <w:rsid w:val="008F5DA0"/>
    <w:rsid w:val="008F5DC4"/>
    <w:rsid w:val="008F5DC7"/>
    <w:rsid w:val="008F5E8C"/>
    <w:rsid w:val="008F5EA6"/>
    <w:rsid w:val="008F654C"/>
    <w:rsid w:val="008F65AF"/>
    <w:rsid w:val="008F6F2B"/>
    <w:rsid w:val="008F77DB"/>
    <w:rsid w:val="0090006D"/>
    <w:rsid w:val="009000BA"/>
    <w:rsid w:val="009002DC"/>
    <w:rsid w:val="00900773"/>
    <w:rsid w:val="00900CEB"/>
    <w:rsid w:val="009012C1"/>
    <w:rsid w:val="009018DF"/>
    <w:rsid w:val="009018FC"/>
    <w:rsid w:val="00902358"/>
    <w:rsid w:val="0090248E"/>
    <w:rsid w:val="00902586"/>
    <w:rsid w:val="00902BF7"/>
    <w:rsid w:val="00902F9A"/>
    <w:rsid w:val="0090325B"/>
    <w:rsid w:val="00903805"/>
    <w:rsid w:val="00903953"/>
    <w:rsid w:val="009042A4"/>
    <w:rsid w:val="0090438E"/>
    <w:rsid w:val="009045D9"/>
    <w:rsid w:val="009045ED"/>
    <w:rsid w:val="009047C2"/>
    <w:rsid w:val="00904AC4"/>
    <w:rsid w:val="00904EBC"/>
    <w:rsid w:val="00905664"/>
    <w:rsid w:val="009056D0"/>
    <w:rsid w:val="009057D4"/>
    <w:rsid w:val="00905853"/>
    <w:rsid w:val="00905D4E"/>
    <w:rsid w:val="00905F80"/>
    <w:rsid w:val="009063F5"/>
    <w:rsid w:val="00906F10"/>
    <w:rsid w:val="00907242"/>
    <w:rsid w:val="0090781B"/>
    <w:rsid w:val="00907A85"/>
    <w:rsid w:val="00907EBD"/>
    <w:rsid w:val="0091034F"/>
    <w:rsid w:val="00910536"/>
    <w:rsid w:val="0091060B"/>
    <w:rsid w:val="0091068A"/>
    <w:rsid w:val="00910957"/>
    <w:rsid w:val="00910AD6"/>
    <w:rsid w:val="00910D4E"/>
    <w:rsid w:val="00910D61"/>
    <w:rsid w:val="00910EC1"/>
    <w:rsid w:val="00911112"/>
    <w:rsid w:val="00911320"/>
    <w:rsid w:val="0091187B"/>
    <w:rsid w:val="00911ABE"/>
    <w:rsid w:val="00912CAF"/>
    <w:rsid w:val="00912DC4"/>
    <w:rsid w:val="00912EDB"/>
    <w:rsid w:val="00913419"/>
    <w:rsid w:val="0091362A"/>
    <w:rsid w:val="009136C6"/>
    <w:rsid w:val="009137BA"/>
    <w:rsid w:val="00913883"/>
    <w:rsid w:val="00913BA4"/>
    <w:rsid w:val="00913BDC"/>
    <w:rsid w:val="00913DDD"/>
    <w:rsid w:val="009143A7"/>
    <w:rsid w:val="0091464C"/>
    <w:rsid w:val="0091540A"/>
    <w:rsid w:val="009158AE"/>
    <w:rsid w:val="009160DF"/>
    <w:rsid w:val="009163DC"/>
    <w:rsid w:val="009163E0"/>
    <w:rsid w:val="00916629"/>
    <w:rsid w:val="009172EB"/>
    <w:rsid w:val="00917306"/>
    <w:rsid w:val="009175FA"/>
    <w:rsid w:val="0091760B"/>
    <w:rsid w:val="00917D40"/>
    <w:rsid w:val="0092002D"/>
    <w:rsid w:val="0092056D"/>
    <w:rsid w:val="00920718"/>
    <w:rsid w:val="00920A0B"/>
    <w:rsid w:val="00920B71"/>
    <w:rsid w:val="00920EBA"/>
    <w:rsid w:val="00921449"/>
    <w:rsid w:val="0092166E"/>
    <w:rsid w:val="009217FD"/>
    <w:rsid w:val="00921DC3"/>
    <w:rsid w:val="00921F26"/>
    <w:rsid w:val="009226E2"/>
    <w:rsid w:val="00922793"/>
    <w:rsid w:val="00922853"/>
    <w:rsid w:val="00923027"/>
    <w:rsid w:val="009230EC"/>
    <w:rsid w:val="009232E0"/>
    <w:rsid w:val="0092358F"/>
    <w:rsid w:val="009235C8"/>
    <w:rsid w:val="0092361E"/>
    <w:rsid w:val="00923D4B"/>
    <w:rsid w:val="00923DAA"/>
    <w:rsid w:val="00923E79"/>
    <w:rsid w:val="009242EA"/>
    <w:rsid w:val="009246EF"/>
    <w:rsid w:val="009248FE"/>
    <w:rsid w:val="00924966"/>
    <w:rsid w:val="00924A47"/>
    <w:rsid w:val="00924D83"/>
    <w:rsid w:val="0092535F"/>
    <w:rsid w:val="0092559A"/>
    <w:rsid w:val="00925634"/>
    <w:rsid w:val="009259D1"/>
    <w:rsid w:val="009266BA"/>
    <w:rsid w:val="00926741"/>
    <w:rsid w:val="00926765"/>
    <w:rsid w:val="009278CE"/>
    <w:rsid w:val="00927B61"/>
    <w:rsid w:val="00927B73"/>
    <w:rsid w:val="00927B8A"/>
    <w:rsid w:val="0093008A"/>
    <w:rsid w:val="0093047F"/>
    <w:rsid w:val="009305DA"/>
    <w:rsid w:val="00930629"/>
    <w:rsid w:val="009311B7"/>
    <w:rsid w:val="0093126B"/>
    <w:rsid w:val="0093155E"/>
    <w:rsid w:val="009316A0"/>
    <w:rsid w:val="00931FE9"/>
    <w:rsid w:val="009321A6"/>
    <w:rsid w:val="0093282B"/>
    <w:rsid w:val="00932E62"/>
    <w:rsid w:val="009334FA"/>
    <w:rsid w:val="009335BA"/>
    <w:rsid w:val="00933C9E"/>
    <w:rsid w:val="00933F52"/>
    <w:rsid w:val="009342DA"/>
    <w:rsid w:val="0093460A"/>
    <w:rsid w:val="009346D6"/>
    <w:rsid w:val="00934976"/>
    <w:rsid w:val="00934A0B"/>
    <w:rsid w:val="00934DCD"/>
    <w:rsid w:val="00934F0C"/>
    <w:rsid w:val="00934F18"/>
    <w:rsid w:val="00935EB3"/>
    <w:rsid w:val="00936077"/>
    <w:rsid w:val="009364C2"/>
    <w:rsid w:val="00936905"/>
    <w:rsid w:val="00936C1C"/>
    <w:rsid w:val="00936C2A"/>
    <w:rsid w:val="00936C94"/>
    <w:rsid w:val="00936CF9"/>
    <w:rsid w:val="00936F15"/>
    <w:rsid w:val="009373FE"/>
    <w:rsid w:val="0093754B"/>
    <w:rsid w:val="00937895"/>
    <w:rsid w:val="00937D06"/>
    <w:rsid w:val="00937F65"/>
    <w:rsid w:val="0094041C"/>
    <w:rsid w:val="00940855"/>
    <w:rsid w:val="00940BED"/>
    <w:rsid w:val="00940DA7"/>
    <w:rsid w:val="00940F5E"/>
    <w:rsid w:val="0094124B"/>
    <w:rsid w:val="0094143B"/>
    <w:rsid w:val="009419C7"/>
    <w:rsid w:val="00941D41"/>
    <w:rsid w:val="00941E14"/>
    <w:rsid w:val="00941F15"/>
    <w:rsid w:val="00942222"/>
    <w:rsid w:val="00942584"/>
    <w:rsid w:val="00942B49"/>
    <w:rsid w:val="00942D6F"/>
    <w:rsid w:val="00942ECC"/>
    <w:rsid w:val="00943283"/>
    <w:rsid w:val="00943459"/>
    <w:rsid w:val="00943854"/>
    <w:rsid w:val="00943994"/>
    <w:rsid w:val="00943C7F"/>
    <w:rsid w:val="00944364"/>
    <w:rsid w:val="00944433"/>
    <w:rsid w:val="0094490B"/>
    <w:rsid w:val="00944A6D"/>
    <w:rsid w:val="0094535E"/>
    <w:rsid w:val="00945544"/>
    <w:rsid w:val="00945564"/>
    <w:rsid w:val="00945683"/>
    <w:rsid w:val="0094584A"/>
    <w:rsid w:val="00945959"/>
    <w:rsid w:val="00945F63"/>
    <w:rsid w:val="00946187"/>
    <w:rsid w:val="0094628D"/>
    <w:rsid w:val="0094661E"/>
    <w:rsid w:val="009469C6"/>
    <w:rsid w:val="0094703F"/>
    <w:rsid w:val="00947310"/>
    <w:rsid w:val="0094740F"/>
    <w:rsid w:val="0094766F"/>
    <w:rsid w:val="009476BD"/>
    <w:rsid w:val="009476F5"/>
    <w:rsid w:val="00947A87"/>
    <w:rsid w:val="00947B81"/>
    <w:rsid w:val="0095010D"/>
    <w:rsid w:val="009507DB"/>
    <w:rsid w:val="00950B7E"/>
    <w:rsid w:val="00950C1D"/>
    <w:rsid w:val="0095154B"/>
    <w:rsid w:val="0095165B"/>
    <w:rsid w:val="009517FD"/>
    <w:rsid w:val="00951937"/>
    <w:rsid w:val="00951CEA"/>
    <w:rsid w:val="00951E52"/>
    <w:rsid w:val="00952B8B"/>
    <w:rsid w:val="00952D57"/>
    <w:rsid w:val="0095338A"/>
    <w:rsid w:val="0095339B"/>
    <w:rsid w:val="009533CE"/>
    <w:rsid w:val="0095364F"/>
    <w:rsid w:val="00953655"/>
    <w:rsid w:val="00953901"/>
    <w:rsid w:val="00953A38"/>
    <w:rsid w:val="00953B2C"/>
    <w:rsid w:val="00953B30"/>
    <w:rsid w:val="009544F3"/>
    <w:rsid w:val="00954A92"/>
    <w:rsid w:val="00954FF6"/>
    <w:rsid w:val="009550BE"/>
    <w:rsid w:val="0095552B"/>
    <w:rsid w:val="0095593A"/>
    <w:rsid w:val="0095595A"/>
    <w:rsid w:val="00955AD5"/>
    <w:rsid w:val="00955ECA"/>
    <w:rsid w:val="009562E4"/>
    <w:rsid w:val="00956472"/>
    <w:rsid w:val="009564B6"/>
    <w:rsid w:val="00956506"/>
    <w:rsid w:val="00956534"/>
    <w:rsid w:val="0095674A"/>
    <w:rsid w:val="009569D0"/>
    <w:rsid w:val="00956F37"/>
    <w:rsid w:val="00957064"/>
    <w:rsid w:val="00957224"/>
    <w:rsid w:val="009575BF"/>
    <w:rsid w:val="009603CD"/>
    <w:rsid w:val="00960718"/>
    <w:rsid w:val="00960A76"/>
    <w:rsid w:val="00960B8D"/>
    <w:rsid w:val="00960EB8"/>
    <w:rsid w:val="00960F41"/>
    <w:rsid w:val="00961003"/>
    <w:rsid w:val="00961152"/>
    <w:rsid w:val="00961231"/>
    <w:rsid w:val="009613C9"/>
    <w:rsid w:val="00961425"/>
    <w:rsid w:val="0096150C"/>
    <w:rsid w:val="0096151C"/>
    <w:rsid w:val="00961654"/>
    <w:rsid w:val="00961C6F"/>
    <w:rsid w:val="00961D7D"/>
    <w:rsid w:val="00961FA5"/>
    <w:rsid w:val="00962001"/>
    <w:rsid w:val="00962233"/>
    <w:rsid w:val="0096235B"/>
    <w:rsid w:val="00962734"/>
    <w:rsid w:val="00962806"/>
    <w:rsid w:val="009628C9"/>
    <w:rsid w:val="00962920"/>
    <w:rsid w:val="009629C9"/>
    <w:rsid w:val="00962E82"/>
    <w:rsid w:val="00963229"/>
    <w:rsid w:val="00963331"/>
    <w:rsid w:val="009635A3"/>
    <w:rsid w:val="009635E0"/>
    <w:rsid w:val="0096391C"/>
    <w:rsid w:val="00963ACF"/>
    <w:rsid w:val="00963E6A"/>
    <w:rsid w:val="0096431C"/>
    <w:rsid w:val="00964F8F"/>
    <w:rsid w:val="0096568B"/>
    <w:rsid w:val="00965691"/>
    <w:rsid w:val="009659A3"/>
    <w:rsid w:val="00965C24"/>
    <w:rsid w:val="00965E29"/>
    <w:rsid w:val="00966C6E"/>
    <w:rsid w:val="0096722D"/>
    <w:rsid w:val="009673DA"/>
    <w:rsid w:val="0097025F"/>
    <w:rsid w:val="009702B0"/>
    <w:rsid w:val="00970CBE"/>
    <w:rsid w:val="00970EB9"/>
    <w:rsid w:val="00970FAD"/>
    <w:rsid w:val="00971183"/>
    <w:rsid w:val="00971441"/>
    <w:rsid w:val="0097153F"/>
    <w:rsid w:val="009716C4"/>
    <w:rsid w:val="00971BEA"/>
    <w:rsid w:val="00971D08"/>
    <w:rsid w:val="00971D6B"/>
    <w:rsid w:val="00971EA1"/>
    <w:rsid w:val="0097242D"/>
    <w:rsid w:val="00972744"/>
    <w:rsid w:val="00972D82"/>
    <w:rsid w:val="00972F57"/>
    <w:rsid w:val="009731C6"/>
    <w:rsid w:val="00973286"/>
    <w:rsid w:val="0097397B"/>
    <w:rsid w:val="00973C7E"/>
    <w:rsid w:val="00973DB8"/>
    <w:rsid w:val="009740BB"/>
    <w:rsid w:val="009744E1"/>
    <w:rsid w:val="0097494F"/>
    <w:rsid w:val="00974C6A"/>
    <w:rsid w:val="0097633D"/>
    <w:rsid w:val="009764AF"/>
    <w:rsid w:val="00976C90"/>
    <w:rsid w:val="00976D2D"/>
    <w:rsid w:val="00976FD8"/>
    <w:rsid w:val="00977574"/>
    <w:rsid w:val="00977BCE"/>
    <w:rsid w:val="00977C22"/>
    <w:rsid w:val="0098004A"/>
    <w:rsid w:val="00980678"/>
    <w:rsid w:val="00980F23"/>
    <w:rsid w:val="00981066"/>
    <w:rsid w:val="00981093"/>
    <w:rsid w:val="009813E4"/>
    <w:rsid w:val="00981811"/>
    <w:rsid w:val="00981B18"/>
    <w:rsid w:val="00981D62"/>
    <w:rsid w:val="00981E11"/>
    <w:rsid w:val="00981EDD"/>
    <w:rsid w:val="00981FC7"/>
    <w:rsid w:val="009820C3"/>
    <w:rsid w:val="0098246A"/>
    <w:rsid w:val="009825CD"/>
    <w:rsid w:val="00982748"/>
    <w:rsid w:val="00982931"/>
    <w:rsid w:val="00982B91"/>
    <w:rsid w:val="00982FCD"/>
    <w:rsid w:val="00982FF0"/>
    <w:rsid w:val="009834D0"/>
    <w:rsid w:val="009835E3"/>
    <w:rsid w:val="00983937"/>
    <w:rsid w:val="00983EA5"/>
    <w:rsid w:val="00984908"/>
    <w:rsid w:val="00984BA6"/>
    <w:rsid w:val="00984C51"/>
    <w:rsid w:val="009851DD"/>
    <w:rsid w:val="0098533A"/>
    <w:rsid w:val="009854C9"/>
    <w:rsid w:val="00985614"/>
    <w:rsid w:val="00985EE9"/>
    <w:rsid w:val="0098606F"/>
    <w:rsid w:val="009865FD"/>
    <w:rsid w:val="009867E2"/>
    <w:rsid w:val="009868E5"/>
    <w:rsid w:val="00986BCF"/>
    <w:rsid w:val="00987100"/>
    <w:rsid w:val="00987560"/>
    <w:rsid w:val="009875A2"/>
    <w:rsid w:val="0098760C"/>
    <w:rsid w:val="00987E61"/>
    <w:rsid w:val="00987F57"/>
    <w:rsid w:val="009908E8"/>
    <w:rsid w:val="00990A94"/>
    <w:rsid w:val="00990CB0"/>
    <w:rsid w:val="00991E35"/>
    <w:rsid w:val="00992063"/>
    <w:rsid w:val="00992441"/>
    <w:rsid w:val="00992507"/>
    <w:rsid w:val="00992643"/>
    <w:rsid w:val="00992838"/>
    <w:rsid w:val="00992C08"/>
    <w:rsid w:val="00992E38"/>
    <w:rsid w:val="00992F09"/>
    <w:rsid w:val="009932A7"/>
    <w:rsid w:val="00993350"/>
    <w:rsid w:val="00993991"/>
    <w:rsid w:val="00993A4A"/>
    <w:rsid w:val="00993B0C"/>
    <w:rsid w:val="009940A5"/>
    <w:rsid w:val="009942F8"/>
    <w:rsid w:val="00994545"/>
    <w:rsid w:val="0099468B"/>
    <w:rsid w:val="00994BAB"/>
    <w:rsid w:val="00995447"/>
    <w:rsid w:val="009956C0"/>
    <w:rsid w:val="00995C89"/>
    <w:rsid w:val="00996205"/>
    <w:rsid w:val="0099647E"/>
    <w:rsid w:val="00996BDF"/>
    <w:rsid w:val="00996D75"/>
    <w:rsid w:val="00997302"/>
    <w:rsid w:val="009976FE"/>
    <w:rsid w:val="00997A46"/>
    <w:rsid w:val="00997FF9"/>
    <w:rsid w:val="009A00DD"/>
    <w:rsid w:val="009A06BC"/>
    <w:rsid w:val="009A0A60"/>
    <w:rsid w:val="009A0D06"/>
    <w:rsid w:val="009A1025"/>
    <w:rsid w:val="009A1270"/>
    <w:rsid w:val="009A1394"/>
    <w:rsid w:val="009A2025"/>
    <w:rsid w:val="009A27B9"/>
    <w:rsid w:val="009A29A1"/>
    <w:rsid w:val="009A29E2"/>
    <w:rsid w:val="009A3369"/>
    <w:rsid w:val="009A339C"/>
    <w:rsid w:val="009A34F0"/>
    <w:rsid w:val="009A3A76"/>
    <w:rsid w:val="009A3A7C"/>
    <w:rsid w:val="009A3AA9"/>
    <w:rsid w:val="009A4307"/>
    <w:rsid w:val="009A483C"/>
    <w:rsid w:val="009A57ED"/>
    <w:rsid w:val="009A5C61"/>
    <w:rsid w:val="009A5C8A"/>
    <w:rsid w:val="009A5D7D"/>
    <w:rsid w:val="009A5EB4"/>
    <w:rsid w:val="009A6176"/>
    <w:rsid w:val="009A678E"/>
    <w:rsid w:val="009A6A10"/>
    <w:rsid w:val="009A6A91"/>
    <w:rsid w:val="009A6AB5"/>
    <w:rsid w:val="009A6B77"/>
    <w:rsid w:val="009A6D88"/>
    <w:rsid w:val="009A7336"/>
    <w:rsid w:val="009A7347"/>
    <w:rsid w:val="009A77D7"/>
    <w:rsid w:val="009A7943"/>
    <w:rsid w:val="009A79AB"/>
    <w:rsid w:val="009A7CB4"/>
    <w:rsid w:val="009B0022"/>
    <w:rsid w:val="009B0046"/>
    <w:rsid w:val="009B0314"/>
    <w:rsid w:val="009B0886"/>
    <w:rsid w:val="009B0D22"/>
    <w:rsid w:val="009B0F7C"/>
    <w:rsid w:val="009B110D"/>
    <w:rsid w:val="009B1137"/>
    <w:rsid w:val="009B1237"/>
    <w:rsid w:val="009B234C"/>
    <w:rsid w:val="009B275F"/>
    <w:rsid w:val="009B2E72"/>
    <w:rsid w:val="009B306F"/>
    <w:rsid w:val="009B3530"/>
    <w:rsid w:val="009B370A"/>
    <w:rsid w:val="009B38CB"/>
    <w:rsid w:val="009B3CA1"/>
    <w:rsid w:val="009B4021"/>
    <w:rsid w:val="009B441E"/>
    <w:rsid w:val="009B4569"/>
    <w:rsid w:val="009B4659"/>
    <w:rsid w:val="009B479B"/>
    <w:rsid w:val="009B4BA1"/>
    <w:rsid w:val="009B4CF8"/>
    <w:rsid w:val="009B4FD0"/>
    <w:rsid w:val="009B5529"/>
    <w:rsid w:val="009B553A"/>
    <w:rsid w:val="009B561B"/>
    <w:rsid w:val="009B6367"/>
    <w:rsid w:val="009B655E"/>
    <w:rsid w:val="009B727D"/>
    <w:rsid w:val="009B7454"/>
    <w:rsid w:val="009B75EF"/>
    <w:rsid w:val="009B7FBA"/>
    <w:rsid w:val="009C006C"/>
    <w:rsid w:val="009C08F5"/>
    <w:rsid w:val="009C0974"/>
    <w:rsid w:val="009C0B24"/>
    <w:rsid w:val="009C0EF9"/>
    <w:rsid w:val="009C12B2"/>
    <w:rsid w:val="009C1469"/>
    <w:rsid w:val="009C15A1"/>
    <w:rsid w:val="009C167A"/>
    <w:rsid w:val="009C1A80"/>
    <w:rsid w:val="009C22BD"/>
    <w:rsid w:val="009C23BA"/>
    <w:rsid w:val="009C2A53"/>
    <w:rsid w:val="009C2BBE"/>
    <w:rsid w:val="009C2C09"/>
    <w:rsid w:val="009C2C59"/>
    <w:rsid w:val="009C31DD"/>
    <w:rsid w:val="009C34FC"/>
    <w:rsid w:val="009C37C5"/>
    <w:rsid w:val="009C3ADF"/>
    <w:rsid w:val="009C3D01"/>
    <w:rsid w:val="009C3D5E"/>
    <w:rsid w:val="009C3DDC"/>
    <w:rsid w:val="009C3EE2"/>
    <w:rsid w:val="009C41B5"/>
    <w:rsid w:val="009C4207"/>
    <w:rsid w:val="009C4228"/>
    <w:rsid w:val="009C42D8"/>
    <w:rsid w:val="009C42FA"/>
    <w:rsid w:val="009C4AA7"/>
    <w:rsid w:val="009C4B9B"/>
    <w:rsid w:val="009C4FA3"/>
    <w:rsid w:val="009C55DA"/>
    <w:rsid w:val="009C5664"/>
    <w:rsid w:val="009C5FA8"/>
    <w:rsid w:val="009C60D3"/>
    <w:rsid w:val="009C63A7"/>
    <w:rsid w:val="009C6782"/>
    <w:rsid w:val="009C6B9F"/>
    <w:rsid w:val="009C6FD1"/>
    <w:rsid w:val="009C7190"/>
    <w:rsid w:val="009C7313"/>
    <w:rsid w:val="009C744A"/>
    <w:rsid w:val="009C75D6"/>
    <w:rsid w:val="009C7766"/>
    <w:rsid w:val="009C7B58"/>
    <w:rsid w:val="009C7C76"/>
    <w:rsid w:val="009C7C91"/>
    <w:rsid w:val="009C7DE1"/>
    <w:rsid w:val="009C7EF1"/>
    <w:rsid w:val="009D0072"/>
    <w:rsid w:val="009D01E2"/>
    <w:rsid w:val="009D032C"/>
    <w:rsid w:val="009D0F1B"/>
    <w:rsid w:val="009D0FDB"/>
    <w:rsid w:val="009D1055"/>
    <w:rsid w:val="009D10C1"/>
    <w:rsid w:val="009D1468"/>
    <w:rsid w:val="009D1791"/>
    <w:rsid w:val="009D17FE"/>
    <w:rsid w:val="009D19B1"/>
    <w:rsid w:val="009D1A89"/>
    <w:rsid w:val="009D1E50"/>
    <w:rsid w:val="009D203E"/>
    <w:rsid w:val="009D204E"/>
    <w:rsid w:val="009D20C2"/>
    <w:rsid w:val="009D280E"/>
    <w:rsid w:val="009D2E3A"/>
    <w:rsid w:val="009D384D"/>
    <w:rsid w:val="009D3B9E"/>
    <w:rsid w:val="009D3D0D"/>
    <w:rsid w:val="009D3F50"/>
    <w:rsid w:val="009D41ED"/>
    <w:rsid w:val="009D4614"/>
    <w:rsid w:val="009D497E"/>
    <w:rsid w:val="009D4A90"/>
    <w:rsid w:val="009D4C23"/>
    <w:rsid w:val="009D4E95"/>
    <w:rsid w:val="009D565E"/>
    <w:rsid w:val="009D583B"/>
    <w:rsid w:val="009D5D00"/>
    <w:rsid w:val="009D5E19"/>
    <w:rsid w:val="009D6050"/>
    <w:rsid w:val="009D6109"/>
    <w:rsid w:val="009D6696"/>
    <w:rsid w:val="009D6B46"/>
    <w:rsid w:val="009D6DAF"/>
    <w:rsid w:val="009D6E04"/>
    <w:rsid w:val="009D6E7B"/>
    <w:rsid w:val="009D6FA7"/>
    <w:rsid w:val="009D775B"/>
    <w:rsid w:val="009D77F9"/>
    <w:rsid w:val="009D7912"/>
    <w:rsid w:val="009D7B5C"/>
    <w:rsid w:val="009D7BAD"/>
    <w:rsid w:val="009D7F46"/>
    <w:rsid w:val="009E0867"/>
    <w:rsid w:val="009E0CB4"/>
    <w:rsid w:val="009E1097"/>
    <w:rsid w:val="009E11DF"/>
    <w:rsid w:val="009E1207"/>
    <w:rsid w:val="009E1397"/>
    <w:rsid w:val="009E1467"/>
    <w:rsid w:val="009E1514"/>
    <w:rsid w:val="009E15A5"/>
    <w:rsid w:val="009E17A8"/>
    <w:rsid w:val="009E1A9D"/>
    <w:rsid w:val="009E2281"/>
    <w:rsid w:val="009E2911"/>
    <w:rsid w:val="009E2B22"/>
    <w:rsid w:val="009E2BF5"/>
    <w:rsid w:val="009E2F63"/>
    <w:rsid w:val="009E3661"/>
    <w:rsid w:val="009E3735"/>
    <w:rsid w:val="009E3EEC"/>
    <w:rsid w:val="009E3F1C"/>
    <w:rsid w:val="009E4018"/>
    <w:rsid w:val="009E4887"/>
    <w:rsid w:val="009E509A"/>
    <w:rsid w:val="009E50D9"/>
    <w:rsid w:val="009E5207"/>
    <w:rsid w:val="009E538A"/>
    <w:rsid w:val="009E53ED"/>
    <w:rsid w:val="009E54E6"/>
    <w:rsid w:val="009E56D0"/>
    <w:rsid w:val="009E57FA"/>
    <w:rsid w:val="009E58EE"/>
    <w:rsid w:val="009E594E"/>
    <w:rsid w:val="009E5F61"/>
    <w:rsid w:val="009E6037"/>
    <w:rsid w:val="009E652B"/>
    <w:rsid w:val="009E6894"/>
    <w:rsid w:val="009E70E0"/>
    <w:rsid w:val="009E7AAA"/>
    <w:rsid w:val="009E7E57"/>
    <w:rsid w:val="009E7EE6"/>
    <w:rsid w:val="009E7FF4"/>
    <w:rsid w:val="009F0555"/>
    <w:rsid w:val="009F05E7"/>
    <w:rsid w:val="009F0AFD"/>
    <w:rsid w:val="009F0C19"/>
    <w:rsid w:val="009F0D72"/>
    <w:rsid w:val="009F0DD1"/>
    <w:rsid w:val="009F0F37"/>
    <w:rsid w:val="009F0FE3"/>
    <w:rsid w:val="009F1073"/>
    <w:rsid w:val="009F10A8"/>
    <w:rsid w:val="009F1369"/>
    <w:rsid w:val="009F13E4"/>
    <w:rsid w:val="009F1F18"/>
    <w:rsid w:val="009F221F"/>
    <w:rsid w:val="009F2365"/>
    <w:rsid w:val="009F329C"/>
    <w:rsid w:val="009F35AB"/>
    <w:rsid w:val="009F3921"/>
    <w:rsid w:val="009F3938"/>
    <w:rsid w:val="009F3BF8"/>
    <w:rsid w:val="009F3E01"/>
    <w:rsid w:val="009F41E1"/>
    <w:rsid w:val="009F436D"/>
    <w:rsid w:val="009F4D6A"/>
    <w:rsid w:val="009F4E90"/>
    <w:rsid w:val="009F4F03"/>
    <w:rsid w:val="009F4F40"/>
    <w:rsid w:val="009F51C1"/>
    <w:rsid w:val="009F55A2"/>
    <w:rsid w:val="009F59D2"/>
    <w:rsid w:val="009F5BBA"/>
    <w:rsid w:val="009F5DF3"/>
    <w:rsid w:val="009F5EEE"/>
    <w:rsid w:val="009F6742"/>
    <w:rsid w:val="009F6C9D"/>
    <w:rsid w:val="009F7458"/>
    <w:rsid w:val="009F7A60"/>
    <w:rsid w:val="009F7CC1"/>
    <w:rsid w:val="00A000C7"/>
    <w:rsid w:val="00A004D9"/>
    <w:rsid w:val="00A008E7"/>
    <w:rsid w:val="00A009E3"/>
    <w:rsid w:val="00A00AF6"/>
    <w:rsid w:val="00A00E68"/>
    <w:rsid w:val="00A01727"/>
    <w:rsid w:val="00A0196C"/>
    <w:rsid w:val="00A01DBD"/>
    <w:rsid w:val="00A02210"/>
    <w:rsid w:val="00A02C50"/>
    <w:rsid w:val="00A02EE0"/>
    <w:rsid w:val="00A0315F"/>
    <w:rsid w:val="00A03173"/>
    <w:rsid w:val="00A03D14"/>
    <w:rsid w:val="00A04566"/>
    <w:rsid w:val="00A04602"/>
    <w:rsid w:val="00A0484D"/>
    <w:rsid w:val="00A04EA6"/>
    <w:rsid w:val="00A05578"/>
    <w:rsid w:val="00A055A5"/>
    <w:rsid w:val="00A056CA"/>
    <w:rsid w:val="00A05A0A"/>
    <w:rsid w:val="00A05B7C"/>
    <w:rsid w:val="00A05BD2"/>
    <w:rsid w:val="00A05C46"/>
    <w:rsid w:val="00A05C5B"/>
    <w:rsid w:val="00A05CD8"/>
    <w:rsid w:val="00A0620B"/>
    <w:rsid w:val="00A0635B"/>
    <w:rsid w:val="00A06380"/>
    <w:rsid w:val="00A06417"/>
    <w:rsid w:val="00A068AB"/>
    <w:rsid w:val="00A06913"/>
    <w:rsid w:val="00A06BF9"/>
    <w:rsid w:val="00A0726A"/>
    <w:rsid w:val="00A07332"/>
    <w:rsid w:val="00A07798"/>
    <w:rsid w:val="00A07A91"/>
    <w:rsid w:val="00A07E22"/>
    <w:rsid w:val="00A1036F"/>
    <w:rsid w:val="00A105AD"/>
    <w:rsid w:val="00A10685"/>
    <w:rsid w:val="00A10930"/>
    <w:rsid w:val="00A10B73"/>
    <w:rsid w:val="00A10BCF"/>
    <w:rsid w:val="00A10BE6"/>
    <w:rsid w:val="00A10F68"/>
    <w:rsid w:val="00A110BE"/>
    <w:rsid w:val="00A112A3"/>
    <w:rsid w:val="00A1136E"/>
    <w:rsid w:val="00A114DF"/>
    <w:rsid w:val="00A11818"/>
    <w:rsid w:val="00A12808"/>
    <w:rsid w:val="00A1281A"/>
    <w:rsid w:val="00A12E46"/>
    <w:rsid w:val="00A12FD1"/>
    <w:rsid w:val="00A12FD9"/>
    <w:rsid w:val="00A13259"/>
    <w:rsid w:val="00A134C1"/>
    <w:rsid w:val="00A13B73"/>
    <w:rsid w:val="00A149B5"/>
    <w:rsid w:val="00A149F8"/>
    <w:rsid w:val="00A14C50"/>
    <w:rsid w:val="00A15643"/>
    <w:rsid w:val="00A15F9D"/>
    <w:rsid w:val="00A16044"/>
    <w:rsid w:val="00A1673A"/>
    <w:rsid w:val="00A167EB"/>
    <w:rsid w:val="00A16AD3"/>
    <w:rsid w:val="00A16BFF"/>
    <w:rsid w:val="00A1753E"/>
    <w:rsid w:val="00A2015D"/>
    <w:rsid w:val="00A208A7"/>
    <w:rsid w:val="00A21013"/>
    <w:rsid w:val="00A21410"/>
    <w:rsid w:val="00A21A4C"/>
    <w:rsid w:val="00A221CD"/>
    <w:rsid w:val="00A2261D"/>
    <w:rsid w:val="00A22648"/>
    <w:rsid w:val="00A2305D"/>
    <w:rsid w:val="00A232B3"/>
    <w:rsid w:val="00A23690"/>
    <w:rsid w:val="00A237BF"/>
    <w:rsid w:val="00A23A3A"/>
    <w:rsid w:val="00A23DBF"/>
    <w:rsid w:val="00A23E60"/>
    <w:rsid w:val="00A24124"/>
    <w:rsid w:val="00A249B2"/>
    <w:rsid w:val="00A25D8B"/>
    <w:rsid w:val="00A261AD"/>
    <w:rsid w:val="00A261D5"/>
    <w:rsid w:val="00A26336"/>
    <w:rsid w:val="00A264B7"/>
    <w:rsid w:val="00A26682"/>
    <w:rsid w:val="00A26814"/>
    <w:rsid w:val="00A26B98"/>
    <w:rsid w:val="00A2779B"/>
    <w:rsid w:val="00A27B85"/>
    <w:rsid w:val="00A27EBA"/>
    <w:rsid w:val="00A307B8"/>
    <w:rsid w:val="00A308F6"/>
    <w:rsid w:val="00A30ABC"/>
    <w:rsid w:val="00A30D54"/>
    <w:rsid w:val="00A310E2"/>
    <w:rsid w:val="00A310F4"/>
    <w:rsid w:val="00A314BA"/>
    <w:rsid w:val="00A31797"/>
    <w:rsid w:val="00A3196C"/>
    <w:rsid w:val="00A32273"/>
    <w:rsid w:val="00A328CD"/>
    <w:rsid w:val="00A32A75"/>
    <w:rsid w:val="00A32B5A"/>
    <w:rsid w:val="00A32D7F"/>
    <w:rsid w:val="00A32DAE"/>
    <w:rsid w:val="00A33335"/>
    <w:rsid w:val="00A33395"/>
    <w:rsid w:val="00A338F3"/>
    <w:rsid w:val="00A33E67"/>
    <w:rsid w:val="00A3406D"/>
    <w:rsid w:val="00A34518"/>
    <w:rsid w:val="00A34959"/>
    <w:rsid w:val="00A34FA6"/>
    <w:rsid w:val="00A3520D"/>
    <w:rsid w:val="00A3562C"/>
    <w:rsid w:val="00A35733"/>
    <w:rsid w:val="00A35899"/>
    <w:rsid w:val="00A358AC"/>
    <w:rsid w:val="00A3597E"/>
    <w:rsid w:val="00A35CC6"/>
    <w:rsid w:val="00A372E7"/>
    <w:rsid w:val="00A37A74"/>
    <w:rsid w:val="00A37B4B"/>
    <w:rsid w:val="00A37F14"/>
    <w:rsid w:val="00A37FE9"/>
    <w:rsid w:val="00A4077C"/>
    <w:rsid w:val="00A40793"/>
    <w:rsid w:val="00A4081F"/>
    <w:rsid w:val="00A409F7"/>
    <w:rsid w:val="00A40B6F"/>
    <w:rsid w:val="00A40DCB"/>
    <w:rsid w:val="00A40DED"/>
    <w:rsid w:val="00A41262"/>
    <w:rsid w:val="00A413D5"/>
    <w:rsid w:val="00A4152E"/>
    <w:rsid w:val="00A41B10"/>
    <w:rsid w:val="00A41BA6"/>
    <w:rsid w:val="00A41FB5"/>
    <w:rsid w:val="00A4208B"/>
    <w:rsid w:val="00A42110"/>
    <w:rsid w:val="00A422B0"/>
    <w:rsid w:val="00A436DC"/>
    <w:rsid w:val="00A43BB8"/>
    <w:rsid w:val="00A43C03"/>
    <w:rsid w:val="00A43DFD"/>
    <w:rsid w:val="00A43F9B"/>
    <w:rsid w:val="00A4447B"/>
    <w:rsid w:val="00A44F1A"/>
    <w:rsid w:val="00A45165"/>
    <w:rsid w:val="00A452D2"/>
    <w:rsid w:val="00A45302"/>
    <w:rsid w:val="00A454E6"/>
    <w:rsid w:val="00A4609E"/>
    <w:rsid w:val="00A46390"/>
    <w:rsid w:val="00A466FC"/>
    <w:rsid w:val="00A46865"/>
    <w:rsid w:val="00A46A33"/>
    <w:rsid w:val="00A46B36"/>
    <w:rsid w:val="00A46CBD"/>
    <w:rsid w:val="00A4732A"/>
    <w:rsid w:val="00A4732D"/>
    <w:rsid w:val="00A47D21"/>
    <w:rsid w:val="00A5048E"/>
    <w:rsid w:val="00A5078A"/>
    <w:rsid w:val="00A5078D"/>
    <w:rsid w:val="00A507F8"/>
    <w:rsid w:val="00A50BDA"/>
    <w:rsid w:val="00A50BF9"/>
    <w:rsid w:val="00A50E63"/>
    <w:rsid w:val="00A512DF"/>
    <w:rsid w:val="00A5148E"/>
    <w:rsid w:val="00A51F04"/>
    <w:rsid w:val="00A5203B"/>
    <w:rsid w:val="00A524F8"/>
    <w:rsid w:val="00A526D4"/>
    <w:rsid w:val="00A526DD"/>
    <w:rsid w:val="00A5277B"/>
    <w:rsid w:val="00A528E3"/>
    <w:rsid w:val="00A5298C"/>
    <w:rsid w:val="00A52A6B"/>
    <w:rsid w:val="00A5315B"/>
    <w:rsid w:val="00A531E0"/>
    <w:rsid w:val="00A534F9"/>
    <w:rsid w:val="00A5372D"/>
    <w:rsid w:val="00A53788"/>
    <w:rsid w:val="00A53C71"/>
    <w:rsid w:val="00A53F3C"/>
    <w:rsid w:val="00A5447B"/>
    <w:rsid w:val="00A544D8"/>
    <w:rsid w:val="00A5456E"/>
    <w:rsid w:val="00A5500E"/>
    <w:rsid w:val="00A5522E"/>
    <w:rsid w:val="00A559E1"/>
    <w:rsid w:val="00A55CC0"/>
    <w:rsid w:val="00A55F0E"/>
    <w:rsid w:val="00A563BD"/>
    <w:rsid w:val="00A565CF"/>
    <w:rsid w:val="00A5681F"/>
    <w:rsid w:val="00A56827"/>
    <w:rsid w:val="00A5698A"/>
    <w:rsid w:val="00A569DD"/>
    <w:rsid w:val="00A56A49"/>
    <w:rsid w:val="00A56C98"/>
    <w:rsid w:val="00A56FC2"/>
    <w:rsid w:val="00A5714B"/>
    <w:rsid w:val="00A574C3"/>
    <w:rsid w:val="00A577D5"/>
    <w:rsid w:val="00A57FE5"/>
    <w:rsid w:val="00A601EE"/>
    <w:rsid w:val="00A6091C"/>
    <w:rsid w:val="00A6094E"/>
    <w:rsid w:val="00A60D45"/>
    <w:rsid w:val="00A6148E"/>
    <w:rsid w:val="00A614F9"/>
    <w:rsid w:val="00A61803"/>
    <w:rsid w:val="00A61F7A"/>
    <w:rsid w:val="00A62156"/>
    <w:rsid w:val="00A62258"/>
    <w:rsid w:val="00A624DA"/>
    <w:rsid w:val="00A62919"/>
    <w:rsid w:val="00A62BBF"/>
    <w:rsid w:val="00A631C6"/>
    <w:rsid w:val="00A63309"/>
    <w:rsid w:val="00A63365"/>
    <w:rsid w:val="00A6346A"/>
    <w:rsid w:val="00A63AB3"/>
    <w:rsid w:val="00A64001"/>
    <w:rsid w:val="00A64007"/>
    <w:rsid w:val="00A643AF"/>
    <w:rsid w:val="00A64878"/>
    <w:rsid w:val="00A64A4E"/>
    <w:rsid w:val="00A64B0A"/>
    <w:rsid w:val="00A64DF4"/>
    <w:rsid w:val="00A651A3"/>
    <w:rsid w:val="00A6561C"/>
    <w:rsid w:val="00A66052"/>
    <w:rsid w:val="00A6608D"/>
    <w:rsid w:val="00A6662C"/>
    <w:rsid w:val="00A66AFA"/>
    <w:rsid w:val="00A67261"/>
    <w:rsid w:val="00A67394"/>
    <w:rsid w:val="00A6739C"/>
    <w:rsid w:val="00A677B1"/>
    <w:rsid w:val="00A67B6E"/>
    <w:rsid w:val="00A70015"/>
    <w:rsid w:val="00A70A7B"/>
    <w:rsid w:val="00A7146F"/>
    <w:rsid w:val="00A71888"/>
    <w:rsid w:val="00A71B63"/>
    <w:rsid w:val="00A71C0D"/>
    <w:rsid w:val="00A72434"/>
    <w:rsid w:val="00A73204"/>
    <w:rsid w:val="00A7322A"/>
    <w:rsid w:val="00A733E4"/>
    <w:rsid w:val="00A7343F"/>
    <w:rsid w:val="00A7353F"/>
    <w:rsid w:val="00A73F29"/>
    <w:rsid w:val="00A74B73"/>
    <w:rsid w:val="00A74C22"/>
    <w:rsid w:val="00A753E1"/>
    <w:rsid w:val="00A761B8"/>
    <w:rsid w:val="00A761CA"/>
    <w:rsid w:val="00A76587"/>
    <w:rsid w:val="00A76A9D"/>
    <w:rsid w:val="00A76DFA"/>
    <w:rsid w:val="00A772AB"/>
    <w:rsid w:val="00A7743E"/>
    <w:rsid w:val="00A774A2"/>
    <w:rsid w:val="00A7751B"/>
    <w:rsid w:val="00A7765A"/>
    <w:rsid w:val="00A77C07"/>
    <w:rsid w:val="00A77F11"/>
    <w:rsid w:val="00A8020C"/>
    <w:rsid w:val="00A80476"/>
    <w:rsid w:val="00A806A7"/>
    <w:rsid w:val="00A80885"/>
    <w:rsid w:val="00A80992"/>
    <w:rsid w:val="00A80B70"/>
    <w:rsid w:val="00A811AD"/>
    <w:rsid w:val="00A812EB"/>
    <w:rsid w:val="00A81676"/>
    <w:rsid w:val="00A81D25"/>
    <w:rsid w:val="00A81D87"/>
    <w:rsid w:val="00A81DDA"/>
    <w:rsid w:val="00A81E80"/>
    <w:rsid w:val="00A822F0"/>
    <w:rsid w:val="00A82348"/>
    <w:rsid w:val="00A82653"/>
    <w:rsid w:val="00A82B10"/>
    <w:rsid w:val="00A82C18"/>
    <w:rsid w:val="00A82CEE"/>
    <w:rsid w:val="00A82DF7"/>
    <w:rsid w:val="00A830FA"/>
    <w:rsid w:val="00A83150"/>
    <w:rsid w:val="00A838BA"/>
    <w:rsid w:val="00A83AA8"/>
    <w:rsid w:val="00A84850"/>
    <w:rsid w:val="00A84C2D"/>
    <w:rsid w:val="00A85790"/>
    <w:rsid w:val="00A860AF"/>
    <w:rsid w:val="00A86134"/>
    <w:rsid w:val="00A861FB"/>
    <w:rsid w:val="00A865F2"/>
    <w:rsid w:val="00A866D7"/>
    <w:rsid w:val="00A8686E"/>
    <w:rsid w:val="00A86DDE"/>
    <w:rsid w:val="00A8706A"/>
    <w:rsid w:val="00A87366"/>
    <w:rsid w:val="00A8765C"/>
    <w:rsid w:val="00A8774E"/>
    <w:rsid w:val="00A87D08"/>
    <w:rsid w:val="00A87F0A"/>
    <w:rsid w:val="00A87F44"/>
    <w:rsid w:val="00A9098B"/>
    <w:rsid w:val="00A90F3A"/>
    <w:rsid w:val="00A91214"/>
    <w:rsid w:val="00A9128D"/>
    <w:rsid w:val="00A912C4"/>
    <w:rsid w:val="00A914DD"/>
    <w:rsid w:val="00A91B1F"/>
    <w:rsid w:val="00A91B27"/>
    <w:rsid w:val="00A92844"/>
    <w:rsid w:val="00A92BD0"/>
    <w:rsid w:val="00A92C74"/>
    <w:rsid w:val="00A931D3"/>
    <w:rsid w:val="00A931E4"/>
    <w:rsid w:val="00A93341"/>
    <w:rsid w:val="00A93532"/>
    <w:rsid w:val="00A938E1"/>
    <w:rsid w:val="00A93E68"/>
    <w:rsid w:val="00A93EC9"/>
    <w:rsid w:val="00A940E6"/>
    <w:rsid w:val="00A94EB1"/>
    <w:rsid w:val="00A94F83"/>
    <w:rsid w:val="00A95DAC"/>
    <w:rsid w:val="00A95F10"/>
    <w:rsid w:val="00A962E6"/>
    <w:rsid w:val="00A963CE"/>
    <w:rsid w:val="00A97505"/>
    <w:rsid w:val="00A977FC"/>
    <w:rsid w:val="00AA02C0"/>
    <w:rsid w:val="00AA0778"/>
    <w:rsid w:val="00AA0ADB"/>
    <w:rsid w:val="00AA0DA7"/>
    <w:rsid w:val="00AA0DD5"/>
    <w:rsid w:val="00AA0F11"/>
    <w:rsid w:val="00AA0F45"/>
    <w:rsid w:val="00AA108F"/>
    <w:rsid w:val="00AA1362"/>
    <w:rsid w:val="00AA1ED9"/>
    <w:rsid w:val="00AA2064"/>
    <w:rsid w:val="00AA21B0"/>
    <w:rsid w:val="00AA253D"/>
    <w:rsid w:val="00AA2B8F"/>
    <w:rsid w:val="00AA2FFC"/>
    <w:rsid w:val="00AA3125"/>
    <w:rsid w:val="00AA3A23"/>
    <w:rsid w:val="00AA3AE6"/>
    <w:rsid w:val="00AA455A"/>
    <w:rsid w:val="00AA4A1B"/>
    <w:rsid w:val="00AA4EDB"/>
    <w:rsid w:val="00AA5421"/>
    <w:rsid w:val="00AA552B"/>
    <w:rsid w:val="00AA5563"/>
    <w:rsid w:val="00AA56BF"/>
    <w:rsid w:val="00AA597B"/>
    <w:rsid w:val="00AA629A"/>
    <w:rsid w:val="00AA6ABD"/>
    <w:rsid w:val="00AA6B9A"/>
    <w:rsid w:val="00AA6BFB"/>
    <w:rsid w:val="00AA6CF6"/>
    <w:rsid w:val="00AA6D1C"/>
    <w:rsid w:val="00AA7166"/>
    <w:rsid w:val="00AA71CA"/>
    <w:rsid w:val="00AA723F"/>
    <w:rsid w:val="00AB0257"/>
    <w:rsid w:val="00AB11A5"/>
    <w:rsid w:val="00AB11C9"/>
    <w:rsid w:val="00AB17DD"/>
    <w:rsid w:val="00AB1959"/>
    <w:rsid w:val="00AB1997"/>
    <w:rsid w:val="00AB1CF1"/>
    <w:rsid w:val="00AB1ECE"/>
    <w:rsid w:val="00AB1FE9"/>
    <w:rsid w:val="00AB24BF"/>
    <w:rsid w:val="00AB24EC"/>
    <w:rsid w:val="00AB2682"/>
    <w:rsid w:val="00AB2AFA"/>
    <w:rsid w:val="00AB3032"/>
    <w:rsid w:val="00AB3258"/>
    <w:rsid w:val="00AB3557"/>
    <w:rsid w:val="00AB48CF"/>
    <w:rsid w:val="00AB4C0A"/>
    <w:rsid w:val="00AB4E44"/>
    <w:rsid w:val="00AB50FC"/>
    <w:rsid w:val="00AB525F"/>
    <w:rsid w:val="00AB57B2"/>
    <w:rsid w:val="00AB5B8D"/>
    <w:rsid w:val="00AB5CD8"/>
    <w:rsid w:val="00AB5DC2"/>
    <w:rsid w:val="00AB689E"/>
    <w:rsid w:val="00AB70E9"/>
    <w:rsid w:val="00AB763A"/>
    <w:rsid w:val="00AC0727"/>
    <w:rsid w:val="00AC0763"/>
    <w:rsid w:val="00AC07A2"/>
    <w:rsid w:val="00AC0935"/>
    <w:rsid w:val="00AC0B2E"/>
    <w:rsid w:val="00AC130D"/>
    <w:rsid w:val="00AC1A7A"/>
    <w:rsid w:val="00AC1AA5"/>
    <w:rsid w:val="00AC1E1E"/>
    <w:rsid w:val="00AC2046"/>
    <w:rsid w:val="00AC24D4"/>
    <w:rsid w:val="00AC2524"/>
    <w:rsid w:val="00AC2603"/>
    <w:rsid w:val="00AC282E"/>
    <w:rsid w:val="00AC2B95"/>
    <w:rsid w:val="00AC2EA7"/>
    <w:rsid w:val="00AC33FA"/>
    <w:rsid w:val="00AC3715"/>
    <w:rsid w:val="00AC3DC9"/>
    <w:rsid w:val="00AC4112"/>
    <w:rsid w:val="00AC425D"/>
    <w:rsid w:val="00AC46AA"/>
    <w:rsid w:val="00AC483F"/>
    <w:rsid w:val="00AC48A4"/>
    <w:rsid w:val="00AC4CC1"/>
    <w:rsid w:val="00AC5124"/>
    <w:rsid w:val="00AC55D1"/>
    <w:rsid w:val="00AC5A99"/>
    <w:rsid w:val="00AC5D46"/>
    <w:rsid w:val="00AC6388"/>
    <w:rsid w:val="00AC63D7"/>
    <w:rsid w:val="00AC68A7"/>
    <w:rsid w:val="00AC6AB4"/>
    <w:rsid w:val="00AC71AC"/>
    <w:rsid w:val="00AC7202"/>
    <w:rsid w:val="00AC7442"/>
    <w:rsid w:val="00AC77EC"/>
    <w:rsid w:val="00AC7A96"/>
    <w:rsid w:val="00AC7F84"/>
    <w:rsid w:val="00AD0B1A"/>
    <w:rsid w:val="00AD0C13"/>
    <w:rsid w:val="00AD13DC"/>
    <w:rsid w:val="00AD19C6"/>
    <w:rsid w:val="00AD1C2E"/>
    <w:rsid w:val="00AD211E"/>
    <w:rsid w:val="00AD2422"/>
    <w:rsid w:val="00AD258A"/>
    <w:rsid w:val="00AD282F"/>
    <w:rsid w:val="00AD2ACA"/>
    <w:rsid w:val="00AD2B05"/>
    <w:rsid w:val="00AD3195"/>
    <w:rsid w:val="00AD37D4"/>
    <w:rsid w:val="00AD38CE"/>
    <w:rsid w:val="00AD3A59"/>
    <w:rsid w:val="00AD3F76"/>
    <w:rsid w:val="00AD4007"/>
    <w:rsid w:val="00AD440C"/>
    <w:rsid w:val="00AD4887"/>
    <w:rsid w:val="00AD4894"/>
    <w:rsid w:val="00AD49F8"/>
    <w:rsid w:val="00AD4A3F"/>
    <w:rsid w:val="00AD4A78"/>
    <w:rsid w:val="00AD4C0E"/>
    <w:rsid w:val="00AD4EB8"/>
    <w:rsid w:val="00AD55F3"/>
    <w:rsid w:val="00AD592C"/>
    <w:rsid w:val="00AD594A"/>
    <w:rsid w:val="00AD5C7E"/>
    <w:rsid w:val="00AD5D4A"/>
    <w:rsid w:val="00AD5E23"/>
    <w:rsid w:val="00AD5E54"/>
    <w:rsid w:val="00AD6391"/>
    <w:rsid w:val="00AD665B"/>
    <w:rsid w:val="00AD67AF"/>
    <w:rsid w:val="00AD69D6"/>
    <w:rsid w:val="00AD6CD2"/>
    <w:rsid w:val="00AD6ECD"/>
    <w:rsid w:val="00AD6FFF"/>
    <w:rsid w:val="00AD76B5"/>
    <w:rsid w:val="00AD7B9D"/>
    <w:rsid w:val="00AE0090"/>
    <w:rsid w:val="00AE0250"/>
    <w:rsid w:val="00AE0951"/>
    <w:rsid w:val="00AE0959"/>
    <w:rsid w:val="00AE0CFF"/>
    <w:rsid w:val="00AE1246"/>
    <w:rsid w:val="00AE1DA9"/>
    <w:rsid w:val="00AE1E46"/>
    <w:rsid w:val="00AE1FFB"/>
    <w:rsid w:val="00AE2026"/>
    <w:rsid w:val="00AE2495"/>
    <w:rsid w:val="00AE25A4"/>
    <w:rsid w:val="00AE2942"/>
    <w:rsid w:val="00AE2F50"/>
    <w:rsid w:val="00AE302A"/>
    <w:rsid w:val="00AE3675"/>
    <w:rsid w:val="00AE40A9"/>
    <w:rsid w:val="00AE41F2"/>
    <w:rsid w:val="00AE4453"/>
    <w:rsid w:val="00AE4464"/>
    <w:rsid w:val="00AE48D2"/>
    <w:rsid w:val="00AE490B"/>
    <w:rsid w:val="00AE491C"/>
    <w:rsid w:val="00AE4DE3"/>
    <w:rsid w:val="00AE4FE7"/>
    <w:rsid w:val="00AE5057"/>
    <w:rsid w:val="00AE52F6"/>
    <w:rsid w:val="00AE54FC"/>
    <w:rsid w:val="00AE5B8D"/>
    <w:rsid w:val="00AE5F42"/>
    <w:rsid w:val="00AE622E"/>
    <w:rsid w:val="00AE662A"/>
    <w:rsid w:val="00AE6F41"/>
    <w:rsid w:val="00AE7030"/>
    <w:rsid w:val="00AE7181"/>
    <w:rsid w:val="00AE7646"/>
    <w:rsid w:val="00AE7E5A"/>
    <w:rsid w:val="00AE7F38"/>
    <w:rsid w:val="00AE7F83"/>
    <w:rsid w:val="00AF0872"/>
    <w:rsid w:val="00AF093E"/>
    <w:rsid w:val="00AF11B7"/>
    <w:rsid w:val="00AF1ACF"/>
    <w:rsid w:val="00AF1CF9"/>
    <w:rsid w:val="00AF1FF2"/>
    <w:rsid w:val="00AF26CF"/>
    <w:rsid w:val="00AF29CE"/>
    <w:rsid w:val="00AF2A77"/>
    <w:rsid w:val="00AF3016"/>
    <w:rsid w:val="00AF30E6"/>
    <w:rsid w:val="00AF3661"/>
    <w:rsid w:val="00AF3E57"/>
    <w:rsid w:val="00AF3FB0"/>
    <w:rsid w:val="00AF4489"/>
    <w:rsid w:val="00AF48C3"/>
    <w:rsid w:val="00AF4D4A"/>
    <w:rsid w:val="00AF53C9"/>
    <w:rsid w:val="00AF5907"/>
    <w:rsid w:val="00AF5A43"/>
    <w:rsid w:val="00AF5B28"/>
    <w:rsid w:val="00AF5D42"/>
    <w:rsid w:val="00AF61E6"/>
    <w:rsid w:val="00AF62EE"/>
    <w:rsid w:val="00AF642B"/>
    <w:rsid w:val="00AF6568"/>
    <w:rsid w:val="00AF6ADC"/>
    <w:rsid w:val="00AF6C15"/>
    <w:rsid w:val="00AF7238"/>
    <w:rsid w:val="00AF781E"/>
    <w:rsid w:val="00AF7862"/>
    <w:rsid w:val="00AF7B98"/>
    <w:rsid w:val="00AF7D87"/>
    <w:rsid w:val="00B00009"/>
    <w:rsid w:val="00B0000B"/>
    <w:rsid w:val="00B001CE"/>
    <w:rsid w:val="00B00321"/>
    <w:rsid w:val="00B009DD"/>
    <w:rsid w:val="00B00ED3"/>
    <w:rsid w:val="00B0106E"/>
    <w:rsid w:val="00B010DA"/>
    <w:rsid w:val="00B012FE"/>
    <w:rsid w:val="00B01382"/>
    <w:rsid w:val="00B01652"/>
    <w:rsid w:val="00B0179E"/>
    <w:rsid w:val="00B01928"/>
    <w:rsid w:val="00B01BD6"/>
    <w:rsid w:val="00B022BC"/>
    <w:rsid w:val="00B02F06"/>
    <w:rsid w:val="00B0300A"/>
    <w:rsid w:val="00B03967"/>
    <w:rsid w:val="00B03C4C"/>
    <w:rsid w:val="00B03E36"/>
    <w:rsid w:val="00B04461"/>
    <w:rsid w:val="00B0475D"/>
    <w:rsid w:val="00B0477F"/>
    <w:rsid w:val="00B04A92"/>
    <w:rsid w:val="00B04D72"/>
    <w:rsid w:val="00B050DF"/>
    <w:rsid w:val="00B05260"/>
    <w:rsid w:val="00B055C3"/>
    <w:rsid w:val="00B05C29"/>
    <w:rsid w:val="00B05EB3"/>
    <w:rsid w:val="00B069BD"/>
    <w:rsid w:val="00B073F7"/>
    <w:rsid w:val="00B075F1"/>
    <w:rsid w:val="00B07655"/>
    <w:rsid w:val="00B07E94"/>
    <w:rsid w:val="00B0FD48"/>
    <w:rsid w:val="00B101CF"/>
    <w:rsid w:val="00B10581"/>
    <w:rsid w:val="00B10BDC"/>
    <w:rsid w:val="00B10F80"/>
    <w:rsid w:val="00B11140"/>
    <w:rsid w:val="00B1142A"/>
    <w:rsid w:val="00B1143E"/>
    <w:rsid w:val="00B11A59"/>
    <w:rsid w:val="00B11D8A"/>
    <w:rsid w:val="00B11DE9"/>
    <w:rsid w:val="00B11F11"/>
    <w:rsid w:val="00B12153"/>
    <w:rsid w:val="00B12232"/>
    <w:rsid w:val="00B12357"/>
    <w:rsid w:val="00B126FB"/>
    <w:rsid w:val="00B1277D"/>
    <w:rsid w:val="00B129D4"/>
    <w:rsid w:val="00B12B47"/>
    <w:rsid w:val="00B13556"/>
    <w:rsid w:val="00B13755"/>
    <w:rsid w:val="00B1382F"/>
    <w:rsid w:val="00B13DF9"/>
    <w:rsid w:val="00B140E6"/>
    <w:rsid w:val="00B1422C"/>
    <w:rsid w:val="00B14674"/>
    <w:rsid w:val="00B14CE7"/>
    <w:rsid w:val="00B15019"/>
    <w:rsid w:val="00B15274"/>
    <w:rsid w:val="00B15488"/>
    <w:rsid w:val="00B159FA"/>
    <w:rsid w:val="00B15A2F"/>
    <w:rsid w:val="00B16169"/>
    <w:rsid w:val="00B1630C"/>
    <w:rsid w:val="00B16C62"/>
    <w:rsid w:val="00B174C6"/>
    <w:rsid w:val="00B17D46"/>
    <w:rsid w:val="00B17F88"/>
    <w:rsid w:val="00B20A4D"/>
    <w:rsid w:val="00B20AD3"/>
    <w:rsid w:val="00B20C1F"/>
    <w:rsid w:val="00B20D8F"/>
    <w:rsid w:val="00B21090"/>
    <w:rsid w:val="00B216B0"/>
    <w:rsid w:val="00B217B5"/>
    <w:rsid w:val="00B2182D"/>
    <w:rsid w:val="00B2184F"/>
    <w:rsid w:val="00B21E52"/>
    <w:rsid w:val="00B222E5"/>
    <w:rsid w:val="00B228BF"/>
    <w:rsid w:val="00B23002"/>
    <w:rsid w:val="00B23E35"/>
    <w:rsid w:val="00B23EFB"/>
    <w:rsid w:val="00B2461A"/>
    <w:rsid w:val="00B246E1"/>
    <w:rsid w:val="00B24936"/>
    <w:rsid w:val="00B249E3"/>
    <w:rsid w:val="00B24D41"/>
    <w:rsid w:val="00B24D96"/>
    <w:rsid w:val="00B24F99"/>
    <w:rsid w:val="00B25105"/>
    <w:rsid w:val="00B2512C"/>
    <w:rsid w:val="00B25430"/>
    <w:rsid w:val="00B25788"/>
    <w:rsid w:val="00B258BF"/>
    <w:rsid w:val="00B25B33"/>
    <w:rsid w:val="00B25C9A"/>
    <w:rsid w:val="00B25D6C"/>
    <w:rsid w:val="00B2625B"/>
    <w:rsid w:val="00B26B3A"/>
    <w:rsid w:val="00B2748A"/>
    <w:rsid w:val="00B27772"/>
    <w:rsid w:val="00B27885"/>
    <w:rsid w:val="00B27C06"/>
    <w:rsid w:val="00B27C26"/>
    <w:rsid w:val="00B300E1"/>
    <w:rsid w:val="00B30123"/>
    <w:rsid w:val="00B30337"/>
    <w:rsid w:val="00B305A9"/>
    <w:rsid w:val="00B30617"/>
    <w:rsid w:val="00B3061F"/>
    <w:rsid w:val="00B30821"/>
    <w:rsid w:val="00B30DC9"/>
    <w:rsid w:val="00B313F3"/>
    <w:rsid w:val="00B3141D"/>
    <w:rsid w:val="00B316FF"/>
    <w:rsid w:val="00B319D0"/>
    <w:rsid w:val="00B31B54"/>
    <w:rsid w:val="00B32036"/>
    <w:rsid w:val="00B32144"/>
    <w:rsid w:val="00B32182"/>
    <w:rsid w:val="00B3247D"/>
    <w:rsid w:val="00B328B1"/>
    <w:rsid w:val="00B32C1E"/>
    <w:rsid w:val="00B32CA3"/>
    <w:rsid w:val="00B330A2"/>
    <w:rsid w:val="00B3378F"/>
    <w:rsid w:val="00B33CC3"/>
    <w:rsid w:val="00B33D43"/>
    <w:rsid w:val="00B34445"/>
    <w:rsid w:val="00B34586"/>
    <w:rsid w:val="00B34C21"/>
    <w:rsid w:val="00B354AD"/>
    <w:rsid w:val="00B355C5"/>
    <w:rsid w:val="00B35777"/>
    <w:rsid w:val="00B35FFC"/>
    <w:rsid w:val="00B36A81"/>
    <w:rsid w:val="00B36F4B"/>
    <w:rsid w:val="00B37A3F"/>
    <w:rsid w:val="00B37AF2"/>
    <w:rsid w:val="00B37E0A"/>
    <w:rsid w:val="00B400FB"/>
    <w:rsid w:val="00B404F3"/>
    <w:rsid w:val="00B404FB"/>
    <w:rsid w:val="00B40E8C"/>
    <w:rsid w:val="00B41014"/>
    <w:rsid w:val="00B41400"/>
    <w:rsid w:val="00B414D2"/>
    <w:rsid w:val="00B4161D"/>
    <w:rsid w:val="00B41E9F"/>
    <w:rsid w:val="00B422C1"/>
    <w:rsid w:val="00B423FD"/>
    <w:rsid w:val="00B4267E"/>
    <w:rsid w:val="00B42DAB"/>
    <w:rsid w:val="00B432EC"/>
    <w:rsid w:val="00B43338"/>
    <w:rsid w:val="00B4335C"/>
    <w:rsid w:val="00B43958"/>
    <w:rsid w:val="00B43B63"/>
    <w:rsid w:val="00B43C56"/>
    <w:rsid w:val="00B43EE4"/>
    <w:rsid w:val="00B43FE1"/>
    <w:rsid w:val="00B4409B"/>
    <w:rsid w:val="00B44276"/>
    <w:rsid w:val="00B44562"/>
    <w:rsid w:val="00B4483D"/>
    <w:rsid w:val="00B44A7A"/>
    <w:rsid w:val="00B4557D"/>
    <w:rsid w:val="00B455AF"/>
    <w:rsid w:val="00B455E9"/>
    <w:rsid w:val="00B459DE"/>
    <w:rsid w:val="00B45BD9"/>
    <w:rsid w:val="00B45C6B"/>
    <w:rsid w:val="00B45FA6"/>
    <w:rsid w:val="00B460D0"/>
    <w:rsid w:val="00B46248"/>
    <w:rsid w:val="00B466DE"/>
    <w:rsid w:val="00B46D3A"/>
    <w:rsid w:val="00B471C6"/>
    <w:rsid w:val="00B4741E"/>
    <w:rsid w:val="00B476DF"/>
    <w:rsid w:val="00B47B72"/>
    <w:rsid w:val="00B47D99"/>
    <w:rsid w:val="00B47F7A"/>
    <w:rsid w:val="00B50145"/>
    <w:rsid w:val="00B5061D"/>
    <w:rsid w:val="00B50C46"/>
    <w:rsid w:val="00B50D1A"/>
    <w:rsid w:val="00B50D89"/>
    <w:rsid w:val="00B50E44"/>
    <w:rsid w:val="00B5112C"/>
    <w:rsid w:val="00B51713"/>
    <w:rsid w:val="00B5189E"/>
    <w:rsid w:val="00B524AE"/>
    <w:rsid w:val="00B5263F"/>
    <w:rsid w:val="00B52B5F"/>
    <w:rsid w:val="00B52D2D"/>
    <w:rsid w:val="00B531BE"/>
    <w:rsid w:val="00B53727"/>
    <w:rsid w:val="00B53BE8"/>
    <w:rsid w:val="00B53D78"/>
    <w:rsid w:val="00B53F6C"/>
    <w:rsid w:val="00B53FD6"/>
    <w:rsid w:val="00B5403E"/>
    <w:rsid w:val="00B54342"/>
    <w:rsid w:val="00B54423"/>
    <w:rsid w:val="00B54917"/>
    <w:rsid w:val="00B54AB9"/>
    <w:rsid w:val="00B54AC0"/>
    <w:rsid w:val="00B54FBB"/>
    <w:rsid w:val="00B55268"/>
    <w:rsid w:val="00B553EE"/>
    <w:rsid w:val="00B55669"/>
    <w:rsid w:val="00B5572C"/>
    <w:rsid w:val="00B55DE2"/>
    <w:rsid w:val="00B55FF5"/>
    <w:rsid w:val="00B5618D"/>
    <w:rsid w:val="00B56424"/>
    <w:rsid w:val="00B56C23"/>
    <w:rsid w:val="00B56C97"/>
    <w:rsid w:val="00B574FA"/>
    <w:rsid w:val="00B57B58"/>
    <w:rsid w:val="00B57CFF"/>
    <w:rsid w:val="00B60278"/>
    <w:rsid w:val="00B6070B"/>
    <w:rsid w:val="00B60DDE"/>
    <w:rsid w:val="00B61468"/>
    <w:rsid w:val="00B61A55"/>
    <w:rsid w:val="00B61C3D"/>
    <w:rsid w:val="00B621A6"/>
    <w:rsid w:val="00B624F6"/>
    <w:rsid w:val="00B6267E"/>
    <w:rsid w:val="00B626E3"/>
    <w:rsid w:val="00B627F5"/>
    <w:rsid w:val="00B62851"/>
    <w:rsid w:val="00B6293F"/>
    <w:rsid w:val="00B6298F"/>
    <w:rsid w:val="00B62A41"/>
    <w:rsid w:val="00B63083"/>
    <w:rsid w:val="00B63295"/>
    <w:rsid w:val="00B6358B"/>
    <w:rsid w:val="00B63C4C"/>
    <w:rsid w:val="00B6413F"/>
    <w:rsid w:val="00B6417D"/>
    <w:rsid w:val="00B641C1"/>
    <w:rsid w:val="00B64631"/>
    <w:rsid w:val="00B64987"/>
    <w:rsid w:val="00B6499E"/>
    <w:rsid w:val="00B649C1"/>
    <w:rsid w:val="00B64A37"/>
    <w:rsid w:val="00B64E2A"/>
    <w:rsid w:val="00B650B1"/>
    <w:rsid w:val="00B65239"/>
    <w:rsid w:val="00B65F12"/>
    <w:rsid w:val="00B66106"/>
    <w:rsid w:val="00B66247"/>
    <w:rsid w:val="00B66272"/>
    <w:rsid w:val="00B666B4"/>
    <w:rsid w:val="00B66B85"/>
    <w:rsid w:val="00B66F72"/>
    <w:rsid w:val="00B67023"/>
    <w:rsid w:val="00B67258"/>
    <w:rsid w:val="00B675F5"/>
    <w:rsid w:val="00B6794B"/>
    <w:rsid w:val="00B67ADF"/>
    <w:rsid w:val="00B67C32"/>
    <w:rsid w:val="00B7000F"/>
    <w:rsid w:val="00B70560"/>
    <w:rsid w:val="00B708B0"/>
    <w:rsid w:val="00B70F96"/>
    <w:rsid w:val="00B71010"/>
    <w:rsid w:val="00B710B3"/>
    <w:rsid w:val="00B71162"/>
    <w:rsid w:val="00B711F2"/>
    <w:rsid w:val="00B71217"/>
    <w:rsid w:val="00B7133A"/>
    <w:rsid w:val="00B71F4C"/>
    <w:rsid w:val="00B71FAB"/>
    <w:rsid w:val="00B724B4"/>
    <w:rsid w:val="00B7253D"/>
    <w:rsid w:val="00B7286F"/>
    <w:rsid w:val="00B72C44"/>
    <w:rsid w:val="00B72DC4"/>
    <w:rsid w:val="00B73915"/>
    <w:rsid w:val="00B73C82"/>
    <w:rsid w:val="00B75121"/>
    <w:rsid w:val="00B752B0"/>
    <w:rsid w:val="00B7574D"/>
    <w:rsid w:val="00B75CBB"/>
    <w:rsid w:val="00B75E46"/>
    <w:rsid w:val="00B7616A"/>
    <w:rsid w:val="00B76251"/>
    <w:rsid w:val="00B762E2"/>
    <w:rsid w:val="00B76484"/>
    <w:rsid w:val="00B76C44"/>
    <w:rsid w:val="00B772AC"/>
    <w:rsid w:val="00B77415"/>
    <w:rsid w:val="00B77EA8"/>
    <w:rsid w:val="00B77F29"/>
    <w:rsid w:val="00B77FC2"/>
    <w:rsid w:val="00B80013"/>
    <w:rsid w:val="00B8042C"/>
    <w:rsid w:val="00B80A12"/>
    <w:rsid w:val="00B80C40"/>
    <w:rsid w:val="00B80E09"/>
    <w:rsid w:val="00B81041"/>
    <w:rsid w:val="00B81180"/>
    <w:rsid w:val="00B81247"/>
    <w:rsid w:val="00B81784"/>
    <w:rsid w:val="00B818FE"/>
    <w:rsid w:val="00B819DF"/>
    <w:rsid w:val="00B81A81"/>
    <w:rsid w:val="00B81CAF"/>
    <w:rsid w:val="00B81E1C"/>
    <w:rsid w:val="00B822B5"/>
    <w:rsid w:val="00B822DB"/>
    <w:rsid w:val="00B82F4E"/>
    <w:rsid w:val="00B834B6"/>
    <w:rsid w:val="00B835BF"/>
    <w:rsid w:val="00B83A7B"/>
    <w:rsid w:val="00B83BAF"/>
    <w:rsid w:val="00B84063"/>
    <w:rsid w:val="00B84651"/>
    <w:rsid w:val="00B84800"/>
    <w:rsid w:val="00B84948"/>
    <w:rsid w:val="00B84AA0"/>
    <w:rsid w:val="00B84B89"/>
    <w:rsid w:val="00B84F00"/>
    <w:rsid w:val="00B85137"/>
    <w:rsid w:val="00B853DF"/>
    <w:rsid w:val="00B85950"/>
    <w:rsid w:val="00B85B83"/>
    <w:rsid w:val="00B86427"/>
    <w:rsid w:val="00B864F1"/>
    <w:rsid w:val="00B86A08"/>
    <w:rsid w:val="00B86D0A"/>
    <w:rsid w:val="00B8748D"/>
    <w:rsid w:val="00B87E8F"/>
    <w:rsid w:val="00B90406"/>
    <w:rsid w:val="00B911B1"/>
    <w:rsid w:val="00B912F7"/>
    <w:rsid w:val="00B91919"/>
    <w:rsid w:val="00B9195C"/>
    <w:rsid w:val="00B91BDC"/>
    <w:rsid w:val="00B91C38"/>
    <w:rsid w:val="00B92B39"/>
    <w:rsid w:val="00B92EAF"/>
    <w:rsid w:val="00B92F16"/>
    <w:rsid w:val="00B93084"/>
    <w:rsid w:val="00B933B1"/>
    <w:rsid w:val="00B933C3"/>
    <w:rsid w:val="00B936DD"/>
    <w:rsid w:val="00B93A55"/>
    <w:rsid w:val="00B93B49"/>
    <w:rsid w:val="00B94429"/>
    <w:rsid w:val="00B94587"/>
    <w:rsid w:val="00B9479E"/>
    <w:rsid w:val="00B94A1A"/>
    <w:rsid w:val="00B94F0D"/>
    <w:rsid w:val="00B94FBF"/>
    <w:rsid w:val="00B95482"/>
    <w:rsid w:val="00B95ACE"/>
    <w:rsid w:val="00B95D5B"/>
    <w:rsid w:val="00B95F9F"/>
    <w:rsid w:val="00B964D0"/>
    <w:rsid w:val="00B96CC7"/>
    <w:rsid w:val="00B97396"/>
    <w:rsid w:val="00B973EA"/>
    <w:rsid w:val="00B97622"/>
    <w:rsid w:val="00B9794D"/>
    <w:rsid w:val="00B97987"/>
    <w:rsid w:val="00BA0318"/>
    <w:rsid w:val="00BA07C1"/>
    <w:rsid w:val="00BA0926"/>
    <w:rsid w:val="00BA0BD7"/>
    <w:rsid w:val="00BA0CF2"/>
    <w:rsid w:val="00BA0E61"/>
    <w:rsid w:val="00BA0E62"/>
    <w:rsid w:val="00BA1942"/>
    <w:rsid w:val="00BA199B"/>
    <w:rsid w:val="00BA1F47"/>
    <w:rsid w:val="00BA1F5F"/>
    <w:rsid w:val="00BA21F5"/>
    <w:rsid w:val="00BA2340"/>
    <w:rsid w:val="00BA24B6"/>
    <w:rsid w:val="00BA2596"/>
    <w:rsid w:val="00BA25A4"/>
    <w:rsid w:val="00BA2751"/>
    <w:rsid w:val="00BA323C"/>
    <w:rsid w:val="00BA3A34"/>
    <w:rsid w:val="00BA3B4B"/>
    <w:rsid w:val="00BA3BA9"/>
    <w:rsid w:val="00BA4051"/>
    <w:rsid w:val="00BA410B"/>
    <w:rsid w:val="00BA41E2"/>
    <w:rsid w:val="00BA50AD"/>
    <w:rsid w:val="00BA582C"/>
    <w:rsid w:val="00BA5845"/>
    <w:rsid w:val="00BA6009"/>
    <w:rsid w:val="00BA62F9"/>
    <w:rsid w:val="00BA6947"/>
    <w:rsid w:val="00BA6D3A"/>
    <w:rsid w:val="00BA6F77"/>
    <w:rsid w:val="00BA75B4"/>
    <w:rsid w:val="00BA766A"/>
    <w:rsid w:val="00BA7725"/>
    <w:rsid w:val="00BA7A5C"/>
    <w:rsid w:val="00BA7AD0"/>
    <w:rsid w:val="00BA7B80"/>
    <w:rsid w:val="00BA7D00"/>
    <w:rsid w:val="00BB03DC"/>
    <w:rsid w:val="00BB04B4"/>
    <w:rsid w:val="00BB07CE"/>
    <w:rsid w:val="00BB0D05"/>
    <w:rsid w:val="00BB0F89"/>
    <w:rsid w:val="00BB1493"/>
    <w:rsid w:val="00BB165F"/>
    <w:rsid w:val="00BB1784"/>
    <w:rsid w:val="00BB1985"/>
    <w:rsid w:val="00BB2340"/>
    <w:rsid w:val="00BB25F7"/>
    <w:rsid w:val="00BB2B24"/>
    <w:rsid w:val="00BB31B0"/>
    <w:rsid w:val="00BB3255"/>
    <w:rsid w:val="00BB334C"/>
    <w:rsid w:val="00BB3EE8"/>
    <w:rsid w:val="00BB41AA"/>
    <w:rsid w:val="00BB451B"/>
    <w:rsid w:val="00BB47FF"/>
    <w:rsid w:val="00BB4AFF"/>
    <w:rsid w:val="00BB4BE5"/>
    <w:rsid w:val="00BB4F5A"/>
    <w:rsid w:val="00BB5289"/>
    <w:rsid w:val="00BB55DE"/>
    <w:rsid w:val="00BB5A3C"/>
    <w:rsid w:val="00BB5B5F"/>
    <w:rsid w:val="00BB643F"/>
    <w:rsid w:val="00BB64B0"/>
    <w:rsid w:val="00BB6738"/>
    <w:rsid w:val="00BB6827"/>
    <w:rsid w:val="00BB6A2A"/>
    <w:rsid w:val="00BB702F"/>
    <w:rsid w:val="00BB7307"/>
    <w:rsid w:val="00BB7A4B"/>
    <w:rsid w:val="00BB7CE4"/>
    <w:rsid w:val="00BB7D7D"/>
    <w:rsid w:val="00BC034A"/>
    <w:rsid w:val="00BC03BB"/>
    <w:rsid w:val="00BC056B"/>
    <w:rsid w:val="00BC0E76"/>
    <w:rsid w:val="00BC12E1"/>
    <w:rsid w:val="00BC138C"/>
    <w:rsid w:val="00BC19BD"/>
    <w:rsid w:val="00BC1D01"/>
    <w:rsid w:val="00BC1EE9"/>
    <w:rsid w:val="00BC2117"/>
    <w:rsid w:val="00BC2759"/>
    <w:rsid w:val="00BC2F22"/>
    <w:rsid w:val="00BC31B7"/>
    <w:rsid w:val="00BC331F"/>
    <w:rsid w:val="00BC339B"/>
    <w:rsid w:val="00BC361F"/>
    <w:rsid w:val="00BC3651"/>
    <w:rsid w:val="00BC381B"/>
    <w:rsid w:val="00BC3C9D"/>
    <w:rsid w:val="00BC4018"/>
    <w:rsid w:val="00BC4067"/>
    <w:rsid w:val="00BC4251"/>
    <w:rsid w:val="00BC49C3"/>
    <w:rsid w:val="00BC540C"/>
    <w:rsid w:val="00BC563C"/>
    <w:rsid w:val="00BC569D"/>
    <w:rsid w:val="00BC5A0D"/>
    <w:rsid w:val="00BC5AB7"/>
    <w:rsid w:val="00BC5C62"/>
    <w:rsid w:val="00BC60AC"/>
    <w:rsid w:val="00BC6302"/>
    <w:rsid w:val="00BC674E"/>
    <w:rsid w:val="00BC6A65"/>
    <w:rsid w:val="00BC6C64"/>
    <w:rsid w:val="00BC6DD9"/>
    <w:rsid w:val="00BC799D"/>
    <w:rsid w:val="00BC79B0"/>
    <w:rsid w:val="00BC7A3F"/>
    <w:rsid w:val="00BC7A97"/>
    <w:rsid w:val="00BC7EBB"/>
    <w:rsid w:val="00BD0111"/>
    <w:rsid w:val="00BD052E"/>
    <w:rsid w:val="00BD0F23"/>
    <w:rsid w:val="00BD0FF2"/>
    <w:rsid w:val="00BD122B"/>
    <w:rsid w:val="00BD1269"/>
    <w:rsid w:val="00BD12EA"/>
    <w:rsid w:val="00BD1476"/>
    <w:rsid w:val="00BD1533"/>
    <w:rsid w:val="00BD1585"/>
    <w:rsid w:val="00BD174C"/>
    <w:rsid w:val="00BD1915"/>
    <w:rsid w:val="00BD2697"/>
    <w:rsid w:val="00BD26EE"/>
    <w:rsid w:val="00BD2AA8"/>
    <w:rsid w:val="00BD2B97"/>
    <w:rsid w:val="00BD35DB"/>
    <w:rsid w:val="00BD3889"/>
    <w:rsid w:val="00BD3A60"/>
    <w:rsid w:val="00BD3BEE"/>
    <w:rsid w:val="00BD3C57"/>
    <w:rsid w:val="00BD3F0C"/>
    <w:rsid w:val="00BD4AA3"/>
    <w:rsid w:val="00BD51E5"/>
    <w:rsid w:val="00BD597B"/>
    <w:rsid w:val="00BD5C07"/>
    <w:rsid w:val="00BD618B"/>
    <w:rsid w:val="00BD624A"/>
    <w:rsid w:val="00BD6C2B"/>
    <w:rsid w:val="00BD6C64"/>
    <w:rsid w:val="00BD7110"/>
    <w:rsid w:val="00BD7142"/>
    <w:rsid w:val="00BD714A"/>
    <w:rsid w:val="00BD740F"/>
    <w:rsid w:val="00BD797B"/>
    <w:rsid w:val="00BD7FF7"/>
    <w:rsid w:val="00BE0AF1"/>
    <w:rsid w:val="00BE1196"/>
    <w:rsid w:val="00BE14EC"/>
    <w:rsid w:val="00BE16D8"/>
    <w:rsid w:val="00BE181E"/>
    <w:rsid w:val="00BE18F4"/>
    <w:rsid w:val="00BE18F6"/>
    <w:rsid w:val="00BE1E05"/>
    <w:rsid w:val="00BE22F4"/>
    <w:rsid w:val="00BE2435"/>
    <w:rsid w:val="00BE291C"/>
    <w:rsid w:val="00BE2BE7"/>
    <w:rsid w:val="00BE2E13"/>
    <w:rsid w:val="00BE2E1E"/>
    <w:rsid w:val="00BE3377"/>
    <w:rsid w:val="00BE3469"/>
    <w:rsid w:val="00BE387B"/>
    <w:rsid w:val="00BE3ACC"/>
    <w:rsid w:val="00BE3D68"/>
    <w:rsid w:val="00BE4499"/>
    <w:rsid w:val="00BE44E4"/>
    <w:rsid w:val="00BE48CC"/>
    <w:rsid w:val="00BE4C3A"/>
    <w:rsid w:val="00BE4DEF"/>
    <w:rsid w:val="00BE531D"/>
    <w:rsid w:val="00BE5728"/>
    <w:rsid w:val="00BE5EEE"/>
    <w:rsid w:val="00BE6410"/>
    <w:rsid w:val="00BE67B0"/>
    <w:rsid w:val="00BE6888"/>
    <w:rsid w:val="00BE72E9"/>
    <w:rsid w:val="00BE77E1"/>
    <w:rsid w:val="00BE7B61"/>
    <w:rsid w:val="00BE7BB1"/>
    <w:rsid w:val="00BE7CAF"/>
    <w:rsid w:val="00BE7D30"/>
    <w:rsid w:val="00BE7F74"/>
    <w:rsid w:val="00BF023A"/>
    <w:rsid w:val="00BF1146"/>
    <w:rsid w:val="00BF1189"/>
    <w:rsid w:val="00BF1543"/>
    <w:rsid w:val="00BF1691"/>
    <w:rsid w:val="00BF1740"/>
    <w:rsid w:val="00BF19F0"/>
    <w:rsid w:val="00BF1C91"/>
    <w:rsid w:val="00BF1E1A"/>
    <w:rsid w:val="00BF1F48"/>
    <w:rsid w:val="00BF20A7"/>
    <w:rsid w:val="00BF2185"/>
    <w:rsid w:val="00BF21AB"/>
    <w:rsid w:val="00BF2C89"/>
    <w:rsid w:val="00BF2D1B"/>
    <w:rsid w:val="00BF36EA"/>
    <w:rsid w:val="00BF37BA"/>
    <w:rsid w:val="00BF3BF1"/>
    <w:rsid w:val="00BF3C73"/>
    <w:rsid w:val="00BF3E6F"/>
    <w:rsid w:val="00BF4068"/>
    <w:rsid w:val="00BF4129"/>
    <w:rsid w:val="00BF42FC"/>
    <w:rsid w:val="00BF444F"/>
    <w:rsid w:val="00BF4602"/>
    <w:rsid w:val="00BF4872"/>
    <w:rsid w:val="00BF4A90"/>
    <w:rsid w:val="00BF4B42"/>
    <w:rsid w:val="00BF4D06"/>
    <w:rsid w:val="00BF4DCE"/>
    <w:rsid w:val="00BF4F09"/>
    <w:rsid w:val="00BF5A05"/>
    <w:rsid w:val="00BF5D2F"/>
    <w:rsid w:val="00BF5E91"/>
    <w:rsid w:val="00BF601F"/>
    <w:rsid w:val="00BF64DF"/>
    <w:rsid w:val="00BF6720"/>
    <w:rsid w:val="00BF69FD"/>
    <w:rsid w:val="00BF6CF9"/>
    <w:rsid w:val="00BF6F73"/>
    <w:rsid w:val="00BF711B"/>
    <w:rsid w:val="00BF7143"/>
    <w:rsid w:val="00BF7401"/>
    <w:rsid w:val="00BF764C"/>
    <w:rsid w:val="00BF7B94"/>
    <w:rsid w:val="00C00400"/>
    <w:rsid w:val="00C00653"/>
    <w:rsid w:val="00C006D9"/>
    <w:rsid w:val="00C01233"/>
    <w:rsid w:val="00C01294"/>
    <w:rsid w:val="00C01359"/>
    <w:rsid w:val="00C0171D"/>
    <w:rsid w:val="00C024AA"/>
    <w:rsid w:val="00C02918"/>
    <w:rsid w:val="00C02BF5"/>
    <w:rsid w:val="00C0313B"/>
    <w:rsid w:val="00C032A0"/>
    <w:rsid w:val="00C0333E"/>
    <w:rsid w:val="00C033BB"/>
    <w:rsid w:val="00C034B8"/>
    <w:rsid w:val="00C03B36"/>
    <w:rsid w:val="00C03C98"/>
    <w:rsid w:val="00C04133"/>
    <w:rsid w:val="00C044D1"/>
    <w:rsid w:val="00C0459E"/>
    <w:rsid w:val="00C04608"/>
    <w:rsid w:val="00C055DE"/>
    <w:rsid w:val="00C056E4"/>
    <w:rsid w:val="00C05C3E"/>
    <w:rsid w:val="00C06006"/>
    <w:rsid w:val="00C060DE"/>
    <w:rsid w:val="00C06B6D"/>
    <w:rsid w:val="00C06EBE"/>
    <w:rsid w:val="00C06EDA"/>
    <w:rsid w:val="00C0731F"/>
    <w:rsid w:val="00C073C5"/>
    <w:rsid w:val="00C075BB"/>
    <w:rsid w:val="00C07DCE"/>
    <w:rsid w:val="00C07DEB"/>
    <w:rsid w:val="00C07F6E"/>
    <w:rsid w:val="00C07FD8"/>
    <w:rsid w:val="00C101CC"/>
    <w:rsid w:val="00C1023B"/>
    <w:rsid w:val="00C106B0"/>
    <w:rsid w:val="00C107FF"/>
    <w:rsid w:val="00C1091B"/>
    <w:rsid w:val="00C10EDB"/>
    <w:rsid w:val="00C111D6"/>
    <w:rsid w:val="00C11317"/>
    <w:rsid w:val="00C115A3"/>
    <w:rsid w:val="00C11A9F"/>
    <w:rsid w:val="00C11E9C"/>
    <w:rsid w:val="00C129A5"/>
    <w:rsid w:val="00C12C9D"/>
    <w:rsid w:val="00C13311"/>
    <w:rsid w:val="00C13335"/>
    <w:rsid w:val="00C13748"/>
    <w:rsid w:val="00C137FF"/>
    <w:rsid w:val="00C13912"/>
    <w:rsid w:val="00C13B66"/>
    <w:rsid w:val="00C14683"/>
    <w:rsid w:val="00C14B1A"/>
    <w:rsid w:val="00C14BC4"/>
    <w:rsid w:val="00C14E83"/>
    <w:rsid w:val="00C15015"/>
    <w:rsid w:val="00C15169"/>
    <w:rsid w:val="00C158A2"/>
    <w:rsid w:val="00C159D4"/>
    <w:rsid w:val="00C15CAA"/>
    <w:rsid w:val="00C15DC6"/>
    <w:rsid w:val="00C15F50"/>
    <w:rsid w:val="00C1604D"/>
    <w:rsid w:val="00C16370"/>
    <w:rsid w:val="00C16869"/>
    <w:rsid w:val="00C16F1F"/>
    <w:rsid w:val="00C173AF"/>
    <w:rsid w:val="00C17742"/>
    <w:rsid w:val="00C17EAD"/>
    <w:rsid w:val="00C2019D"/>
    <w:rsid w:val="00C20707"/>
    <w:rsid w:val="00C20767"/>
    <w:rsid w:val="00C207EB"/>
    <w:rsid w:val="00C20B1C"/>
    <w:rsid w:val="00C2149F"/>
    <w:rsid w:val="00C21675"/>
    <w:rsid w:val="00C2183B"/>
    <w:rsid w:val="00C226F4"/>
    <w:rsid w:val="00C22759"/>
    <w:rsid w:val="00C22837"/>
    <w:rsid w:val="00C22904"/>
    <w:rsid w:val="00C22950"/>
    <w:rsid w:val="00C22B5B"/>
    <w:rsid w:val="00C22D01"/>
    <w:rsid w:val="00C2306B"/>
    <w:rsid w:val="00C23106"/>
    <w:rsid w:val="00C235F3"/>
    <w:rsid w:val="00C23E04"/>
    <w:rsid w:val="00C249DE"/>
    <w:rsid w:val="00C24D32"/>
    <w:rsid w:val="00C256B8"/>
    <w:rsid w:val="00C25C60"/>
    <w:rsid w:val="00C25EE2"/>
    <w:rsid w:val="00C26011"/>
    <w:rsid w:val="00C262B1"/>
    <w:rsid w:val="00C262DD"/>
    <w:rsid w:val="00C2667E"/>
    <w:rsid w:val="00C267B7"/>
    <w:rsid w:val="00C26B82"/>
    <w:rsid w:val="00C26BA8"/>
    <w:rsid w:val="00C273AB"/>
    <w:rsid w:val="00C27540"/>
    <w:rsid w:val="00C27661"/>
    <w:rsid w:val="00C276C4"/>
    <w:rsid w:val="00C30371"/>
    <w:rsid w:val="00C30402"/>
    <w:rsid w:val="00C305FF"/>
    <w:rsid w:val="00C30E9F"/>
    <w:rsid w:val="00C311F5"/>
    <w:rsid w:val="00C3154F"/>
    <w:rsid w:val="00C3157C"/>
    <w:rsid w:val="00C31D4E"/>
    <w:rsid w:val="00C31D8D"/>
    <w:rsid w:val="00C32262"/>
    <w:rsid w:val="00C32838"/>
    <w:rsid w:val="00C32C9F"/>
    <w:rsid w:val="00C32EDE"/>
    <w:rsid w:val="00C33464"/>
    <w:rsid w:val="00C334DF"/>
    <w:rsid w:val="00C334F3"/>
    <w:rsid w:val="00C33875"/>
    <w:rsid w:val="00C33A4F"/>
    <w:rsid w:val="00C348AB"/>
    <w:rsid w:val="00C349D5"/>
    <w:rsid w:val="00C34A1B"/>
    <w:rsid w:val="00C351DA"/>
    <w:rsid w:val="00C35509"/>
    <w:rsid w:val="00C356C5"/>
    <w:rsid w:val="00C35980"/>
    <w:rsid w:val="00C35B32"/>
    <w:rsid w:val="00C35DFD"/>
    <w:rsid w:val="00C35F27"/>
    <w:rsid w:val="00C36218"/>
    <w:rsid w:val="00C364C1"/>
    <w:rsid w:val="00C367EE"/>
    <w:rsid w:val="00C36B58"/>
    <w:rsid w:val="00C37135"/>
    <w:rsid w:val="00C37498"/>
    <w:rsid w:val="00C40B52"/>
    <w:rsid w:val="00C40E05"/>
    <w:rsid w:val="00C40E18"/>
    <w:rsid w:val="00C4198C"/>
    <w:rsid w:val="00C41F16"/>
    <w:rsid w:val="00C41F29"/>
    <w:rsid w:val="00C4246D"/>
    <w:rsid w:val="00C428FD"/>
    <w:rsid w:val="00C4336A"/>
    <w:rsid w:val="00C4391E"/>
    <w:rsid w:val="00C43938"/>
    <w:rsid w:val="00C43BB7"/>
    <w:rsid w:val="00C43F79"/>
    <w:rsid w:val="00C441F3"/>
    <w:rsid w:val="00C442A1"/>
    <w:rsid w:val="00C4440B"/>
    <w:rsid w:val="00C44934"/>
    <w:rsid w:val="00C44E18"/>
    <w:rsid w:val="00C44E38"/>
    <w:rsid w:val="00C44EE8"/>
    <w:rsid w:val="00C450E6"/>
    <w:rsid w:val="00C4586F"/>
    <w:rsid w:val="00C459E6"/>
    <w:rsid w:val="00C45A4B"/>
    <w:rsid w:val="00C46058"/>
    <w:rsid w:val="00C463CF"/>
    <w:rsid w:val="00C4648C"/>
    <w:rsid w:val="00C475E6"/>
    <w:rsid w:val="00C47895"/>
    <w:rsid w:val="00C478F3"/>
    <w:rsid w:val="00C50104"/>
    <w:rsid w:val="00C5017A"/>
    <w:rsid w:val="00C502D6"/>
    <w:rsid w:val="00C502F7"/>
    <w:rsid w:val="00C50306"/>
    <w:rsid w:val="00C50B2E"/>
    <w:rsid w:val="00C50C76"/>
    <w:rsid w:val="00C50DE8"/>
    <w:rsid w:val="00C5111F"/>
    <w:rsid w:val="00C51150"/>
    <w:rsid w:val="00C516F6"/>
    <w:rsid w:val="00C5185E"/>
    <w:rsid w:val="00C518DD"/>
    <w:rsid w:val="00C51B9A"/>
    <w:rsid w:val="00C51C7F"/>
    <w:rsid w:val="00C51F9F"/>
    <w:rsid w:val="00C52068"/>
    <w:rsid w:val="00C5218B"/>
    <w:rsid w:val="00C522E6"/>
    <w:rsid w:val="00C523F7"/>
    <w:rsid w:val="00C527D0"/>
    <w:rsid w:val="00C529E9"/>
    <w:rsid w:val="00C52AF5"/>
    <w:rsid w:val="00C53317"/>
    <w:rsid w:val="00C53871"/>
    <w:rsid w:val="00C53EF3"/>
    <w:rsid w:val="00C53FA3"/>
    <w:rsid w:val="00C546A6"/>
    <w:rsid w:val="00C55019"/>
    <w:rsid w:val="00C55223"/>
    <w:rsid w:val="00C554AB"/>
    <w:rsid w:val="00C55605"/>
    <w:rsid w:val="00C55EAD"/>
    <w:rsid w:val="00C55FFF"/>
    <w:rsid w:val="00C5659C"/>
    <w:rsid w:val="00C5667E"/>
    <w:rsid w:val="00C56810"/>
    <w:rsid w:val="00C56C36"/>
    <w:rsid w:val="00C56DA2"/>
    <w:rsid w:val="00C56DB1"/>
    <w:rsid w:val="00C57501"/>
    <w:rsid w:val="00C57B05"/>
    <w:rsid w:val="00C57C40"/>
    <w:rsid w:val="00C6020A"/>
    <w:rsid w:val="00C603EB"/>
    <w:rsid w:val="00C60590"/>
    <w:rsid w:val="00C60DD6"/>
    <w:rsid w:val="00C610E3"/>
    <w:rsid w:val="00C61318"/>
    <w:rsid w:val="00C615B1"/>
    <w:rsid w:val="00C616A0"/>
    <w:rsid w:val="00C6172D"/>
    <w:rsid w:val="00C61739"/>
    <w:rsid w:val="00C61765"/>
    <w:rsid w:val="00C61AEC"/>
    <w:rsid w:val="00C61CB2"/>
    <w:rsid w:val="00C62659"/>
    <w:rsid w:val="00C626D4"/>
    <w:rsid w:val="00C629E2"/>
    <w:rsid w:val="00C62AEF"/>
    <w:rsid w:val="00C62BB8"/>
    <w:rsid w:val="00C62BF7"/>
    <w:rsid w:val="00C62D3C"/>
    <w:rsid w:val="00C63090"/>
    <w:rsid w:val="00C633D3"/>
    <w:rsid w:val="00C642D7"/>
    <w:rsid w:val="00C643EB"/>
    <w:rsid w:val="00C647EB"/>
    <w:rsid w:val="00C64AAD"/>
    <w:rsid w:val="00C64FED"/>
    <w:rsid w:val="00C65495"/>
    <w:rsid w:val="00C65600"/>
    <w:rsid w:val="00C65909"/>
    <w:rsid w:val="00C65976"/>
    <w:rsid w:val="00C65B75"/>
    <w:rsid w:val="00C65E0F"/>
    <w:rsid w:val="00C66325"/>
    <w:rsid w:val="00C66B18"/>
    <w:rsid w:val="00C66BD3"/>
    <w:rsid w:val="00C70020"/>
    <w:rsid w:val="00C702A1"/>
    <w:rsid w:val="00C7050A"/>
    <w:rsid w:val="00C70873"/>
    <w:rsid w:val="00C709F4"/>
    <w:rsid w:val="00C70FE8"/>
    <w:rsid w:val="00C7198F"/>
    <w:rsid w:val="00C71E51"/>
    <w:rsid w:val="00C71FEE"/>
    <w:rsid w:val="00C72F5E"/>
    <w:rsid w:val="00C736FD"/>
    <w:rsid w:val="00C7374C"/>
    <w:rsid w:val="00C737CA"/>
    <w:rsid w:val="00C73C4A"/>
    <w:rsid w:val="00C74108"/>
    <w:rsid w:val="00C74183"/>
    <w:rsid w:val="00C74291"/>
    <w:rsid w:val="00C7431F"/>
    <w:rsid w:val="00C7439D"/>
    <w:rsid w:val="00C7472B"/>
    <w:rsid w:val="00C74E53"/>
    <w:rsid w:val="00C7533C"/>
    <w:rsid w:val="00C7590E"/>
    <w:rsid w:val="00C75DB6"/>
    <w:rsid w:val="00C75F07"/>
    <w:rsid w:val="00C75F0A"/>
    <w:rsid w:val="00C76515"/>
    <w:rsid w:val="00C76566"/>
    <w:rsid w:val="00C766BF"/>
    <w:rsid w:val="00C76AE2"/>
    <w:rsid w:val="00C77817"/>
    <w:rsid w:val="00C77BD1"/>
    <w:rsid w:val="00C77EC5"/>
    <w:rsid w:val="00C80293"/>
    <w:rsid w:val="00C815D9"/>
    <w:rsid w:val="00C824E6"/>
    <w:rsid w:val="00C82F17"/>
    <w:rsid w:val="00C83672"/>
    <w:rsid w:val="00C8368C"/>
    <w:rsid w:val="00C837D9"/>
    <w:rsid w:val="00C83C59"/>
    <w:rsid w:val="00C83EE0"/>
    <w:rsid w:val="00C8421C"/>
    <w:rsid w:val="00C843AB"/>
    <w:rsid w:val="00C8447E"/>
    <w:rsid w:val="00C84C84"/>
    <w:rsid w:val="00C857F9"/>
    <w:rsid w:val="00C8584B"/>
    <w:rsid w:val="00C8585C"/>
    <w:rsid w:val="00C8588F"/>
    <w:rsid w:val="00C858F5"/>
    <w:rsid w:val="00C85B19"/>
    <w:rsid w:val="00C85B94"/>
    <w:rsid w:val="00C85C7E"/>
    <w:rsid w:val="00C85D37"/>
    <w:rsid w:val="00C86453"/>
    <w:rsid w:val="00C867D1"/>
    <w:rsid w:val="00C86899"/>
    <w:rsid w:val="00C869B6"/>
    <w:rsid w:val="00C87D91"/>
    <w:rsid w:val="00C87EEA"/>
    <w:rsid w:val="00C901E3"/>
    <w:rsid w:val="00C905A9"/>
    <w:rsid w:val="00C90756"/>
    <w:rsid w:val="00C90E5B"/>
    <w:rsid w:val="00C90F14"/>
    <w:rsid w:val="00C90F36"/>
    <w:rsid w:val="00C9131A"/>
    <w:rsid w:val="00C914BE"/>
    <w:rsid w:val="00C91614"/>
    <w:rsid w:val="00C916A0"/>
    <w:rsid w:val="00C91781"/>
    <w:rsid w:val="00C9178C"/>
    <w:rsid w:val="00C91990"/>
    <w:rsid w:val="00C919CC"/>
    <w:rsid w:val="00C91E22"/>
    <w:rsid w:val="00C91FB8"/>
    <w:rsid w:val="00C92123"/>
    <w:rsid w:val="00C92129"/>
    <w:rsid w:val="00C921BE"/>
    <w:rsid w:val="00C92A90"/>
    <w:rsid w:val="00C92BF7"/>
    <w:rsid w:val="00C92D2B"/>
    <w:rsid w:val="00C9342F"/>
    <w:rsid w:val="00C934CF"/>
    <w:rsid w:val="00C938BF"/>
    <w:rsid w:val="00C93B89"/>
    <w:rsid w:val="00C93D5B"/>
    <w:rsid w:val="00C941EC"/>
    <w:rsid w:val="00C943CE"/>
    <w:rsid w:val="00C9465D"/>
    <w:rsid w:val="00C946D5"/>
    <w:rsid w:val="00C94946"/>
    <w:rsid w:val="00C94B28"/>
    <w:rsid w:val="00C94C68"/>
    <w:rsid w:val="00C9523B"/>
    <w:rsid w:val="00C95262"/>
    <w:rsid w:val="00C95267"/>
    <w:rsid w:val="00C95521"/>
    <w:rsid w:val="00C9585C"/>
    <w:rsid w:val="00C95976"/>
    <w:rsid w:val="00C95F34"/>
    <w:rsid w:val="00C9611D"/>
    <w:rsid w:val="00C96962"/>
    <w:rsid w:val="00C96BD8"/>
    <w:rsid w:val="00C97C71"/>
    <w:rsid w:val="00CA0056"/>
    <w:rsid w:val="00CA0217"/>
    <w:rsid w:val="00CA038B"/>
    <w:rsid w:val="00CA1564"/>
    <w:rsid w:val="00CA15F2"/>
    <w:rsid w:val="00CA17A1"/>
    <w:rsid w:val="00CA26F3"/>
    <w:rsid w:val="00CA29AB"/>
    <w:rsid w:val="00CA2B30"/>
    <w:rsid w:val="00CA329E"/>
    <w:rsid w:val="00CA3697"/>
    <w:rsid w:val="00CA38F5"/>
    <w:rsid w:val="00CA3964"/>
    <w:rsid w:val="00CA40D9"/>
    <w:rsid w:val="00CA45D8"/>
    <w:rsid w:val="00CA45F5"/>
    <w:rsid w:val="00CA4786"/>
    <w:rsid w:val="00CA47A2"/>
    <w:rsid w:val="00CA5175"/>
    <w:rsid w:val="00CA603D"/>
    <w:rsid w:val="00CA6702"/>
    <w:rsid w:val="00CA69A5"/>
    <w:rsid w:val="00CA6A1C"/>
    <w:rsid w:val="00CA6FDD"/>
    <w:rsid w:val="00CA71F7"/>
    <w:rsid w:val="00CA7876"/>
    <w:rsid w:val="00CA78F8"/>
    <w:rsid w:val="00CA7B59"/>
    <w:rsid w:val="00CA7C04"/>
    <w:rsid w:val="00CA7C40"/>
    <w:rsid w:val="00CA7ED5"/>
    <w:rsid w:val="00CB044F"/>
    <w:rsid w:val="00CB0B73"/>
    <w:rsid w:val="00CB0CE7"/>
    <w:rsid w:val="00CB1076"/>
    <w:rsid w:val="00CB1435"/>
    <w:rsid w:val="00CB17B1"/>
    <w:rsid w:val="00CB1E67"/>
    <w:rsid w:val="00CB1F9F"/>
    <w:rsid w:val="00CB2199"/>
    <w:rsid w:val="00CB2A74"/>
    <w:rsid w:val="00CB2C82"/>
    <w:rsid w:val="00CB2EAD"/>
    <w:rsid w:val="00CB2EBB"/>
    <w:rsid w:val="00CB2F9E"/>
    <w:rsid w:val="00CB31CB"/>
    <w:rsid w:val="00CB366D"/>
    <w:rsid w:val="00CB36CF"/>
    <w:rsid w:val="00CB37D6"/>
    <w:rsid w:val="00CB3ABF"/>
    <w:rsid w:val="00CB3BC3"/>
    <w:rsid w:val="00CB411F"/>
    <w:rsid w:val="00CB4339"/>
    <w:rsid w:val="00CB4500"/>
    <w:rsid w:val="00CB4893"/>
    <w:rsid w:val="00CB48D0"/>
    <w:rsid w:val="00CB491F"/>
    <w:rsid w:val="00CB4A3B"/>
    <w:rsid w:val="00CB4A6B"/>
    <w:rsid w:val="00CB5560"/>
    <w:rsid w:val="00CB5700"/>
    <w:rsid w:val="00CB5787"/>
    <w:rsid w:val="00CB5BF3"/>
    <w:rsid w:val="00CB5C55"/>
    <w:rsid w:val="00CB5FD1"/>
    <w:rsid w:val="00CB626A"/>
    <w:rsid w:val="00CB6356"/>
    <w:rsid w:val="00CB63DE"/>
    <w:rsid w:val="00CB6884"/>
    <w:rsid w:val="00CB6B69"/>
    <w:rsid w:val="00CB6CAA"/>
    <w:rsid w:val="00CB6F44"/>
    <w:rsid w:val="00CB7281"/>
    <w:rsid w:val="00CB73A9"/>
    <w:rsid w:val="00CB73F3"/>
    <w:rsid w:val="00CB7627"/>
    <w:rsid w:val="00CB7889"/>
    <w:rsid w:val="00CB7CC1"/>
    <w:rsid w:val="00CC06E5"/>
    <w:rsid w:val="00CC09B9"/>
    <w:rsid w:val="00CC0A4B"/>
    <w:rsid w:val="00CC1365"/>
    <w:rsid w:val="00CC1560"/>
    <w:rsid w:val="00CC16DF"/>
    <w:rsid w:val="00CC18E8"/>
    <w:rsid w:val="00CC1ACF"/>
    <w:rsid w:val="00CC1E1D"/>
    <w:rsid w:val="00CC1F10"/>
    <w:rsid w:val="00CC1F48"/>
    <w:rsid w:val="00CC2180"/>
    <w:rsid w:val="00CC2438"/>
    <w:rsid w:val="00CC261B"/>
    <w:rsid w:val="00CC2721"/>
    <w:rsid w:val="00CC293F"/>
    <w:rsid w:val="00CC2BDE"/>
    <w:rsid w:val="00CC2C52"/>
    <w:rsid w:val="00CC2C70"/>
    <w:rsid w:val="00CC2D36"/>
    <w:rsid w:val="00CC2D4C"/>
    <w:rsid w:val="00CC2E5F"/>
    <w:rsid w:val="00CC3BAF"/>
    <w:rsid w:val="00CC3D18"/>
    <w:rsid w:val="00CC4313"/>
    <w:rsid w:val="00CC4693"/>
    <w:rsid w:val="00CC46D6"/>
    <w:rsid w:val="00CC476E"/>
    <w:rsid w:val="00CC47F0"/>
    <w:rsid w:val="00CC4B45"/>
    <w:rsid w:val="00CC501D"/>
    <w:rsid w:val="00CC5C48"/>
    <w:rsid w:val="00CC5DC5"/>
    <w:rsid w:val="00CC5F8F"/>
    <w:rsid w:val="00CC627D"/>
    <w:rsid w:val="00CC631E"/>
    <w:rsid w:val="00CC6539"/>
    <w:rsid w:val="00CC6762"/>
    <w:rsid w:val="00CC681D"/>
    <w:rsid w:val="00CC7585"/>
    <w:rsid w:val="00CC7D2E"/>
    <w:rsid w:val="00CC7D73"/>
    <w:rsid w:val="00CC7DC2"/>
    <w:rsid w:val="00CC7FDD"/>
    <w:rsid w:val="00CD076F"/>
    <w:rsid w:val="00CD0AD8"/>
    <w:rsid w:val="00CD0CEC"/>
    <w:rsid w:val="00CD0FCC"/>
    <w:rsid w:val="00CD10C0"/>
    <w:rsid w:val="00CD111B"/>
    <w:rsid w:val="00CD15C6"/>
    <w:rsid w:val="00CD279D"/>
    <w:rsid w:val="00CD2D7E"/>
    <w:rsid w:val="00CD31D3"/>
    <w:rsid w:val="00CD36CA"/>
    <w:rsid w:val="00CD3707"/>
    <w:rsid w:val="00CD37AE"/>
    <w:rsid w:val="00CD383A"/>
    <w:rsid w:val="00CD3BD0"/>
    <w:rsid w:val="00CD45DD"/>
    <w:rsid w:val="00CD4BC9"/>
    <w:rsid w:val="00CD5779"/>
    <w:rsid w:val="00CD5942"/>
    <w:rsid w:val="00CD5A48"/>
    <w:rsid w:val="00CD5C6F"/>
    <w:rsid w:val="00CD5D8E"/>
    <w:rsid w:val="00CD5F4B"/>
    <w:rsid w:val="00CD5F72"/>
    <w:rsid w:val="00CD6003"/>
    <w:rsid w:val="00CD6364"/>
    <w:rsid w:val="00CD652D"/>
    <w:rsid w:val="00CD65B6"/>
    <w:rsid w:val="00CD6828"/>
    <w:rsid w:val="00CD6E23"/>
    <w:rsid w:val="00CD7155"/>
    <w:rsid w:val="00CD71E6"/>
    <w:rsid w:val="00CD7282"/>
    <w:rsid w:val="00CD7C0E"/>
    <w:rsid w:val="00CD7C72"/>
    <w:rsid w:val="00CD8489"/>
    <w:rsid w:val="00CE0368"/>
    <w:rsid w:val="00CE0426"/>
    <w:rsid w:val="00CE0A03"/>
    <w:rsid w:val="00CE0C72"/>
    <w:rsid w:val="00CE153D"/>
    <w:rsid w:val="00CE16DA"/>
    <w:rsid w:val="00CE181D"/>
    <w:rsid w:val="00CE1A15"/>
    <w:rsid w:val="00CE1B45"/>
    <w:rsid w:val="00CE1D3B"/>
    <w:rsid w:val="00CE1E09"/>
    <w:rsid w:val="00CE26D6"/>
    <w:rsid w:val="00CE2AE7"/>
    <w:rsid w:val="00CE2DC1"/>
    <w:rsid w:val="00CE31FD"/>
    <w:rsid w:val="00CE3644"/>
    <w:rsid w:val="00CE3AFA"/>
    <w:rsid w:val="00CE3C59"/>
    <w:rsid w:val="00CE3C9B"/>
    <w:rsid w:val="00CE4EB3"/>
    <w:rsid w:val="00CE4F77"/>
    <w:rsid w:val="00CE5623"/>
    <w:rsid w:val="00CE5814"/>
    <w:rsid w:val="00CE5922"/>
    <w:rsid w:val="00CE5B18"/>
    <w:rsid w:val="00CE6E2C"/>
    <w:rsid w:val="00CE7B22"/>
    <w:rsid w:val="00CE7D24"/>
    <w:rsid w:val="00CE7D8E"/>
    <w:rsid w:val="00CE7D8F"/>
    <w:rsid w:val="00CE7E0A"/>
    <w:rsid w:val="00CF028B"/>
    <w:rsid w:val="00CF0891"/>
    <w:rsid w:val="00CF0B42"/>
    <w:rsid w:val="00CF0CC7"/>
    <w:rsid w:val="00CF1058"/>
    <w:rsid w:val="00CF25AE"/>
    <w:rsid w:val="00CF26EB"/>
    <w:rsid w:val="00CF2E6D"/>
    <w:rsid w:val="00CF3A77"/>
    <w:rsid w:val="00CF3EDD"/>
    <w:rsid w:val="00CF4090"/>
    <w:rsid w:val="00CF4358"/>
    <w:rsid w:val="00CF4640"/>
    <w:rsid w:val="00CF4C0A"/>
    <w:rsid w:val="00CF4DD2"/>
    <w:rsid w:val="00CF5280"/>
    <w:rsid w:val="00CF52AB"/>
    <w:rsid w:val="00CF5375"/>
    <w:rsid w:val="00CF5610"/>
    <w:rsid w:val="00CF573C"/>
    <w:rsid w:val="00CF5FAE"/>
    <w:rsid w:val="00CF63EB"/>
    <w:rsid w:val="00CF64F3"/>
    <w:rsid w:val="00CF6512"/>
    <w:rsid w:val="00CF68C2"/>
    <w:rsid w:val="00CF6C8F"/>
    <w:rsid w:val="00CF6EE0"/>
    <w:rsid w:val="00CF7474"/>
    <w:rsid w:val="00CF7A41"/>
    <w:rsid w:val="00CF7D4F"/>
    <w:rsid w:val="00D000D0"/>
    <w:rsid w:val="00D00199"/>
    <w:rsid w:val="00D0026E"/>
    <w:rsid w:val="00D005EF"/>
    <w:rsid w:val="00D009FE"/>
    <w:rsid w:val="00D01198"/>
    <w:rsid w:val="00D013A9"/>
    <w:rsid w:val="00D01645"/>
    <w:rsid w:val="00D01792"/>
    <w:rsid w:val="00D01B96"/>
    <w:rsid w:val="00D01CA9"/>
    <w:rsid w:val="00D02076"/>
    <w:rsid w:val="00D021C9"/>
    <w:rsid w:val="00D0295A"/>
    <w:rsid w:val="00D02C6C"/>
    <w:rsid w:val="00D02CFB"/>
    <w:rsid w:val="00D02D68"/>
    <w:rsid w:val="00D02E57"/>
    <w:rsid w:val="00D032E8"/>
    <w:rsid w:val="00D03B01"/>
    <w:rsid w:val="00D04001"/>
    <w:rsid w:val="00D04393"/>
    <w:rsid w:val="00D0440D"/>
    <w:rsid w:val="00D0459A"/>
    <w:rsid w:val="00D045C8"/>
    <w:rsid w:val="00D0472F"/>
    <w:rsid w:val="00D04B41"/>
    <w:rsid w:val="00D04EE4"/>
    <w:rsid w:val="00D050F5"/>
    <w:rsid w:val="00D053B0"/>
    <w:rsid w:val="00D05A22"/>
    <w:rsid w:val="00D05CCC"/>
    <w:rsid w:val="00D05CFA"/>
    <w:rsid w:val="00D05ED1"/>
    <w:rsid w:val="00D0613A"/>
    <w:rsid w:val="00D06E75"/>
    <w:rsid w:val="00D07284"/>
    <w:rsid w:val="00D07AE8"/>
    <w:rsid w:val="00D07CC7"/>
    <w:rsid w:val="00D07D51"/>
    <w:rsid w:val="00D07DF3"/>
    <w:rsid w:val="00D07E13"/>
    <w:rsid w:val="00D07F1F"/>
    <w:rsid w:val="00D10591"/>
    <w:rsid w:val="00D10AF0"/>
    <w:rsid w:val="00D10B73"/>
    <w:rsid w:val="00D11745"/>
    <w:rsid w:val="00D11AAD"/>
    <w:rsid w:val="00D11BD9"/>
    <w:rsid w:val="00D11F75"/>
    <w:rsid w:val="00D1275E"/>
    <w:rsid w:val="00D12C9D"/>
    <w:rsid w:val="00D13093"/>
    <w:rsid w:val="00D133FD"/>
    <w:rsid w:val="00D1386F"/>
    <w:rsid w:val="00D13F59"/>
    <w:rsid w:val="00D140F2"/>
    <w:rsid w:val="00D141C3"/>
    <w:rsid w:val="00D14251"/>
    <w:rsid w:val="00D143D3"/>
    <w:rsid w:val="00D14C99"/>
    <w:rsid w:val="00D14D94"/>
    <w:rsid w:val="00D14F99"/>
    <w:rsid w:val="00D14F9F"/>
    <w:rsid w:val="00D150CB"/>
    <w:rsid w:val="00D159E9"/>
    <w:rsid w:val="00D16AC1"/>
    <w:rsid w:val="00D16FD8"/>
    <w:rsid w:val="00D17348"/>
    <w:rsid w:val="00D201E6"/>
    <w:rsid w:val="00D21554"/>
    <w:rsid w:val="00D21C81"/>
    <w:rsid w:val="00D221AE"/>
    <w:rsid w:val="00D22516"/>
    <w:rsid w:val="00D22533"/>
    <w:rsid w:val="00D2272D"/>
    <w:rsid w:val="00D22EEA"/>
    <w:rsid w:val="00D2361D"/>
    <w:rsid w:val="00D23823"/>
    <w:rsid w:val="00D23B4C"/>
    <w:rsid w:val="00D2458A"/>
    <w:rsid w:val="00D245A0"/>
    <w:rsid w:val="00D24FAA"/>
    <w:rsid w:val="00D25232"/>
    <w:rsid w:val="00D258FA"/>
    <w:rsid w:val="00D2644F"/>
    <w:rsid w:val="00D26583"/>
    <w:rsid w:val="00D26754"/>
    <w:rsid w:val="00D2713E"/>
    <w:rsid w:val="00D27AE7"/>
    <w:rsid w:val="00D30C5D"/>
    <w:rsid w:val="00D311EC"/>
    <w:rsid w:val="00D31B87"/>
    <w:rsid w:val="00D31CDB"/>
    <w:rsid w:val="00D31E9B"/>
    <w:rsid w:val="00D31EDC"/>
    <w:rsid w:val="00D31EE7"/>
    <w:rsid w:val="00D3218E"/>
    <w:rsid w:val="00D3222A"/>
    <w:rsid w:val="00D32A19"/>
    <w:rsid w:val="00D32AB0"/>
    <w:rsid w:val="00D32C3C"/>
    <w:rsid w:val="00D32F62"/>
    <w:rsid w:val="00D32F70"/>
    <w:rsid w:val="00D33103"/>
    <w:rsid w:val="00D33864"/>
    <w:rsid w:val="00D33EDD"/>
    <w:rsid w:val="00D343AB"/>
    <w:rsid w:val="00D345C0"/>
    <w:rsid w:val="00D34C5D"/>
    <w:rsid w:val="00D35B7B"/>
    <w:rsid w:val="00D35CDF"/>
    <w:rsid w:val="00D36007"/>
    <w:rsid w:val="00D3628A"/>
    <w:rsid w:val="00D366FD"/>
    <w:rsid w:val="00D36820"/>
    <w:rsid w:val="00D369F7"/>
    <w:rsid w:val="00D36A10"/>
    <w:rsid w:val="00D36C57"/>
    <w:rsid w:val="00D36FE1"/>
    <w:rsid w:val="00D3701E"/>
    <w:rsid w:val="00D376A5"/>
    <w:rsid w:val="00D3773A"/>
    <w:rsid w:val="00D37804"/>
    <w:rsid w:val="00D37BBD"/>
    <w:rsid w:val="00D4026A"/>
    <w:rsid w:val="00D402C0"/>
    <w:rsid w:val="00D40502"/>
    <w:rsid w:val="00D407EC"/>
    <w:rsid w:val="00D40AD0"/>
    <w:rsid w:val="00D40EFE"/>
    <w:rsid w:val="00D41793"/>
    <w:rsid w:val="00D418CE"/>
    <w:rsid w:val="00D420B2"/>
    <w:rsid w:val="00D42168"/>
    <w:rsid w:val="00D4230C"/>
    <w:rsid w:val="00D427D7"/>
    <w:rsid w:val="00D42975"/>
    <w:rsid w:val="00D429E6"/>
    <w:rsid w:val="00D4350F"/>
    <w:rsid w:val="00D438FF"/>
    <w:rsid w:val="00D43BB5"/>
    <w:rsid w:val="00D44787"/>
    <w:rsid w:val="00D4498E"/>
    <w:rsid w:val="00D44BD2"/>
    <w:rsid w:val="00D44C43"/>
    <w:rsid w:val="00D44E1D"/>
    <w:rsid w:val="00D4544D"/>
    <w:rsid w:val="00D45497"/>
    <w:rsid w:val="00D455BB"/>
    <w:rsid w:val="00D4560D"/>
    <w:rsid w:val="00D46083"/>
    <w:rsid w:val="00D46880"/>
    <w:rsid w:val="00D46B1A"/>
    <w:rsid w:val="00D46D67"/>
    <w:rsid w:val="00D46DC9"/>
    <w:rsid w:val="00D4701A"/>
    <w:rsid w:val="00D470AF"/>
    <w:rsid w:val="00D475A0"/>
    <w:rsid w:val="00D47654"/>
    <w:rsid w:val="00D47881"/>
    <w:rsid w:val="00D47C12"/>
    <w:rsid w:val="00D47C35"/>
    <w:rsid w:val="00D50621"/>
    <w:rsid w:val="00D50A6B"/>
    <w:rsid w:val="00D51755"/>
    <w:rsid w:val="00D51846"/>
    <w:rsid w:val="00D51C05"/>
    <w:rsid w:val="00D51EE6"/>
    <w:rsid w:val="00D527BA"/>
    <w:rsid w:val="00D52AD0"/>
    <w:rsid w:val="00D52AD4"/>
    <w:rsid w:val="00D52CC2"/>
    <w:rsid w:val="00D5362A"/>
    <w:rsid w:val="00D53948"/>
    <w:rsid w:val="00D53AC9"/>
    <w:rsid w:val="00D53AE1"/>
    <w:rsid w:val="00D540C4"/>
    <w:rsid w:val="00D541D4"/>
    <w:rsid w:val="00D54570"/>
    <w:rsid w:val="00D546A6"/>
    <w:rsid w:val="00D54919"/>
    <w:rsid w:val="00D55298"/>
    <w:rsid w:val="00D55555"/>
    <w:rsid w:val="00D55611"/>
    <w:rsid w:val="00D55813"/>
    <w:rsid w:val="00D55868"/>
    <w:rsid w:val="00D55A9E"/>
    <w:rsid w:val="00D56078"/>
    <w:rsid w:val="00D56B16"/>
    <w:rsid w:val="00D56F84"/>
    <w:rsid w:val="00D57128"/>
    <w:rsid w:val="00D57439"/>
    <w:rsid w:val="00D577EA"/>
    <w:rsid w:val="00D5786E"/>
    <w:rsid w:val="00D57C58"/>
    <w:rsid w:val="00D57D02"/>
    <w:rsid w:val="00D57DA4"/>
    <w:rsid w:val="00D57F72"/>
    <w:rsid w:val="00D601A0"/>
    <w:rsid w:val="00D60975"/>
    <w:rsid w:val="00D609EF"/>
    <w:rsid w:val="00D60E7C"/>
    <w:rsid w:val="00D60F97"/>
    <w:rsid w:val="00D61367"/>
    <w:rsid w:val="00D623A8"/>
    <w:rsid w:val="00D62582"/>
    <w:rsid w:val="00D62AAC"/>
    <w:rsid w:val="00D62B09"/>
    <w:rsid w:val="00D62E29"/>
    <w:rsid w:val="00D62F28"/>
    <w:rsid w:val="00D6314E"/>
    <w:rsid w:val="00D63F7D"/>
    <w:rsid w:val="00D642E9"/>
    <w:rsid w:val="00D644D7"/>
    <w:rsid w:val="00D6464C"/>
    <w:rsid w:val="00D6479C"/>
    <w:rsid w:val="00D6510A"/>
    <w:rsid w:val="00D65158"/>
    <w:rsid w:val="00D652DA"/>
    <w:rsid w:val="00D65969"/>
    <w:rsid w:val="00D65A74"/>
    <w:rsid w:val="00D65CE7"/>
    <w:rsid w:val="00D65D21"/>
    <w:rsid w:val="00D65E67"/>
    <w:rsid w:val="00D65E97"/>
    <w:rsid w:val="00D66086"/>
    <w:rsid w:val="00D6654B"/>
    <w:rsid w:val="00D667FD"/>
    <w:rsid w:val="00D66A8E"/>
    <w:rsid w:val="00D66ADD"/>
    <w:rsid w:val="00D66E09"/>
    <w:rsid w:val="00D67888"/>
    <w:rsid w:val="00D67ACC"/>
    <w:rsid w:val="00D67E20"/>
    <w:rsid w:val="00D70235"/>
    <w:rsid w:val="00D70AF1"/>
    <w:rsid w:val="00D70C38"/>
    <w:rsid w:val="00D70ED1"/>
    <w:rsid w:val="00D70FB2"/>
    <w:rsid w:val="00D71788"/>
    <w:rsid w:val="00D71B85"/>
    <w:rsid w:val="00D71E86"/>
    <w:rsid w:val="00D72180"/>
    <w:rsid w:val="00D721A0"/>
    <w:rsid w:val="00D727AD"/>
    <w:rsid w:val="00D72B87"/>
    <w:rsid w:val="00D72DF0"/>
    <w:rsid w:val="00D72E99"/>
    <w:rsid w:val="00D7336B"/>
    <w:rsid w:val="00D7386E"/>
    <w:rsid w:val="00D73EF8"/>
    <w:rsid w:val="00D74020"/>
    <w:rsid w:val="00D74255"/>
    <w:rsid w:val="00D7475F"/>
    <w:rsid w:val="00D7496B"/>
    <w:rsid w:val="00D74D80"/>
    <w:rsid w:val="00D74E87"/>
    <w:rsid w:val="00D75106"/>
    <w:rsid w:val="00D7518A"/>
    <w:rsid w:val="00D751EA"/>
    <w:rsid w:val="00D753A1"/>
    <w:rsid w:val="00D75EEB"/>
    <w:rsid w:val="00D760BD"/>
    <w:rsid w:val="00D7698A"/>
    <w:rsid w:val="00D77782"/>
    <w:rsid w:val="00D77876"/>
    <w:rsid w:val="00D77A0C"/>
    <w:rsid w:val="00D8015E"/>
    <w:rsid w:val="00D80173"/>
    <w:rsid w:val="00D80181"/>
    <w:rsid w:val="00D8054F"/>
    <w:rsid w:val="00D8055C"/>
    <w:rsid w:val="00D805EA"/>
    <w:rsid w:val="00D808F5"/>
    <w:rsid w:val="00D809F4"/>
    <w:rsid w:val="00D80C4C"/>
    <w:rsid w:val="00D80EE0"/>
    <w:rsid w:val="00D80F1F"/>
    <w:rsid w:val="00D811A1"/>
    <w:rsid w:val="00D8132F"/>
    <w:rsid w:val="00D81768"/>
    <w:rsid w:val="00D81D32"/>
    <w:rsid w:val="00D81E65"/>
    <w:rsid w:val="00D822A1"/>
    <w:rsid w:val="00D825E6"/>
    <w:rsid w:val="00D832D2"/>
    <w:rsid w:val="00D837D9"/>
    <w:rsid w:val="00D83A00"/>
    <w:rsid w:val="00D83AE9"/>
    <w:rsid w:val="00D84E0B"/>
    <w:rsid w:val="00D85335"/>
    <w:rsid w:val="00D853EC"/>
    <w:rsid w:val="00D860DA"/>
    <w:rsid w:val="00D86713"/>
    <w:rsid w:val="00D867E0"/>
    <w:rsid w:val="00D868B9"/>
    <w:rsid w:val="00D8694D"/>
    <w:rsid w:val="00D86DC1"/>
    <w:rsid w:val="00D86FBD"/>
    <w:rsid w:val="00D8750A"/>
    <w:rsid w:val="00D87922"/>
    <w:rsid w:val="00D87AC3"/>
    <w:rsid w:val="00D87ECD"/>
    <w:rsid w:val="00D87F56"/>
    <w:rsid w:val="00D904E1"/>
    <w:rsid w:val="00D90755"/>
    <w:rsid w:val="00D90C41"/>
    <w:rsid w:val="00D90E4E"/>
    <w:rsid w:val="00D90EC6"/>
    <w:rsid w:val="00D91CD6"/>
    <w:rsid w:val="00D91F2A"/>
    <w:rsid w:val="00D924AC"/>
    <w:rsid w:val="00D92CA4"/>
    <w:rsid w:val="00D93401"/>
    <w:rsid w:val="00D93533"/>
    <w:rsid w:val="00D937A5"/>
    <w:rsid w:val="00D93D32"/>
    <w:rsid w:val="00D93E82"/>
    <w:rsid w:val="00D93E9E"/>
    <w:rsid w:val="00D945A9"/>
    <w:rsid w:val="00D94C2D"/>
    <w:rsid w:val="00D94CA5"/>
    <w:rsid w:val="00D94FE5"/>
    <w:rsid w:val="00D9536B"/>
    <w:rsid w:val="00D954D0"/>
    <w:rsid w:val="00D956B1"/>
    <w:rsid w:val="00D956BE"/>
    <w:rsid w:val="00D96270"/>
    <w:rsid w:val="00D96475"/>
    <w:rsid w:val="00D97111"/>
    <w:rsid w:val="00D971E3"/>
    <w:rsid w:val="00D9727C"/>
    <w:rsid w:val="00D972BA"/>
    <w:rsid w:val="00D97D49"/>
    <w:rsid w:val="00D97EBA"/>
    <w:rsid w:val="00D97FEE"/>
    <w:rsid w:val="00DA03B5"/>
    <w:rsid w:val="00DA0DC7"/>
    <w:rsid w:val="00DA13EC"/>
    <w:rsid w:val="00DA160E"/>
    <w:rsid w:val="00DA1BCC"/>
    <w:rsid w:val="00DA1F62"/>
    <w:rsid w:val="00DA20CA"/>
    <w:rsid w:val="00DA25D9"/>
    <w:rsid w:val="00DA2691"/>
    <w:rsid w:val="00DA27BD"/>
    <w:rsid w:val="00DA28DE"/>
    <w:rsid w:val="00DA2974"/>
    <w:rsid w:val="00DA2A05"/>
    <w:rsid w:val="00DA2C4D"/>
    <w:rsid w:val="00DA358D"/>
    <w:rsid w:val="00DA3901"/>
    <w:rsid w:val="00DA4018"/>
    <w:rsid w:val="00DA4603"/>
    <w:rsid w:val="00DA49A1"/>
    <w:rsid w:val="00DA49BD"/>
    <w:rsid w:val="00DA4A1F"/>
    <w:rsid w:val="00DA4BD2"/>
    <w:rsid w:val="00DA4EBF"/>
    <w:rsid w:val="00DA5681"/>
    <w:rsid w:val="00DA58D0"/>
    <w:rsid w:val="00DA5920"/>
    <w:rsid w:val="00DA5F81"/>
    <w:rsid w:val="00DA635A"/>
    <w:rsid w:val="00DA6785"/>
    <w:rsid w:val="00DA679D"/>
    <w:rsid w:val="00DA75F5"/>
    <w:rsid w:val="00DA7D06"/>
    <w:rsid w:val="00DA7D6D"/>
    <w:rsid w:val="00DB0B02"/>
    <w:rsid w:val="00DB1317"/>
    <w:rsid w:val="00DB1EC0"/>
    <w:rsid w:val="00DB291B"/>
    <w:rsid w:val="00DB2FED"/>
    <w:rsid w:val="00DB3039"/>
    <w:rsid w:val="00DB319E"/>
    <w:rsid w:val="00DB34B1"/>
    <w:rsid w:val="00DB3549"/>
    <w:rsid w:val="00DB35E2"/>
    <w:rsid w:val="00DB36FF"/>
    <w:rsid w:val="00DB3730"/>
    <w:rsid w:val="00DB3770"/>
    <w:rsid w:val="00DB388C"/>
    <w:rsid w:val="00DB3D8A"/>
    <w:rsid w:val="00DB3DA0"/>
    <w:rsid w:val="00DB4097"/>
    <w:rsid w:val="00DB43DF"/>
    <w:rsid w:val="00DB44FE"/>
    <w:rsid w:val="00DB4629"/>
    <w:rsid w:val="00DB4870"/>
    <w:rsid w:val="00DB4B64"/>
    <w:rsid w:val="00DB4E38"/>
    <w:rsid w:val="00DB54FE"/>
    <w:rsid w:val="00DB58DC"/>
    <w:rsid w:val="00DB61CE"/>
    <w:rsid w:val="00DB646A"/>
    <w:rsid w:val="00DB657A"/>
    <w:rsid w:val="00DB7B6E"/>
    <w:rsid w:val="00DC0130"/>
    <w:rsid w:val="00DC0364"/>
    <w:rsid w:val="00DC06BB"/>
    <w:rsid w:val="00DC1132"/>
    <w:rsid w:val="00DC1340"/>
    <w:rsid w:val="00DC1432"/>
    <w:rsid w:val="00DC15A3"/>
    <w:rsid w:val="00DC2243"/>
    <w:rsid w:val="00DC22A9"/>
    <w:rsid w:val="00DC2451"/>
    <w:rsid w:val="00DC264B"/>
    <w:rsid w:val="00DC289E"/>
    <w:rsid w:val="00DC2A21"/>
    <w:rsid w:val="00DC2F72"/>
    <w:rsid w:val="00DC30FC"/>
    <w:rsid w:val="00DC334E"/>
    <w:rsid w:val="00DC3546"/>
    <w:rsid w:val="00DC3BCF"/>
    <w:rsid w:val="00DC3C9F"/>
    <w:rsid w:val="00DC3F49"/>
    <w:rsid w:val="00DC3FBD"/>
    <w:rsid w:val="00DC406D"/>
    <w:rsid w:val="00DC45A9"/>
    <w:rsid w:val="00DC46E0"/>
    <w:rsid w:val="00DC4C97"/>
    <w:rsid w:val="00DC5164"/>
    <w:rsid w:val="00DC58F4"/>
    <w:rsid w:val="00DC5CFC"/>
    <w:rsid w:val="00DC6130"/>
    <w:rsid w:val="00DC61C5"/>
    <w:rsid w:val="00DC629E"/>
    <w:rsid w:val="00DC6DC3"/>
    <w:rsid w:val="00DC705D"/>
    <w:rsid w:val="00DC7442"/>
    <w:rsid w:val="00DC77FF"/>
    <w:rsid w:val="00DC7957"/>
    <w:rsid w:val="00DC7A9F"/>
    <w:rsid w:val="00DC7C67"/>
    <w:rsid w:val="00DC7DFF"/>
    <w:rsid w:val="00DD0108"/>
    <w:rsid w:val="00DD098B"/>
    <w:rsid w:val="00DD0E4A"/>
    <w:rsid w:val="00DD1155"/>
    <w:rsid w:val="00DD11C0"/>
    <w:rsid w:val="00DD12A4"/>
    <w:rsid w:val="00DD1AF6"/>
    <w:rsid w:val="00DD2526"/>
    <w:rsid w:val="00DD26EB"/>
    <w:rsid w:val="00DD2797"/>
    <w:rsid w:val="00DD2E63"/>
    <w:rsid w:val="00DD3255"/>
    <w:rsid w:val="00DD38EF"/>
    <w:rsid w:val="00DD4158"/>
    <w:rsid w:val="00DD4215"/>
    <w:rsid w:val="00DD49FA"/>
    <w:rsid w:val="00DD4D87"/>
    <w:rsid w:val="00DD510F"/>
    <w:rsid w:val="00DD51B1"/>
    <w:rsid w:val="00DD526C"/>
    <w:rsid w:val="00DD543A"/>
    <w:rsid w:val="00DD5A03"/>
    <w:rsid w:val="00DD5EDF"/>
    <w:rsid w:val="00DD618B"/>
    <w:rsid w:val="00DD6EC1"/>
    <w:rsid w:val="00DD7040"/>
    <w:rsid w:val="00DE0311"/>
    <w:rsid w:val="00DE0349"/>
    <w:rsid w:val="00DE0619"/>
    <w:rsid w:val="00DE0A45"/>
    <w:rsid w:val="00DE0F24"/>
    <w:rsid w:val="00DE0F82"/>
    <w:rsid w:val="00DE11C9"/>
    <w:rsid w:val="00DE14AE"/>
    <w:rsid w:val="00DE1703"/>
    <w:rsid w:val="00DE17B5"/>
    <w:rsid w:val="00DE1994"/>
    <w:rsid w:val="00DE1A93"/>
    <w:rsid w:val="00DE1CFF"/>
    <w:rsid w:val="00DE2092"/>
    <w:rsid w:val="00DE21D8"/>
    <w:rsid w:val="00DE280A"/>
    <w:rsid w:val="00DE293E"/>
    <w:rsid w:val="00DE2B69"/>
    <w:rsid w:val="00DE30FC"/>
    <w:rsid w:val="00DE31CF"/>
    <w:rsid w:val="00DE31F0"/>
    <w:rsid w:val="00DE3254"/>
    <w:rsid w:val="00DE39DD"/>
    <w:rsid w:val="00DE4834"/>
    <w:rsid w:val="00DE4A96"/>
    <w:rsid w:val="00DE4ADD"/>
    <w:rsid w:val="00DE4B30"/>
    <w:rsid w:val="00DE5156"/>
    <w:rsid w:val="00DE543B"/>
    <w:rsid w:val="00DE55C6"/>
    <w:rsid w:val="00DE5A20"/>
    <w:rsid w:val="00DE5F29"/>
    <w:rsid w:val="00DE619E"/>
    <w:rsid w:val="00DE6384"/>
    <w:rsid w:val="00DE6443"/>
    <w:rsid w:val="00DE66CB"/>
    <w:rsid w:val="00DE761E"/>
    <w:rsid w:val="00DE7817"/>
    <w:rsid w:val="00DE78DE"/>
    <w:rsid w:val="00DE7A25"/>
    <w:rsid w:val="00DE7D89"/>
    <w:rsid w:val="00DE7F66"/>
    <w:rsid w:val="00DF00EF"/>
    <w:rsid w:val="00DF0360"/>
    <w:rsid w:val="00DF0878"/>
    <w:rsid w:val="00DF0C8A"/>
    <w:rsid w:val="00DF1519"/>
    <w:rsid w:val="00DF152D"/>
    <w:rsid w:val="00DF1809"/>
    <w:rsid w:val="00DF182B"/>
    <w:rsid w:val="00DF1844"/>
    <w:rsid w:val="00DF1C14"/>
    <w:rsid w:val="00DF2036"/>
    <w:rsid w:val="00DF21CE"/>
    <w:rsid w:val="00DF30A1"/>
    <w:rsid w:val="00DF31C4"/>
    <w:rsid w:val="00DF3C2D"/>
    <w:rsid w:val="00DF4155"/>
    <w:rsid w:val="00DF4231"/>
    <w:rsid w:val="00DF438B"/>
    <w:rsid w:val="00DF4561"/>
    <w:rsid w:val="00DF466B"/>
    <w:rsid w:val="00DF4EF8"/>
    <w:rsid w:val="00DF5296"/>
    <w:rsid w:val="00DF555A"/>
    <w:rsid w:val="00DF56F3"/>
    <w:rsid w:val="00DF572E"/>
    <w:rsid w:val="00DF5746"/>
    <w:rsid w:val="00DF5B0D"/>
    <w:rsid w:val="00DF5BCE"/>
    <w:rsid w:val="00DF5D38"/>
    <w:rsid w:val="00DF5E60"/>
    <w:rsid w:val="00DF63E7"/>
    <w:rsid w:val="00DF65DC"/>
    <w:rsid w:val="00DF6835"/>
    <w:rsid w:val="00DF69AF"/>
    <w:rsid w:val="00DF6BE3"/>
    <w:rsid w:val="00DF6D2F"/>
    <w:rsid w:val="00DF6DA3"/>
    <w:rsid w:val="00DF6E5C"/>
    <w:rsid w:val="00DF7016"/>
    <w:rsid w:val="00DF7037"/>
    <w:rsid w:val="00DF7068"/>
    <w:rsid w:val="00DF760E"/>
    <w:rsid w:val="00DF78D3"/>
    <w:rsid w:val="00DF7DA9"/>
    <w:rsid w:val="00E001FB"/>
    <w:rsid w:val="00E003A1"/>
    <w:rsid w:val="00E005B4"/>
    <w:rsid w:val="00E008DD"/>
    <w:rsid w:val="00E00972"/>
    <w:rsid w:val="00E0103D"/>
    <w:rsid w:val="00E01152"/>
    <w:rsid w:val="00E0119C"/>
    <w:rsid w:val="00E014E2"/>
    <w:rsid w:val="00E01EB4"/>
    <w:rsid w:val="00E021AB"/>
    <w:rsid w:val="00E02676"/>
    <w:rsid w:val="00E0275C"/>
    <w:rsid w:val="00E02D49"/>
    <w:rsid w:val="00E02FAB"/>
    <w:rsid w:val="00E0308E"/>
    <w:rsid w:val="00E03407"/>
    <w:rsid w:val="00E03568"/>
    <w:rsid w:val="00E03AB8"/>
    <w:rsid w:val="00E03B21"/>
    <w:rsid w:val="00E03B23"/>
    <w:rsid w:val="00E045BC"/>
    <w:rsid w:val="00E04E70"/>
    <w:rsid w:val="00E0521D"/>
    <w:rsid w:val="00E053D8"/>
    <w:rsid w:val="00E05F78"/>
    <w:rsid w:val="00E0600A"/>
    <w:rsid w:val="00E06080"/>
    <w:rsid w:val="00E060DF"/>
    <w:rsid w:val="00E06545"/>
    <w:rsid w:val="00E067B6"/>
    <w:rsid w:val="00E067D3"/>
    <w:rsid w:val="00E06D3B"/>
    <w:rsid w:val="00E06EAB"/>
    <w:rsid w:val="00E0702A"/>
    <w:rsid w:val="00E07136"/>
    <w:rsid w:val="00E071FD"/>
    <w:rsid w:val="00E07562"/>
    <w:rsid w:val="00E07A11"/>
    <w:rsid w:val="00E07DFF"/>
    <w:rsid w:val="00E07E2B"/>
    <w:rsid w:val="00E07F31"/>
    <w:rsid w:val="00E103FB"/>
    <w:rsid w:val="00E105C5"/>
    <w:rsid w:val="00E1077A"/>
    <w:rsid w:val="00E10995"/>
    <w:rsid w:val="00E10B9C"/>
    <w:rsid w:val="00E112EF"/>
    <w:rsid w:val="00E11469"/>
    <w:rsid w:val="00E11534"/>
    <w:rsid w:val="00E1182F"/>
    <w:rsid w:val="00E11B52"/>
    <w:rsid w:val="00E11C60"/>
    <w:rsid w:val="00E11D1D"/>
    <w:rsid w:val="00E11D85"/>
    <w:rsid w:val="00E11FA8"/>
    <w:rsid w:val="00E122EE"/>
    <w:rsid w:val="00E12B39"/>
    <w:rsid w:val="00E12C2D"/>
    <w:rsid w:val="00E12CC2"/>
    <w:rsid w:val="00E13266"/>
    <w:rsid w:val="00E133E4"/>
    <w:rsid w:val="00E138BF"/>
    <w:rsid w:val="00E13C65"/>
    <w:rsid w:val="00E14264"/>
    <w:rsid w:val="00E14304"/>
    <w:rsid w:val="00E1433A"/>
    <w:rsid w:val="00E1469E"/>
    <w:rsid w:val="00E14FC5"/>
    <w:rsid w:val="00E1518C"/>
    <w:rsid w:val="00E152C7"/>
    <w:rsid w:val="00E15756"/>
    <w:rsid w:val="00E15EBC"/>
    <w:rsid w:val="00E15F17"/>
    <w:rsid w:val="00E16440"/>
    <w:rsid w:val="00E164D3"/>
    <w:rsid w:val="00E169C0"/>
    <w:rsid w:val="00E169F7"/>
    <w:rsid w:val="00E16BBD"/>
    <w:rsid w:val="00E17121"/>
    <w:rsid w:val="00E172C6"/>
    <w:rsid w:val="00E1761E"/>
    <w:rsid w:val="00E176DA"/>
    <w:rsid w:val="00E17A38"/>
    <w:rsid w:val="00E17B0F"/>
    <w:rsid w:val="00E20A32"/>
    <w:rsid w:val="00E20AFC"/>
    <w:rsid w:val="00E211E9"/>
    <w:rsid w:val="00E21808"/>
    <w:rsid w:val="00E21BBB"/>
    <w:rsid w:val="00E21E7B"/>
    <w:rsid w:val="00E21FFF"/>
    <w:rsid w:val="00E221FC"/>
    <w:rsid w:val="00E2233A"/>
    <w:rsid w:val="00E223D9"/>
    <w:rsid w:val="00E2249D"/>
    <w:rsid w:val="00E224F2"/>
    <w:rsid w:val="00E2258D"/>
    <w:rsid w:val="00E22816"/>
    <w:rsid w:val="00E230E0"/>
    <w:rsid w:val="00E23415"/>
    <w:rsid w:val="00E23658"/>
    <w:rsid w:val="00E236FB"/>
    <w:rsid w:val="00E23F20"/>
    <w:rsid w:val="00E24264"/>
    <w:rsid w:val="00E244F7"/>
    <w:rsid w:val="00E247A9"/>
    <w:rsid w:val="00E248A0"/>
    <w:rsid w:val="00E259B5"/>
    <w:rsid w:val="00E25B93"/>
    <w:rsid w:val="00E260A4"/>
    <w:rsid w:val="00E26154"/>
    <w:rsid w:val="00E2646C"/>
    <w:rsid w:val="00E26591"/>
    <w:rsid w:val="00E26AC6"/>
    <w:rsid w:val="00E26BF7"/>
    <w:rsid w:val="00E26C28"/>
    <w:rsid w:val="00E26CCF"/>
    <w:rsid w:val="00E2703C"/>
    <w:rsid w:val="00E270BE"/>
    <w:rsid w:val="00E27293"/>
    <w:rsid w:val="00E27692"/>
    <w:rsid w:val="00E27ACA"/>
    <w:rsid w:val="00E27D42"/>
    <w:rsid w:val="00E30280"/>
    <w:rsid w:val="00E30801"/>
    <w:rsid w:val="00E308BD"/>
    <w:rsid w:val="00E310BD"/>
    <w:rsid w:val="00E3112C"/>
    <w:rsid w:val="00E3129A"/>
    <w:rsid w:val="00E312F1"/>
    <w:rsid w:val="00E31657"/>
    <w:rsid w:val="00E317C9"/>
    <w:rsid w:val="00E319F1"/>
    <w:rsid w:val="00E31C89"/>
    <w:rsid w:val="00E31D14"/>
    <w:rsid w:val="00E31EE6"/>
    <w:rsid w:val="00E320FB"/>
    <w:rsid w:val="00E3230C"/>
    <w:rsid w:val="00E323B4"/>
    <w:rsid w:val="00E32483"/>
    <w:rsid w:val="00E32581"/>
    <w:rsid w:val="00E32A72"/>
    <w:rsid w:val="00E32E2C"/>
    <w:rsid w:val="00E33ACB"/>
    <w:rsid w:val="00E33E43"/>
    <w:rsid w:val="00E3459E"/>
    <w:rsid w:val="00E348EC"/>
    <w:rsid w:val="00E34ACE"/>
    <w:rsid w:val="00E34F6A"/>
    <w:rsid w:val="00E355FE"/>
    <w:rsid w:val="00E358AF"/>
    <w:rsid w:val="00E3594D"/>
    <w:rsid w:val="00E3604B"/>
    <w:rsid w:val="00E36882"/>
    <w:rsid w:val="00E3689C"/>
    <w:rsid w:val="00E36BF1"/>
    <w:rsid w:val="00E3713E"/>
    <w:rsid w:val="00E3722D"/>
    <w:rsid w:val="00E37261"/>
    <w:rsid w:val="00E3759E"/>
    <w:rsid w:val="00E377A3"/>
    <w:rsid w:val="00E37E95"/>
    <w:rsid w:val="00E40873"/>
    <w:rsid w:val="00E40E26"/>
    <w:rsid w:val="00E40EE2"/>
    <w:rsid w:val="00E40F47"/>
    <w:rsid w:val="00E4193E"/>
    <w:rsid w:val="00E42B34"/>
    <w:rsid w:val="00E42E3B"/>
    <w:rsid w:val="00E43024"/>
    <w:rsid w:val="00E432F0"/>
    <w:rsid w:val="00E43D49"/>
    <w:rsid w:val="00E43F72"/>
    <w:rsid w:val="00E44099"/>
    <w:rsid w:val="00E441F5"/>
    <w:rsid w:val="00E442E8"/>
    <w:rsid w:val="00E4483E"/>
    <w:rsid w:val="00E44D30"/>
    <w:rsid w:val="00E44FCE"/>
    <w:rsid w:val="00E452F7"/>
    <w:rsid w:val="00E45533"/>
    <w:rsid w:val="00E4557B"/>
    <w:rsid w:val="00E4587B"/>
    <w:rsid w:val="00E45C5C"/>
    <w:rsid w:val="00E45D81"/>
    <w:rsid w:val="00E46543"/>
    <w:rsid w:val="00E468C1"/>
    <w:rsid w:val="00E46CFA"/>
    <w:rsid w:val="00E46D8E"/>
    <w:rsid w:val="00E47738"/>
    <w:rsid w:val="00E47B6C"/>
    <w:rsid w:val="00E47BDC"/>
    <w:rsid w:val="00E47D32"/>
    <w:rsid w:val="00E48E8C"/>
    <w:rsid w:val="00E503FB"/>
    <w:rsid w:val="00E5043C"/>
    <w:rsid w:val="00E50B95"/>
    <w:rsid w:val="00E511EE"/>
    <w:rsid w:val="00E5138C"/>
    <w:rsid w:val="00E513B6"/>
    <w:rsid w:val="00E518C8"/>
    <w:rsid w:val="00E521F4"/>
    <w:rsid w:val="00E522E8"/>
    <w:rsid w:val="00E52F4C"/>
    <w:rsid w:val="00E53BDB"/>
    <w:rsid w:val="00E53BDE"/>
    <w:rsid w:val="00E53E46"/>
    <w:rsid w:val="00E53E55"/>
    <w:rsid w:val="00E53EED"/>
    <w:rsid w:val="00E5417A"/>
    <w:rsid w:val="00E5428E"/>
    <w:rsid w:val="00E542C0"/>
    <w:rsid w:val="00E54B1D"/>
    <w:rsid w:val="00E54F56"/>
    <w:rsid w:val="00E550DD"/>
    <w:rsid w:val="00E55144"/>
    <w:rsid w:val="00E55602"/>
    <w:rsid w:val="00E55613"/>
    <w:rsid w:val="00E55723"/>
    <w:rsid w:val="00E558EE"/>
    <w:rsid w:val="00E55900"/>
    <w:rsid w:val="00E56046"/>
    <w:rsid w:val="00E5618E"/>
    <w:rsid w:val="00E56602"/>
    <w:rsid w:val="00E56BA0"/>
    <w:rsid w:val="00E56CDA"/>
    <w:rsid w:val="00E5718C"/>
    <w:rsid w:val="00E575BE"/>
    <w:rsid w:val="00E5764E"/>
    <w:rsid w:val="00E5778D"/>
    <w:rsid w:val="00E5786D"/>
    <w:rsid w:val="00E579AD"/>
    <w:rsid w:val="00E57CE4"/>
    <w:rsid w:val="00E57FB5"/>
    <w:rsid w:val="00E6037E"/>
    <w:rsid w:val="00E607A4"/>
    <w:rsid w:val="00E60C77"/>
    <w:rsid w:val="00E60D15"/>
    <w:rsid w:val="00E60D66"/>
    <w:rsid w:val="00E60E60"/>
    <w:rsid w:val="00E611D4"/>
    <w:rsid w:val="00E6120A"/>
    <w:rsid w:val="00E62201"/>
    <w:rsid w:val="00E622BC"/>
    <w:rsid w:val="00E62971"/>
    <w:rsid w:val="00E63D5A"/>
    <w:rsid w:val="00E63EA6"/>
    <w:rsid w:val="00E64072"/>
    <w:rsid w:val="00E6443B"/>
    <w:rsid w:val="00E644EF"/>
    <w:rsid w:val="00E64B54"/>
    <w:rsid w:val="00E650CF"/>
    <w:rsid w:val="00E65339"/>
    <w:rsid w:val="00E6561C"/>
    <w:rsid w:val="00E657ED"/>
    <w:rsid w:val="00E65876"/>
    <w:rsid w:val="00E659DE"/>
    <w:rsid w:val="00E65A77"/>
    <w:rsid w:val="00E65D70"/>
    <w:rsid w:val="00E65F1C"/>
    <w:rsid w:val="00E65FB9"/>
    <w:rsid w:val="00E663F9"/>
    <w:rsid w:val="00E665F4"/>
    <w:rsid w:val="00E667A3"/>
    <w:rsid w:val="00E66AB1"/>
    <w:rsid w:val="00E66D06"/>
    <w:rsid w:val="00E66D79"/>
    <w:rsid w:val="00E67809"/>
    <w:rsid w:val="00E67E7E"/>
    <w:rsid w:val="00E70765"/>
    <w:rsid w:val="00E70EB5"/>
    <w:rsid w:val="00E71214"/>
    <w:rsid w:val="00E714A3"/>
    <w:rsid w:val="00E714C6"/>
    <w:rsid w:val="00E716C1"/>
    <w:rsid w:val="00E71738"/>
    <w:rsid w:val="00E71E4D"/>
    <w:rsid w:val="00E72096"/>
    <w:rsid w:val="00E7233C"/>
    <w:rsid w:val="00E723CD"/>
    <w:rsid w:val="00E72677"/>
    <w:rsid w:val="00E72B83"/>
    <w:rsid w:val="00E72FEF"/>
    <w:rsid w:val="00E733D1"/>
    <w:rsid w:val="00E7353F"/>
    <w:rsid w:val="00E736AA"/>
    <w:rsid w:val="00E7387C"/>
    <w:rsid w:val="00E738C0"/>
    <w:rsid w:val="00E73B91"/>
    <w:rsid w:val="00E73C5C"/>
    <w:rsid w:val="00E73F4A"/>
    <w:rsid w:val="00E74118"/>
    <w:rsid w:val="00E746ED"/>
    <w:rsid w:val="00E74B86"/>
    <w:rsid w:val="00E74CE4"/>
    <w:rsid w:val="00E75CDE"/>
    <w:rsid w:val="00E75D28"/>
    <w:rsid w:val="00E75E5E"/>
    <w:rsid w:val="00E769D0"/>
    <w:rsid w:val="00E76AE6"/>
    <w:rsid w:val="00E76BAA"/>
    <w:rsid w:val="00E76E5A"/>
    <w:rsid w:val="00E77191"/>
    <w:rsid w:val="00E771F5"/>
    <w:rsid w:val="00E77507"/>
    <w:rsid w:val="00E77670"/>
    <w:rsid w:val="00E776BF"/>
    <w:rsid w:val="00E77703"/>
    <w:rsid w:val="00E77BA8"/>
    <w:rsid w:val="00E80339"/>
    <w:rsid w:val="00E8070F"/>
    <w:rsid w:val="00E8082F"/>
    <w:rsid w:val="00E80869"/>
    <w:rsid w:val="00E80A56"/>
    <w:rsid w:val="00E8145F"/>
    <w:rsid w:val="00E814A0"/>
    <w:rsid w:val="00E8190F"/>
    <w:rsid w:val="00E819AD"/>
    <w:rsid w:val="00E81E34"/>
    <w:rsid w:val="00E82057"/>
    <w:rsid w:val="00E8277C"/>
    <w:rsid w:val="00E82D5D"/>
    <w:rsid w:val="00E8313F"/>
    <w:rsid w:val="00E83645"/>
    <w:rsid w:val="00E8392C"/>
    <w:rsid w:val="00E839A5"/>
    <w:rsid w:val="00E839D5"/>
    <w:rsid w:val="00E83EC2"/>
    <w:rsid w:val="00E840B8"/>
    <w:rsid w:val="00E8462D"/>
    <w:rsid w:val="00E84A8A"/>
    <w:rsid w:val="00E85025"/>
    <w:rsid w:val="00E855EC"/>
    <w:rsid w:val="00E85832"/>
    <w:rsid w:val="00E85BB0"/>
    <w:rsid w:val="00E86077"/>
    <w:rsid w:val="00E862D4"/>
    <w:rsid w:val="00E86900"/>
    <w:rsid w:val="00E86915"/>
    <w:rsid w:val="00E86B85"/>
    <w:rsid w:val="00E86F4A"/>
    <w:rsid w:val="00E872AA"/>
    <w:rsid w:val="00E874BD"/>
    <w:rsid w:val="00E8767C"/>
    <w:rsid w:val="00E878FD"/>
    <w:rsid w:val="00E87E21"/>
    <w:rsid w:val="00E87EC8"/>
    <w:rsid w:val="00E90A71"/>
    <w:rsid w:val="00E90C0C"/>
    <w:rsid w:val="00E90C45"/>
    <w:rsid w:val="00E910B0"/>
    <w:rsid w:val="00E915ED"/>
    <w:rsid w:val="00E918D6"/>
    <w:rsid w:val="00E921C8"/>
    <w:rsid w:val="00E9228E"/>
    <w:rsid w:val="00E92439"/>
    <w:rsid w:val="00E928A9"/>
    <w:rsid w:val="00E92AA1"/>
    <w:rsid w:val="00E92EF1"/>
    <w:rsid w:val="00E9356A"/>
    <w:rsid w:val="00E93683"/>
    <w:rsid w:val="00E938A2"/>
    <w:rsid w:val="00E93F4A"/>
    <w:rsid w:val="00E945A2"/>
    <w:rsid w:val="00E94C42"/>
    <w:rsid w:val="00E95138"/>
    <w:rsid w:val="00E95827"/>
    <w:rsid w:val="00E9596E"/>
    <w:rsid w:val="00E95993"/>
    <w:rsid w:val="00E96065"/>
    <w:rsid w:val="00E96141"/>
    <w:rsid w:val="00E96550"/>
    <w:rsid w:val="00E966F4"/>
    <w:rsid w:val="00E96AFB"/>
    <w:rsid w:val="00E96EF8"/>
    <w:rsid w:val="00E975AC"/>
    <w:rsid w:val="00E97698"/>
    <w:rsid w:val="00E9778E"/>
    <w:rsid w:val="00EA0486"/>
    <w:rsid w:val="00EA04D2"/>
    <w:rsid w:val="00EA0AAF"/>
    <w:rsid w:val="00EA0EEB"/>
    <w:rsid w:val="00EA11CD"/>
    <w:rsid w:val="00EA123D"/>
    <w:rsid w:val="00EA13A7"/>
    <w:rsid w:val="00EA1570"/>
    <w:rsid w:val="00EA210A"/>
    <w:rsid w:val="00EA22E8"/>
    <w:rsid w:val="00EA230B"/>
    <w:rsid w:val="00EA2912"/>
    <w:rsid w:val="00EA295A"/>
    <w:rsid w:val="00EA30EC"/>
    <w:rsid w:val="00EA36B2"/>
    <w:rsid w:val="00EA3DB9"/>
    <w:rsid w:val="00EA5408"/>
    <w:rsid w:val="00EA57BB"/>
    <w:rsid w:val="00EA5937"/>
    <w:rsid w:val="00EA5C10"/>
    <w:rsid w:val="00EA5E3D"/>
    <w:rsid w:val="00EA7497"/>
    <w:rsid w:val="00EA7B95"/>
    <w:rsid w:val="00EB00BD"/>
    <w:rsid w:val="00EB01A8"/>
    <w:rsid w:val="00EB05CC"/>
    <w:rsid w:val="00EB0A1C"/>
    <w:rsid w:val="00EB0D11"/>
    <w:rsid w:val="00EB104C"/>
    <w:rsid w:val="00EB12CA"/>
    <w:rsid w:val="00EB13D2"/>
    <w:rsid w:val="00EB1A1E"/>
    <w:rsid w:val="00EB1F7A"/>
    <w:rsid w:val="00EB2901"/>
    <w:rsid w:val="00EB2F2C"/>
    <w:rsid w:val="00EB311A"/>
    <w:rsid w:val="00EB33C2"/>
    <w:rsid w:val="00EB3466"/>
    <w:rsid w:val="00EB35B4"/>
    <w:rsid w:val="00EB3790"/>
    <w:rsid w:val="00EB39F1"/>
    <w:rsid w:val="00EB3ABB"/>
    <w:rsid w:val="00EB4257"/>
    <w:rsid w:val="00EB442D"/>
    <w:rsid w:val="00EB4924"/>
    <w:rsid w:val="00EB4C85"/>
    <w:rsid w:val="00EB537E"/>
    <w:rsid w:val="00EB5906"/>
    <w:rsid w:val="00EB5963"/>
    <w:rsid w:val="00EB6ADC"/>
    <w:rsid w:val="00EB6CBF"/>
    <w:rsid w:val="00EB7653"/>
    <w:rsid w:val="00EB792B"/>
    <w:rsid w:val="00EB7A89"/>
    <w:rsid w:val="00EC01C0"/>
    <w:rsid w:val="00EC05E7"/>
    <w:rsid w:val="00EC1175"/>
    <w:rsid w:val="00EC13F4"/>
    <w:rsid w:val="00EC1B63"/>
    <w:rsid w:val="00EC2657"/>
    <w:rsid w:val="00EC28EE"/>
    <w:rsid w:val="00EC2AAC"/>
    <w:rsid w:val="00EC2F47"/>
    <w:rsid w:val="00EC2F9B"/>
    <w:rsid w:val="00EC314F"/>
    <w:rsid w:val="00EC32F7"/>
    <w:rsid w:val="00EC35FD"/>
    <w:rsid w:val="00EC3918"/>
    <w:rsid w:val="00EC3C45"/>
    <w:rsid w:val="00EC3DFB"/>
    <w:rsid w:val="00EC4087"/>
    <w:rsid w:val="00EC457C"/>
    <w:rsid w:val="00EC4887"/>
    <w:rsid w:val="00EC4FA0"/>
    <w:rsid w:val="00EC50BC"/>
    <w:rsid w:val="00EC645A"/>
    <w:rsid w:val="00EC669A"/>
    <w:rsid w:val="00EC6B24"/>
    <w:rsid w:val="00EC6BC6"/>
    <w:rsid w:val="00EC6FCB"/>
    <w:rsid w:val="00EC765F"/>
    <w:rsid w:val="00EC7A78"/>
    <w:rsid w:val="00EC7B1F"/>
    <w:rsid w:val="00EC7B43"/>
    <w:rsid w:val="00EC7BD8"/>
    <w:rsid w:val="00EC7E85"/>
    <w:rsid w:val="00ED00AE"/>
    <w:rsid w:val="00ED01A9"/>
    <w:rsid w:val="00ED01C9"/>
    <w:rsid w:val="00ED0BF6"/>
    <w:rsid w:val="00ED0D23"/>
    <w:rsid w:val="00ED1308"/>
    <w:rsid w:val="00ED16D6"/>
    <w:rsid w:val="00ED1A30"/>
    <w:rsid w:val="00ED1AB0"/>
    <w:rsid w:val="00ED1C62"/>
    <w:rsid w:val="00ED1D06"/>
    <w:rsid w:val="00ED1DE9"/>
    <w:rsid w:val="00ED271A"/>
    <w:rsid w:val="00ED33CD"/>
    <w:rsid w:val="00ED3836"/>
    <w:rsid w:val="00ED3C7E"/>
    <w:rsid w:val="00ED3CC0"/>
    <w:rsid w:val="00ED4041"/>
    <w:rsid w:val="00ED4285"/>
    <w:rsid w:val="00ED42C0"/>
    <w:rsid w:val="00ED42F1"/>
    <w:rsid w:val="00ED48F8"/>
    <w:rsid w:val="00ED4B0C"/>
    <w:rsid w:val="00ED4EDE"/>
    <w:rsid w:val="00ED55E9"/>
    <w:rsid w:val="00ED5898"/>
    <w:rsid w:val="00ED5A3C"/>
    <w:rsid w:val="00ED63D9"/>
    <w:rsid w:val="00ED667C"/>
    <w:rsid w:val="00ED67E9"/>
    <w:rsid w:val="00ED6885"/>
    <w:rsid w:val="00ED6BD6"/>
    <w:rsid w:val="00ED6C8A"/>
    <w:rsid w:val="00ED719D"/>
    <w:rsid w:val="00ED74E9"/>
    <w:rsid w:val="00ED78FD"/>
    <w:rsid w:val="00ED7C60"/>
    <w:rsid w:val="00EE0200"/>
    <w:rsid w:val="00EE0345"/>
    <w:rsid w:val="00EE0530"/>
    <w:rsid w:val="00EE05A0"/>
    <w:rsid w:val="00EE05FC"/>
    <w:rsid w:val="00EE0814"/>
    <w:rsid w:val="00EE087D"/>
    <w:rsid w:val="00EE0E2F"/>
    <w:rsid w:val="00EE151B"/>
    <w:rsid w:val="00EE21E0"/>
    <w:rsid w:val="00EE248C"/>
    <w:rsid w:val="00EE2959"/>
    <w:rsid w:val="00EE2BF7"/>
    <w:rsid w:val="00EE2E1F"/>
    <w:rsid w:val="00EE2EA0"/>
    <w:rsid w:val="00EE3074"/>
    <w:rsid w:val="00EE31E7"/>
    <w:rsid w:val="00EE34DA"/>
    <w:rsid w:val="00EE4401"/>
    <w:rsid w:val="00EE4BB9"/>
    <w:rsid w:val="00EE4BD0"/>
    <w:rsid w:val="00EE4FEE"/>
    <w:rsid w:val="00EE5223"/>
    <w:rsid w:val="00EE53EC"/>
    <w:rsid w:val="00EE54A2"/>
    <w:rsid w:val="00EE588F"/>
    <w:rsid w:val="00EE5A61"/>
    <w:rsid w:val="00EE5B52"/>
    <w:rsid w:val="00EE648B"/>
    <w:rsid w:val="00EE696F"/>
    <w:rsid w:val="00EE7024"/>
    <w:rsid w:val="00EE740E"/>
    <w:rsid w:val="00EE77FD"/>
    <w:rsid w:val="00EE7AFB"/>
    <w:rsid w:val="00EE7C6B"/>
    <w:rsid w:val="00EE7E72"/>
    <w:rsid w:val="00EE7F12"/>
    <w:rsid w:val="00EF0440"/>
    <w:rsid w:val="00EF04C2"/>
    <w:rsid w:val="00EF082E"/>
    <w:rsid w:val="00EF0D0B"/>
    <w:rsid w:val="00EF0F91"/>
    <w:rsid w:val="00EF1219"/>
    <w:rsid w:val="00EF134F"/>
    <w:rsid w:val="00EF1434"/>
    <w:rsid w:val="00EF160A"/>
    <w:rsid w:val="00EF1786"/>
    <w:rsid w:val="00EF1A48"/>
    <w:rsid w:val="00EF212E"/>
    <w:rsid w:val="00EF2253"/>
    <w:rsid w:val="00EF243E"/>
    <w:rsid w:val="00EF2532"/>
    <w:rsid w:val="00EF278B"/>
    <w:rsid w:val="00EF289C"/>
    <w:rsid w:val="00EF2FE4"/>
    <w:rsid w:val="00EF332F"/>
    <w:rsid w:val="00EF33FB"/>
    <w:rsid w:val="00EF348D"/>
    <w:rsid w:val="00EF37FD"/>
    <w:rsid w:val="00EF3CAB"/>
    <w:rsid w:val="00EF44A8"/>
    <w:rsid w:val="00EF454C"/>
    <w:rsid w:val="00EF45C9"/>
    <w:rsid w:val="00EF4A8C"/>
    <w:rsid w:val="00EF4AE2"/>
    <w:rsid w:val="00EF5215"/>
    <w:rsid w:val="00EF5255"/>
    <w:rsid w:val="00EF54B4"/>
    <w:rsid w:val="00EF5606"/>
    <w:rsid w:val="00EF6543"/>
    <w:rsid w:val="00EF6A50"/>
    <w:rsid w:val="00EF7646"/>
    <w:rsid w:val="00EF76D5"/>
    <w:rsid w:val="00F004C3"/>
    <w:rsid w:val="00F00B3F"/>
    <w:rsid w:val="00F00C9C"/>
    <w:rsid w:val="00F00E1B"/>
    <w:rsid w:val="00F010BA"/>
    <w:rsid w:val="00F012CA"/>
    <w:rsid w:val="00F014FB"/>
    <w:rsid w:val="00F015E2"/>
    <w:rsid w:val="00F01DF9"/>
    <w:rsid w:val="00F022F6"/>
    <w:rsid w:val="00F025E1"/>
    <w:rsid w:val="00F02608"/>
    <w:rsid w:val="00F02772"/>
    <w:rsid w:val="00F02B70"/>
    <w:rsid w:val="00F02F0B"/>
    <w:rsid w:val="00F02F54"/>
    <w:rsid w:val="00F03099"/>
    <w:rsid w:val="00F030BC"/>
    <w:rsid w:val="00F03897"/>
    <w:rsid w:val="00F039F5"/>
    <w:rsid w:val="00F03ACD"/>
    <w:rsid w:val="00F03E50"/>
    <w:rsid w:val="00F0417F"/>
    <w:rsid w:val="00F04A17"/>
    <w:rsid w:val="00F04CB6"/>
    <w:rsid w:val="00F05D0F"/>
    <w:rsid w:val="00F05D40"/>
    <w:rsid w:val="00F061E1"/>
    <w:rsid w:val="00F06470"/>
    <w:rsid w:val="00F06918"/>
    <w:rsid w:val="00F06A22"/>
    <w:rsid w:val="00F06E66"/>
    <w:rsid w:val="00F07497"/>
    <w:rsid w:val="00F07962"/>
    <w:rsid w:val="00F07AEC"/>
    <w:rsid w:val="00F1022E"/>
    <w:rsid w:val="00F103EE"/>
    <w:rsid w:val="00F104AE"/>
    <w:rsid w:val="00F10643"/>
    <w:rsid w:val="00F11625"/>
    <w:rsid w:val="00F11704"/>
    <w:rsid w:val="00F118BE"/>
    <w:rsid w:val="00F11B0B"/>
    <w:rsid w:val="00F11BC3"/>
    <w:rsid w:val="00F11D52"/>
    <w:rsid w:val="00F12151"/>
    <w:rsid w:val="00F1289A"/>
    <w:rsid w:val="00F12905"/>
    <w:rsid w:val="00F12BE6"/>
    <w:rsid w:val="00F12D79"/>
    <w:rsid w:val="00F135F8"/>
    <w:rsid w:val="00F13644"/>
    <w:rsid w:val="00F137E0"/>
    <w:rsid w:val="00F13961"/>
    <w:rsid w:val="00F14121"/>
    <w:rsid w:val="00F143A6"/>
    <w:rsid w:val="00F147A8"/>
    <w:rsid w:val="00F147FB"/>
    <w:rsid w:val="00F1491D"/>
    <w:rsid w:val="00F14AFC"/>
    <w:rsid w:val="00F15174"/>
    <w:rsid w:val="00F1525F"/>
    <w:rsid w:val="00F15356"/>
    <w:rsid w:val="00F1562B"/>
    <w:rsid w:val="00F1588F"/>
    <w:rsid w:val="00F158D4"/>
    <w:rsid w:val="00F15997"/>
    <w:rsid w:val="00F159FB"/>
    <w:rsid w:val="00F15B82"/>
    <w:rsid w:val="00F15C6C"/>
    <w:rsid w:val="00F160A8"/>
    <w:rsid w:val="00F1648D"/>
    <w:rsid w:val="00F16AF7"/>
    <w:rsid w:val="00F1727D"/>
    <w:rsid w:val="00F172A4"/>
    <w:rsid w:val="00F173D3"/>
    <w:rsid w:val="00F174BA"/>
    <w:rsid w:val="00F17E95"/>
    <w:rsid w:val="00F20086"/>
    <w:rsid w:val="00F206C4"/>
    <w:rsid w:val="00F20847"/>
    <w:rsid w:val="00F209D5"/>
    <w:rsid w:val="00F20A9B"/>
    <w:rsid w:val="00F20C44"/>
    <w:rsid w:val="00F20D7D"/>
    <w:rsid w:val="00F20E18"/>
    <w:rsid w:val="00F216F1"/>
    <w:rsid w:val="00F21854"/>
    <w:rsid w:val="00F21B93"/>
    <w:rsid w:val="00F21CC8"/>
    <w:rsid w:val="00F21F5A"/>
    <w:rsid w:val="00F22268"/>
    <w:rsid w:val="00F22683"/>
    <w:rsid w:val="00F226A1"/>
    <w:rsid w:val="00F22958"/>
    <w:rsid w:val="00F22D50"/>
    <w:rsid w:val="00F23CA1"/>
    <w:rsid w:val="00F23F1B"/>
    <w:rsid w:val="00F24280"/>
    <w:rsid w:val="00F245C0"/>
    <w:rsid w:val="00F24A69"/>
    <w:rsid w:val="00F24A6E"/>
    <w:rsid w:val="00F24AF4"/>
    <w:rsid w:val="00F24BA1"/>
    <w:rsid w:val="00F24E51"/>
    <w:rsid w:val="00F25550"/>
    <w:rsid w:val="00F25C06"/>
    <w:rsid w:val="00F262E9"/>
    <w:rsid w:val="00F264F1"/>
    <w:rsid w:val="00F26573"/>
    <w:rsid w:val="00F26CD4"/>
    <w:rsid w:val="00F26D4D"/>
    <w:rsid w:val="00F27014"/>
    <w:rsid w:val="00F2763F"/>
    <w:rsid w:val="00F279E9"/>
    <w:rsid w:val="00F27A81"/>
    <w:rsid w:val="00F28D62"/>
    <w:rsid w:val="00F30E8F"/>
    <w:rsid w:val="00F30FA5"/>
    <w:rsid w:val="00F31048"/>
    <w:rsid w:val="00F313F8"/>
    <w:rsid w:val="00F31425"/>
    <w:rsid w:val="00F3143A"/>
    <w:rsid w:val="00F316DE"/>
    <w:rsid w:val="00F31C9C"/>
    <w:rsid w:val="00F31E62"/>
    <w:rsid w:val="00F31F0C"/>
    <w:rsid w:val="00F31FAF"/>
    <w:rsid w:val="00F32972"/>
    <w:rsid w:val="00F32DD6"/>
    <w:rsid w:val="00F32FFB"/>
    <w:rsid w:val="00F330B8"/>
    <w:rsid w:val="00F332A2"/>
    <w:rsid w:val="00F336CF"/>
    <w:rsid w:val="00F336F7"/>
    <w:rsid w:val="00F336F8"/>
    <w:rsid w:val="00F33C08"/>
    <w:rsid w:val="00F33F12"/>
    <w:rsid w:val="00F33F26"/>
    <w:rsid w:val="00F34A8E"/>
    <w:rsid w:val="00F34F66"/>
    <w:rsid w:val="00F3572E"/>
    <w:rsid w:val="00F35762"/>
    <w:rsid w:val="00F3596D"/>
    <w:rsid w:val="00F3607A"/>
    <w:rsid w:val="00F36304"/>
    <w:rsid w:val="00F365A4"/>
    <w:rsid w:val="00F36B15"/>
    <w:rsid w:val="00F36B83"/>
    <w:rsid w:val="00F370E1"/>
    <w:rsid w:val="00F375C4"/>
    <w:rsid w:val="00F37C10"/>
    <w:rsid w:val="00F406F9"/>
    <w:rsid w:val="00F407CC"/>
    <w:rsid w:val="00F40A53"/>
    <w:rsid w:val="00F4179A"/>
    <w:rsid w:val="00F41B22"/>
    <w:rsid w:val="00F425FC"/>
    <w:rsid w:val="00F42B06"/>
    <w:rsid w:val="00F42DF5"/>
    <w:rsid w:val="00F42ED9"/>
    <w:rsid w:val="00F430A9"/>
    <w:rsid w:val="00F43177"/>
    <w:rsid w:val="00F4339A"/>
    <w:rsid w:val="00F43A32"/>
    <w:rsid w:val="00F43AD1"/>
    <w:rsid w:val="00F43FCB"/>
    <w:rsid w:val="00F447E0"/>
    <w:rsid w:val="00F44999"/>
    <w:rsid w:val="00F44A94"/>
    <w:rsid w:val="00F451B2"/>
    <w:rsid w:val="00F452A6"/>
    <w:rsid w:val="00F456D2"/>
    <w:rsid w:val="00F458D4"/>
    <w:rsid w:val="00F45B4D"/>
    <w:rsid w:val="00F45F39"/>
    <w:rsid w:val="00F46438"/>
    <w:rsid w:val="00F470C9"/>
    <w:rsid w:val="00F474FA"/>
    <w:rsid w:val="00F4788C"/>
    <w:rsid w:val="00F47A3A"/>
    <w:rsid w:val="00F47ADA"/>
    <w:rsid w:val="00F47CBD"/>
    <w:rsid w:val="00F47DFC"/>
    <w:rsid w:val="00F50633"/>
    <w:rsid w:val="00F50832"/>
    <w:rsid w:val="00F50F26"/>
    <w:rsid w:val="00F519C2"/>
    <w:rsid w:val="00F51B40"/>
    <w:rsid w:val="00F51B7B"/>
    <w:rsid w:val="00F51F17"/>
    <w:rsid w:val="00F51FB8"/>
    <w:rsid w:val="00F523F9"/>
    <w:rsid w:val="00F5242A"/>
    <w:rsid w:val="00F5258F"/>
    <w:rsid w:val="00F52A1F"/>
    <w:rsid w:val="00F52C96"/>
    <w:rsid w:val="00F53242"/>
    <w:rsid w:val="00F53338"/>
    <w:rsid w:val="00F53732"/>
    <w:rsid w:val="00F5397C"/>
    <w:rsid w:val="00F53AE0"/>
    <w:rsid w:val="00F541BA"/>
    <w:rsid w:val="00F54829"/>
    <w:rsid w:val="00F54C38"/>
    <w:rsid w:val="00F54E9D"/>
    <w:rsid w:val="00F54EA2"/>
    <w:rsid w:val="00F5517C"/>
    <w:rsid w:val="00F556B3"/>
    <w:rsid w:val="00F558D6"/>
    <w:rsid w:val="00F55A55"/>
    <w:rsid w:val="00F5694D"/>
    <w:rsid w:val="00F56C6A"/>
    <w:rsid w:val="00F56F7C"/>
    <w:rsid w:val="00F604BC"/>
    <w:rsid w:val="00F605CA"/>
    <w:rsid w:val="00F60C74"/>
    <w:rsid w:val="00F61045"/>
    <w:rsid w:val="00F61557"/>
    <w:rsid w:val="00F61716"/>
    <w:rsid w:val="00F617AE"/>
    <w:rsid w:val="00F6190B"/>
    <w:rsid w:val="00F61C8C"/>
    <w:rsid w:val="00F61F86"/>
    <w:rsid w:val="00F621A3"/>
    <w:rsid w:val="00F6237B"/>
    <w:rsid w:val="00F62582"/>
    <w:rsid w:val="00F62970"/>
    <w:rsid w:val="00F62A43"/>
    <w:rsid w:val="00F62B7F"/>
    <w:rsid w:val="00F6328F"/>
    <w:rsid w:val="00F63568"/>
    <w:rsid w:val="00F63AA9"/>
    <w:rsid w:val="00F64018"/>
    <w:rsid w:val="00F6409D"/>
    <w:rsid w:val="00F640AD"/>
    <w:rsid w:val="00F6452E"/>
    <w:rsid w:val="00F64BA2"/>
    <w:rsid w:val="00F64F5D"/>
    <w:rsid w:val="00F65209"/>
    <w:rsid w:val="00F656AA"/>
    <w:rsid w:val="00F65731"/>
    <w:rsid w:val="00F65A51"/>
    <w:rsid w:val="00F65C00"/>
    <w:rsid w:val="00F65C88"/>
    <w:rsid w:val="00F65D53"/>
    <w:rsid w:val="00F66417"/>
    <w:rsid w:val="00F6641D"/>
    <w:rsid w:val="00F66A1A"/>
    <w:rsid w:val="00F6710F"/>
    <w:rsid w:val="00F6741A"/>
    <w:rsid w:val="00F6772F"/>
    <w:rsid w:val="00F67E8B"/>
    <w:rsid w:val="00F7014C"/>
    <w:rsid w:val="00F705D5"/>
    <w:rsid w:val="00F70827"/>
    <w:rsid w:val="00F71009"/>
    <w:rsid w:val="00F7109E"/>
    <w:rsid w:val="00F7145B"/>
    <w:rsid w:val="00F7146A"/>
    <w:rsid w:val="00F71DAF"/>
    <w:rsid w:val="00F71F52"/>
    <w:rsid w:val="00F721E0"/>
    <w:rsid w:val="00F72D15"/>
    <w:rsid w:val="00F72EA8"/>
    <w:rsid w:val="00F72F4F"/>
    <w:rsid w:val="00F73745"/>
    <w:rsid w:val="00F740DF"/>
    <w:rsid w:val="00F74159"/>
    <w:rsid w:val="00F742B5"/>
    <w:rsid w:val="00F7465C"/>
    <w:rsid w:val="00F746D6"/>
    <w:rsid w:val="00F7494B"/>
    <w:rsid w:val="00F74E9D"/>
    <w:rsid w:val="00F75392"/>
    <w:rsid w:val="00F75979"/>
    <w:rsid w:val="00F75A8E"/>
    <w:rsid w:val="00F75CF9"/>
    <w:rsid w:val="00F75DB4"/>
    <w:rsid w:val="00F75E27"/>
    <w:rsid w:val="00F75EAA"/>
    <w:rsid w:val="00F762C0"/>
    <w:rsid w:val="00F76742"/>
    <w:rsid w:val="00F767B6"/>
    <w:rsid w:val="00F767DD"/>
    <w:rsid w:val="00F76DE0"/>
    <w:rsid w:val="00F77132"/>
    <w:rsid w:val="00F7719A"/>
    <w:rsid w:val="00F77461"/>
    <w:rsid w:val="00F778CA"/>
    <w:rsid w:val="00F779EE"/>
    <w:rsid w:val="00F80DB2"/>
    <w:rsid w:val="00F80F33"/>
    <w:rsid w:val="00F8101A"/>
    <w:rsid w:val="00F81280"/>
    <w:rsid w:val="00F812C2"/>
    <w:rsid w:val="00F81616"/>
    <w:rsid w:val="00F81AEE"/>
    <w:rsid w:val="00F81C41"/>
    <w:rsid w:val="00F81FFB"/>
    <w:rsid w:val="00F8253E"/>
    <w:rsid w:val="00F825BA"/>
    <w:rsid w:val="00F82BA3"/>
    <w:rsid w:val="00F834C1"/>
    <w:rsid w:val="00F83961"/>
    <w:rsid w:val="00F83A54"/>
    <w:rsid w:val="00F83A8D"/>
    <w:rsid w:val="00F847E5"/>
    <w:rsid w:val="00F84A6C"/>
    <w:rsid w:val="00F84BD8"/>
    <w:rsid w:val="00F84D34"/>
    <w:rsid w:val="00F8560D"/>
    <w:rsid w:val="00F85855"/>
    <w:rsid w:val="00F858F4"/>
    <w:rsid w:val="00F85BE6"/>
    <w:rsid w:val="00F8604F"/>
    <w:rsid w:val="00F8652C"/>
    <w:rsid w:val="00F86C7C"/>
    <w:rsid w:val="00F874F1"/>
    <w:rsid w:val="00F875BD"/>
    <w:rsid w:val="00F8798F"/>
    <w:rsid w:val="00F87D59"/>
    <w:rsid w:val="00F90004"/>
    <w:rsid w:val="00F90285"/>
    <w:rsid w:val="00F91155"/>
    <w:rsid w:val="00F91214"/>
    <w:rsid w:val="00F91891"/>
    <w:rsid w:val="00F92008"/>
    <w:rsid w:val="00F921D0"/>
    <w:rsid w:val="00F929DD"/>
    <w:rsid w:val="00F92D9C"/>
    <w:rsid w:val="00F931FD"/>
    <w:rsid w:val="00F932F6"/>
    <w:rsid w:val="00F9347B"/>
    <w:rsid w:val="00F93FD7"/>
    <w:rsid w:val="00F94892"/>
    <w:rsid w:val="00F949D2"/>
    <w:rsid w:val="00F95320"/>
    <w:rsid w:val="00F95AD0"/>
    <w:rsid w:val="00F95BF6"/>
    <w:rsid w:val="00F95E65"/>
    <w:rsid w:val="00F960FC"/>
    <w:rsid w:val="00F96196"/>
    <w:rsid w:val="00F961EC"/>
    <w:rsid w:val="00F962C7"/>
    <w:rsid w:val="00F9647F"/>
    <w:rsid w:val="00F9649E"/>
    <w:rsid w:val="00F9654C"/>
    <w:rsid w:val="00F96593"/>
    <w:rsid w:val="00F965FA"/>
    <w:rsid w:val="00F96965"/>
    <w:rsid w:val="00F96B29"/>
    <w:rsid w:val="00F96DA1"/>
    <w:rsid w:val="00F97024"/>
    <w:rsid w:val="00F970BE"/>
    <w:rsid w:val="00F97387"/>
    <w:rsid w:val="00F97567"/>
    <w:rsid w:val="00F97A0A"/>
    <w:rsid w:val="00F97B21"/>
    <w:rsid w:val="00F97B8D"/>
    <w:rsid w:val="00FA032E"/>
    <w:rsid w:val="00FA073E"/>
    <w:rsid w:val="00FA09DB"/>
    <w:rsid w:val="00FA0BD4"/>
    <w:rsid w:val="00FA0CC4"/>
    <w:rsid w:val="00FA14AE"/>
    <w:rsid w:val="00FA1674"/>
    <w:rsid w:val="00FA16CF"/>
    <w:rsid w:val="00FA176A"/>
    <w:rsid w:val="00FA1D8D"/>
    <w:rsid w:val="00FA22F7"/>
    <w:rsid w:val="00FA2325"/>
    <w:rsid w:val="00FA266E"/>
    <w:rsid w:val="00FA2696"/>
    <w:rsid w:val="00FA2B14"/>
    <w:rsid w:val="00FA2B8B"/>
    <w:rsid w:val="00FA2C8F"/>
    <w:rsid w:val="00FA2DF1"/>
    <w:rsid w:val="00FA2E53"/>
    <w:rsid w:val="00FA3271"/>
    <w:rsid w:val="00FA380B"/>
    <w:rsid w:val="00FA39A3"/>
    <w:rsid w:val="00FA39E5"/>
    <w:rsid w:val="00FA3A10"/>
    <w:rsid w:val="00FA3C34"/>
    <w:rsid w:val="00FA3F0C"/>
    <w:rsid w:val="00FA3F65"/>
    <w:rsid w:val="00FA4166"/>
    <w:rsid w:val="00FA41F6"/>
    <w:rsid w:val="00FA497F"/>
    <w:rsid w:val="00FA4FAE"/>
    <w:rsid w:val="00FA4FDE"/>
    <w:rsid w:val="00FA5886"/>
    <w:rsid w:val="00FA5AB9"/>
    <w:rsid w:val="00FA5B2A"/>
    <w:rsid w:val="00FA5C36"/>
    <w:rsid w:val="00FA61C8"/>
    <w:rsid w:val="00FA67BF"/>
    <w:rsid w:val="00FA6860"/>
    <w:rsid w:val="00FA6AF1"/>
    <w:rsid w:val="00FA6C12"/>
    <w:rsid w:val="00FA7327"/>
    <w:rsid w:val="00FA7632"/>
    <w:rsid w:val="00FA76FF"/>
    <w:rsid w:val="00FA7E83"/>
    <w:rsid w:val="00FA7ECE"/>
    <w:rsid w:val="00FB0068"/>
    <w:rsid w:val="00FB04BE"/>
    <w:rsid w:val="00FB05D0"/>
    <w:rsid w:val="00FB095E"/>
    <w:rsid w:val="00FB1131"/>
    <w:rsid w:val="00FB126D"/>
    <w:rsid w:val="00FB26CA"/>
    <w:rsid w:val="00FB2A0B"/>
    <w:rsid w:val="00FB321B"/>
    <w:rsid w:val="00FB3446"/>
    <w:rsid w:val="00FB3531"/>
    <w:rsid w:val="00FB40F6"/>
    <w:rsid w:val="00FB4513"/>
    <w:rsid w:val="00FB46CA"/>
    <w:rsid w:val="00FB47CE"/>
    <w:rsid w:val="00FB54DF"/>
    <w:rsid w:val="00FB58F8"/>
    <w:rsid w:val="00FB6389"/>
    <w:rsid w:val="00FB65BC"/>
    <w:rsid w:val="00FB6690"/>
    <w:rsid w:val="00FB6990"/>
    <w:rsid w:val="00FB69AF"/>
    <w:rsid w:val="00FB6E86"/>
    <w:rsid w:val="00FB6EA9"/>
    <w:rsid w:val="00FB7814"/>
    <w:rsid w:val="00FB7BD8"/>
    <w:rsid w:val="00FB7D32"/>
    <w:rsid w:val="00FB7ED4"/>
    <w:rsid w:val="00FBFA0E"/>
    <w:rsid w:val="00FC00B9"/>
    <w:rsid w:val="00FC04F3"/>
    <w:rsid w:val="00FC0CC5"/>
    <w:rsid w:val="00FC1063"/>
    <w:rsid w:val="00FC15CC"/>
    <w:rsid w:val="00FC1A7A"/>
    <w:rsid w:val="00FC1D58"/>
    <w:rsid w:val="00FC2086"/>
    <w:rsid w:val="00FC2125"/>
    <w:rsid w:val="00FC2568"/>
    <w:rsid w:val="00FC2979"/>
    <w:rsid w:val="00FC2B6A"/>
    <w:rsid w:val="00FC2B78"/>
    <w:rsid w:val="00FC2C2F"/>
    <w:rsid w:val="00FC2E58"/>
    <w:rsid w:val="00FC31F2"/>
    <w:rsid w:val="00FC330D"/>
    <w:rsid w:val="00FC38A5"/>
    <w:rsid w:val="00FC38D3"/>
    <w:rsid w:val="00FC3BE4"/>
    <w:rsid w:val="00FC3E89"/>
    <w:rsid w:val="00FC3F11"/>
    <w:rsid w:val="00FC410E"/>
    <w:rsid w:val="00FC41B6"/>
    <w:rsid w:val="00FC4405"/>
    <w:rsid w:val="00FC4F36"/>
    <w:rsid w:val="00FC5078"/>
    <w:rsid w:val="00FC573E"/>
    <w:rsid w:val="00FC6197"/>
    <w:rsid w:val="00FC6570"/>
    <w:rsid w:val="00FC6746"/>
    <w:rsid w:val="00FC6A57"/>
    <w:rsid w:val="00FC6D44"/>
    <w:rsid w:val="00FC724A"/>
    <w:rsid w:val="00FC7286"/>
    <w:rsid w:val="00FC739B"/>
    <w:rsid w:val="00FC73AA"/>
    <w:rsid w:val="00FC7AE5"/>
    <w:rsid w:val="00FC7CE6"/>
    <w:rsid w:val="00FD0881"/>
    <w:rsid w:val="00FD08BF"/>
    <w:rsid w:val="00FD0BF8"/>
    <w:rsid w:val="00FD0D69"/>
    <w:rsid w:val="00FD1049"/>
    <w:rsid w:val="00FD1285"/>
    <w:rsid w:val="00FD1684"/>
    <w:rsid w:val="00FD18A9"/>
    <w:rsid w:val="00FD1C71"/>
    <w:rsid w:val="00FD1C93"/>
    <w:rsid w:val="00FD1DC4"/>
    <w:rsid w:val="00FD1DD0"/>
    <w:rsid w:val="00FD1E8A"/>
    <w:rsid w:val="00FD293B"/>
    <w:rsid w:val="00FD31B9"/>
    <w:rsid w:val="00FD342D"/>
    <w:rsid w:val="00FD386E"/>
    <w:rsid w:val="00FD3A4A"/>
    <w:rsid w:val="00FD3FF4"/>
    <w:rsid w:val="00FD41E9"/>
    <w:rsid w:val="00FD4434"/>
    <w:rsid w:val="00FD4499"/>
    <w:rsid w:val="00FD4A54"/>
    <w:rsid w:val="00FD4DFF"/>
    <w:rsid w:val="00FD5552"/>
    <w:rsid w:val="00FD5626"/>
    <w:rsid w:val="00FD5680"/>
    <w:rsid w:val="00FD59CD"/>
    <w:rsid w:val="00FD5DB9"/>
    <w:rsid w:val="00FD5E6F"/>
    <w:rsid w:val="00FD5EFD"/>
    <w:rsid w:val="00FD61B0"/>
    <w:rsid w:val="00FD64B4"/>
    <w:rsid w:val="00FD67DD"/>
    <w:rsid w:val="00FD6D37"/>
    <w:rsid w:val="00FD6FF8"/>
    <w:rsid w:val="00FD75B6"/>
    <w:rsid w:val="00FD7B15"/>
    <w:rsid w:val="00FD7CB1"/>
    <w:rsid w:val="00FD7CF1"/>
    <w:rsid w:val="00FE02C4"/>
    <w:rsid w:val="00FE06AC"/>
    <w:rsid w:val="00FE0782"/>
    <w:rsid w:val="00FE0820"/>
    <w:rsid w:val="00FE0B77"/>
    <w:rsid w:val="00FE0CE5"/>
    <w:rsid w:val="00FE100F"/>
    <w:rsid w:val="00FE1052"/>
    <w:rsid w:val="00FE11C5"/>
    <w:rsid w:val="00FE152B"/>
    <w:rsid w:val="00FE15BD"/>
    <w:rsid w:val="00FE16E8"/>
    <w:rsid w:val="00FE1752"/>
    <w:rsid w:val="00FE188F"/>
    <w:rsid w:val="00FE18FD"/>
    <w:rsid w:val="00FE1E23"/>
    <w:rsid w:val="00FE22CB"/>
    <w:rsid w:val="00FE32EF"/>
    <w:rsid w:val="00FE34AB"/>
    <w:rsid w:val="00FE357C"/>
    <w:rsid w:val="00FE3887"/>
    <w:rsid w:val="00FE3EA1"/>
    <w:rsid w:val="00FE41AC"/>
    <w:rsid w:val="00FE4686"/>
    <w:rsid w:val="00FE47BA"/>
    <w:rsid w:val="00FE5007"/>
    <w:rsid w:val="00FE513F"/>
    <w:rsid w:val="00FE577F"/>
    <w:rsid w:val="00FE58C7"/>
    <w:rsid w:val="00FE5A8F"/>
    <w:rsid w:val="00FE61CD"/>
    <w:rsid w:val="00FE669A"/>
    <w:rsid w:val="00FE67DE"/>
    <w:rsid w:val="00FE681C"/>
    <w:rsid w:val="00FE692D"/>
    <w:rsid w:val="00FE6BAD"/>
    <w:rsid w:val="00FE6F9A"/>
    <w:rsid w:val="00FE72BA"/>
    <w:rsid w:val="00FE73D4"/>
    <w:rsid w:val="00FE7692"/>
    <w:rsid w:val="00FE7826"/>
    <w:rsid w:val="00FE7E4B"/>
    <w:rsid w:val="00FF0340"/>
    <w:rsid w:val="00FF04DA"/>
    <w:rsid w:val="00FF0BB2"/>
    <w:rsid w:val="00FF0EC1"/>
    <w:rsid w:val="00FF11BD"/>
    <w:rsid w:val="00FF1304"/>
    <w:rsid w:val="00FF147B"/>
    <w:rsid w:val="00FF15DD"/>
    <w:rsid w:val="00FF1AD9"/>
    <w:rsid w:val="00FF278E"/>
    <w:rsid w:val="00FF2DBA"/>
    <w:rsid w:val="00FF34E2"/>
    <w:rsid w:val="00FF35C7"/>
    <w:rsid w:val="00FF3775"/>
    <w:rsid w:val="00FF37AC"/>
    <w:rsid w:val="00FF39C4"/>
    <w:rsid w:val="00FF3C0B"/>
    <w:rsid w:val="00FF3D2B"/>
    <w:rsid w:val="00FF3F0C"/>
    <w:rsid w:val="00FF4497"/>
    <w:rsid w:val="00FF472F"/>
    <w:rsid w:val="00FF4966"/>
    <w:rsid w:val="00FF4F4C"/>
    <w:rsid w:val="00FF5809"/>
    <w:rsid w:val="00FF5821"/>
    <w:rsid w:val="00FF584D"/>
    <w:rsid w:val="00FF59AC"/>
    <w:rsid w:val="00FF5B49"/>
    <w:rsid w:val="00FF5C14"/>
    <w:rsid w:val="00FF5E0F"/>
    <w:rsid w:val="00FF5E25"/>
    <w:rsid w:val="00FF632E"/>
    <w:rsid w:val="00FF66AC"/>
    <w:rsid w:val="00FF6CCD"/>
    <w:rsid w:val="00FF75FB"/>
    <w:rsid w:val="0100C468"/>
    <w:rsid w:val="01079B39"/>
    <w:rsid w:val="0107E621"/>
    <w:rsid w:val="0108EAAF"/>
    <w:rsid w:val="0109FC2E"/>
    <w:rsid w:val="0116E2F9"/>
    <w:rsid w:val="01174CCA"/>
    <w:rsid w:val="011CAF59"/>
    <w:rsid w:val="01283490"/>
    <w:rsid w:val="01396558"/>
    <w:rsid w:val="013B3606"/>
    <w:rsid w:val="014A9668"/>
    <w:rsid w:val="0150D01F"/>
    <w:rsid w:val="015BD4B2"/>
    <w:rsid w:val="0164BD50"/>
    <w:rsid w:val="01655DCD"/>
    <w:rsid w:val="0165D983"/>
    <w:rsid w:val="01676A17"/>
    <w:rsid w:val="016B2913"/>
    <w:rsid w:val="017BB3AE"/>
    <w:rsid w:val="0182D0D3"/>
    <w:rsid w:val="0188ACCD"/>
    <w:rsid w:val="01987EF3"/>
    <w:rsid w:val="01A11E79"/>
    <w:rsid w:val="01BF06A1"/>
    <w:rsid w:val="01DCB769"/>
    <w:rsid w:val="01F51FFD"/>
    <w:rsid w:val="02003580"/>
    <w:rsid w:val="0200787E"/>
    <w:rsid w:val="020DCD87"/>
    <w:rsid w:val="021093DD"/>
    <w:rsid w:val="021E53EE"/>
    <w:rsid w:val="02370C3D"/>
    <w:rsid w:val="023AB5DA"/>
    <w:rsid w:val="0257730A"/>
    <w:rsid w:val="025F8132"/>
    <w:rsid w:val="0278AD60"/>
    <w:rsid w:val="027ED9A0"/>
    <w:rsid w:val="027FAFD9"/>
    <w:rsid w:val="02949785"/>
    <w:rsid w:val="02949FEB"/>
    <w:rsid w:val="02989B50"/>
    <w:rsid w:val="02AE09B6"/>
    <w:rsid w:val="02B4C023"/>
    <w:rsid w:val="02C0A8A2"/>
    <w:rsid w:val="02DA0146"/>
    <w:rsid w:val="02E0432D"/>
    <w:rsid w:val="02E41C81"/>
    <w:rsid w:val="02E66AC6"/>
    <w:rsid w:val="02E9B3FE"/>
    <w:rsid w:val="02F621FA"/>
    <w:rsid w:val="02F6F7F5"/>
    <w:rsid w:val="02F7B917"/>
    <w:rsid w:val="030AD8DA"/>
    <w:rsid w:val="031471F3"/>
    <w:rsid w:val="031945CD"/>
    <w:rsid w:val="03202A61"/>
    <w:rsid w:val="03209CF2"/>
    <w:rsid w:val="032349A3"/>
    <w:rsid w:val="033466F3"/>
    <w:rsid w:val="0339E07D"/>
    <w:rsid w:val="03456323"/>
    <w:rsid w:val="034AB037"/>
    <w:rsid w:val="036D23C0"/>
    <w:rsid w:val="037677E6"/>
    <w:rsid w:val="037A362A"/>
    <w:rsid w:val="0381F3E2"/>
    <w:rsid w:val="0387958F"/>
    <w:rsid w:val="038C607E"/>
    <w:rsid w:val="038DC9C9"/>
    <w:rsid w:val="03926455"/>
    <w:rsid w:val="039B664B"/>
    <w:rsid w:val="03A10FD5"/>
    <w:rsid w:val="03A56E08"/>
    <w:rsid w:val="03ABF120"/>
    <w:rsid w:val="03B202EC"/>
    <w:rsid w:val="03C16F7D"/>
    <w:rsid w:val="03C240CE"/>
    <w:rsid w:val="03CA1728"/>
    <w:rsid w:val="03D2D38D"/>
    <w:rsid w:val="03E5EB28"/>
    <w:rsid w:val="03E99CDC"/>
    <w:rsid w:val="03FED6D7"/>
    <w:rsid w:val="04034AD1"/>
    <w:rsid w:val="0405300B"/>
    <w:rsid w:val="040E5E57"/>
    <w:rsid w:val="04278A29"/>
    <w:rsid w:val="0435301A"/>
    <w:rsid w:val="043840D5"/>
    <w:rsid w:val="043C01F1"/>
    <w:rsid w:val="04561A80"/>
    <w:rsid w:val="045B87EE"/>
    <w:rsid w:val="045DC2AF"/>
    <w:rsid w:val="045EEAB1"/>
    <w:rsid w:val="046518DA"/>
    <w:rsid w:val="046A7013"/>
    <w:rsid w:val="04716AFA"/>
    <w:rsid w:val="047444D3"/>
    <w:rsid w:val="047D5B54"/>
    <w:rsid w:val="0497572E"/>
    <w:rsid w:val="049774C4"/>
    <w:rsid w:val="049A5558"/>
    <w:rsid w:val="049B304D"/>
    <w:rsid w:val="049DBA98"/>
    <w:rsid w:val="04AE9AA1"/>
    <w:rsid w:val="04B2F7AC"/>
    <w:rsid w:val="04B5F593"/>
    <w:rsid w:val="04CC0FB1"/>
    <w:rsid w:val="04D50BF3"/>
    <w:rsid w:val="04DC4CAB"/>
    <w:rsid w:val="04F52554"/>
    <w:rsid w:val="04F56868"/>
    <w:rsid w:val="04FD6F90"/>
    <w:rsid w:val="050330D7"/>
    <w:rsid w:val="051F876E"/>
    <w:rsid w:val="052D6C82"/>
    <w:rsid w:val="052DAF97"/>
    <w:rsid w:val="053BF1CC"/>
    <w:rsid w:val="054496EF"/>
    <w:rsid w:val="05665DA3"/>
    <w:rsid w:val="056995C2"/>
    <w:rsid w:val="056CFD23"/>
    <w:rsid w:val="0580ADE6"/>
    <w:rsid w:val="058488E7"/>
    <w:rsid w:val="058B1B18"/>
    <w:rsid w:val="058DE58E"/>
    <w:rsid w:val="0595EE9E"/>
    <w:rsid w:val="05A17DC9"/>
    <w:rsid w:val="05BA7A3D"/>
    <w:rsid w:val="05D295F6"/>
    <w:rsid w:val="05EC87B9"/>
    <w:rsid w:val="05F17EE2"/>
    <w:rsid w:val="05F87EE4"/>
    <w:rsid w:val="0602871B"/>
    <w:rsid w:val="06031EF8"/>
    <w:rsid w:val="060FEF4D"/>
    <w:rsid w:val="0614FDC6"/>
    <w:rsid w:val="061C3612"/>
    <w:rsid w:val="0634063A"/>
    <w:rsid w:val="06364E30"/>
    <w:rsid w:val="0649214F"/>
    <w:rsid w:val="064F9480"/>
    <w:rsid w:val="065A309D"/>
    <w:rsid w:val="06650A33"/>
    <w:rsid w:val="066DA27E"/>
    <w:rsid w:val="06804BFD"/>
    <w:rsid w:val="06822FC3"/>
    <w:rsid w:val="069ED75F"/>
    <w:rsid w:val="06C3BAC4"/>
    <w:rsid w:val="06CA4CC1"/>
    <w:rsid w:val="06CE8178"/>
    <w:rsid w:val="06E1527E"/>
    <w:rsid w:val="06E35917"/>
    <w:rsid w:val="06E8708A"/>
    <w:rsid w:val="06F2A3F7"/>
    <w:rsid w:val="07036A5E"/>
    <w:rsid w:val="0709DDD3"/>
    <w:rsid w:val="070EF18A"/>
    <w:rsid w:val="071FC588"/>
    <w:rsid w:val="072106F8"/>
    <w:rsid w:val="07270E76"/>
    <w:rsid w:val="07356570"/>
    <w:rsid w:val="074FC23F"/>
    <w:rsid w:val="0758B0BB"/>
    <w:rsid w:val="07708492"/>
    <w:rsid w:val="07736379"/>
    <w:rsid w:val="07739946"/>
    <w:rsid w:val="07741430"/>
    <w:rsid w:val="0777C65F"/>
    <w:rsid w:val="077971DE"/>
    <w:rsid w:val="078C06FB"/>
    <w:rsid w:val="0791DC6F"/>
    <w:rsid w:val="079BA3CB"/>
    <w:rsid w:val="079F3B6C"/>
    <w:rsid w:val="079F4E12"/>
    <w:rsid w:val="07A6C198"/>
    <w:rsid w:val="07B8235E"/>
    <w:rsid w:val="07BDA49F"/>
    <w:rsid w:val="07C33A86"/>
    <w:rsid w:val="07C3C1A5"/>
    <w:rsid w:val="07C891D4"/>
    <w:rsid w:val="07C968AB"/>
    <w:rsid w:val="07CBBF54"/>
    <w:rsid w:val="07D1A7FD"/>
    <w:rsid w:val="07F0A9FE"/>
    <w:rsid w:val="08012A81"/>
    <w:rsid w:val="0804812B"/>
    <w:rsid w:val="08056A9F"/>
    <w:rsid w:val="08056CAC"/>
    <w:rsid w:val="080B82BD"/>
    <w:rsid w:val="0812593D"/>
    <w:rsid w:val="0817EC1A"/>
    <w:rsid w:val="081FD336"/>
    <w:rsid w:val="0820FA62"/>
    <w:rsid w:val="08251781"/>
    <w:rsid w:val="083275EE"/>
    <w:rsid w:val="0835D9BA"/>
    <w:rsid w:val="0836C229"/>
    <w:rsid w:val="084594D8"/>
    <w:rsid w:val="08473E56"/>
    <w:rsid w:val="08488293"/>
    <w:rsid w:val="084B47A9"/>
    <w:rsid w:val="0855A8B1"/>
    <w:rsid w:val="085D63BD"/>
    <w:rsid w:val="08620847"/>
    <w:rsid w:val="08679B9C"/>
    <w:rsid w:val="0871C8D0"/>
    <w:rsid w:val="0872312F"/>
    <w:rsid w:val="0885F4DA"/>
    <w:rsid w:val="0885FC96"/>
    <w:rsid w:val="088D8695"/>
    <w:rsid w:val="08A14229"/>
    <w:rsid w:val="08AD0515"/>
    <w:rsid w:val="08B7BB2D"/>
    <w:rsid w:val="08CA4D15"/>
    <w:rsid w:val="08D4F1F9"/>
    <w:rsid w:val="08F52796"/>
    <w:rsid w:val="08F70C64"/>
    <w:rsid w:val="0917273D"/>
    <w:rsid w:val="0924A5C3"/>
    <w:rsid w:val="0930009F"/>
    <w:rsid w:val="09552DCA"/>
    <w:rsid w:val="09612035"/>
    <w:rsid w:val="0968E325"/>
    <w:rsid w:val="0976809D"/>
    <w:rsid w:val="097E66ED"/>
    <w:rsid w:val="0983BDCA"/>
    <w:rsid w:val="098A2131"/>
    <w:rsid w:val="098B895C"/>
    <w:rsid w:val="09948035"/>
    <w:rsid w:val="099E56DA"/>
    <w:rsid w:val="09A169DB"/>
    <w:rsid w:val="09A48F0E"/>
    <w:rsid w:val="09A5151B"/>
    <w:rsid w:val="09ACD657"/>
    <w:rsid w:val="09AD1CB7"/>
    <w:rsid w:val="09AFDBB5"/>
    <w:rsid w:val="09B3C96D"/>
    <w:rsid w:val="09B76667"/>
    <w:rsid w:val="09BB6F0B"/>
    <w:rsid w:val="09C0EE97"/>
    <w:rsid w:val="09C266BA"/>
    <w:rsid w:val="09D28DC0"/>
    <w:rsid w:val="09D8BED8"/>
    <w:rsid w:val="09E2BF60"/>
    <w:rsid w:val="09EE93B4"/>
    <w:rsid w:val="09EFD05C"/>
    <w:rsid w:val="09F5DC64"/>
    <w:rsid w:val="0A007898"/>
    <w:rsid w:val="0A0BC621"/>
    <w:rsid w:val="0A0C5529"/>
    <w:rsid w:val="0A2E33C2"/>
    <w:rsid w:val="0A325478"/>
    <w:rsid w:val="0A51901C"/>
    <w:rsid w:val="0A62E27C"/>
    <w:rsid w:val="0A72F4F4"/>
    <w:rsid w:val="0A7424EF"/>
    <w:rsid w:val="0A80BEF6"/>
    <w:rsid w:val="0A80EC3E"/>
    <w:rsid w:val="0A92BFD9"/>
    <w:rsid w:val="0A950670"/>
    <w:rsid w:val="0A97B279"/>
    <w:rsid w:val="0A9C9FFE"/>
    <w:rsid w:val="0AA8E260"/>
    <w:rsid w:val="0AAB38D1"/>
    <w:rsid w:val="0AACF4B9"/>
    <w:rsid w:val="0AB96530"/>
    <w:rsid w:val="0AC49A6D"/>
    <w:rsid w:val="0ADF716E"/>
    <w:rsid w:val="0AE01051"/>
    <w:rsid w:val="0AE70894"/>
    <w:rsid w:val="0AE7CFA6"/>
    <w:rsid w:val="0AE9F2EC"/>
    <w:rsid w:val="0AF715E7"/>
    <w:rsid w:val="0AFFAE79"/>
    <w:rsid w:val="0B11F02A"/>
    <w:rsid w:val="0B18CAF2"/>
    <w:rsid w:val="0B287E88"/>
    <w:rsid w:val="0B385B8C"/>
    <w:rsid w:val="0B3A2F77"/>
    <w:rsid w:val="0B3C0C25"/>
    <w:rsid w:val="0B3C51C8"/>
    <w:rsid w:val="0B40D472"/>
    <w:rsid w:val="0B40DC09"/>
    <w:rsid w:val="0B4C3DF2"/>
    <w:rsid w:val="0B67232F"/>
    <w:rsid w:val="0B6C308C"/>
    <w:rsid w:val="0B6C454E"/>
    <w:rsid w:val="0B7FD796"/>
    <w:rsid w:val="0B88E183"/>
    <w:rsid w:val="0BA0256B"/>
    <w:rsid w:val="0BA473C5"/>
    <w:rsid w:val="0BB06546"/>
    <w:rsid w:val="0BC99805"/>
    <w:rsid w:val="0BCBDAA1"/>
    <w:rsid w:val="0BCDD3FE"/>
    <w:rsid w:val="0BD8854D"/>
    <w:rsid w:val="0BEA37DF"/>
    <w:rsid w:val="0BF54421"/>
    <w:rsid w:val="0BFEB106"/>
    <w:rsid w:val="0C1C7277"/>
    <w:rsid w:val="0C1E2846"/>
    <w:rsid w:val="0C20DB54"/>
    <w:rsid w:val="0C2A7E5F"/>
    <w:rsid w:val="0C2CC136"/>
    <w:rsid w:val="0C541391"/>
    <w:rsid w:val="0C5979AE"/>
    <w:rsid w:val="0C6CDC81"/>
    <w:rsid w:val="0C707527"/>
    <w:rsid w:val="0C754B8C"/>
    <w:rsid w:val="0C77AEA9"/>
    <w:rsid w:val="0C958293"/>
    <w:rsid w:val="0C961282"/>
    <w:rsid w:val="0C99AB56"/>
    <w:rsid w:val="0CA0D2B7"/>
    <w:rsid w:val="0CA7D0B6"/>
    <w:rsid w:val="0CAD53C6"/>
    <w:rsid w:val="0CB7E779"/>
    <w:rsid w:val="0CC0DC35"/>
    <w:rsid w:val="0CC5A43D"/>
    <w:rsid w:val="0CC732C7"/>
    <w:rsid w:val="0CE697BF"/>
    <w:rsid w:val="0CF53DB3"/>
    <w:rsid w:val="0CF9369E"/>
    <w:rsid w:val="0CFF0D7B"/>
    <w:rsid w:val="0D043043"/>
    <w:rsid w:val="0D0523EF"/>
    <w:rsid w:val="0D0594E9"/>
    <w:rsid w:val="0D07B2F9"/>
    <w:rsid w:val="0D178907"/>
    <w:rsid w:val="0D1AC9A2"/>
    <w:rsid w:val="0D27139F"/>
    <w:rsid w:val="0D3DB46C"/>
    <w:rsid w:val="0D3EFDD9"/>
    <w:rsid w:val="0D4B7D4A"/>
    <w:rsid w:val="0D4E9A47"/>
    <w:rsid w:val="0D557185"/>
    <w:rsid w:val="0D588A8A"/>
    <w:rsid w:val="0D595A48"/>
    <w:rsid w:val="0D6043DE"/>
    <w:rsid w:val="0D69C813"/>
    <w:rsid w:val="0D6B3B9A"/>
    <w:rsid w:val="0D6B3EDF"/>
    <w:rsid w:val="0D970B4C"/>
    <w:rsid w:val="0D9AA930"/>
    <w:rsid w:val="0DAAD56B"/>
    <w:rsid w:val="0DAB8B09"/>
    <w:rsid w:val="0DBC9706"/>
    <w:rsid w:val="0DC2BFE5"/>
    <w:rsid w:val="0DD3622F"/>
    <w:rsid w:val="0DDDE64C"/>
    <w:rsid w:val="0DE593CC"/>
    <w:rsid w:val="0DF0291E"/>
    <w:rsid w:val="0E080B07"/>
    <w:rsid w:val="0E0865F8"/>
    <w:rsid w:val="0E14F5C9"/>
    <w:rsid w:val="0E17BED5"/>
    <w:rsid w:val="0E1CACCE"/>
    <w:rsid w:val="0E21423B"/>
    <w:rsid w:val="0E2CA320"/>
    <w:rsid w:val="0E2F5F1E"/>
    <w:rsid w:val="0E30354D"/>
    <w:rsid w:val="0E30C669"/>
    <w:rsid w:val="0E34D598"/>
    <w:rsid w:val="0E59C756"/>
    <w:rsid w:val="0E6C2167"/>
    <w:rsid w:val="0E6D160C"/>
    <w:rsid w:val="0E706164"/>
    <w:rsid w:val="0E771BFE"/>
    <w:rsid w:val="0E841143"/>
    <w:rsid w:val="0E93E549"/>
    <w:rsid w:val="0E957748"/>
    <w:rsid w:val="0EB1C3A4"/>
    <w:rsid w:val="0EB63E42"/>
    <w:rsid w:val="0EBB379D"/>
    <w:rsid w:val="0EC72EF8"/>
    <w:rsid w:val="0EC7DB92"/>
    <w:rsid w:val="0ECAB041"/>
    <w:rsid w:val="0ED17B23"/>
    <w:rsid w:val="0EDB4DA0"/>
    <w:rsid w:val="0EDF2126"/>
    <w:rsid w:val="0EFEB550"/>
    <w:rsid w:val="0EFF0D7B"/>
    <w:rsid w:val="0F08AA64"/>
    <w:rsid w:val="0F0ED2BA"/>
    <w:rsid w:val="0F1E42D6"/>
    <w:rsid w:val="0F1F796B"/>
    <w:rsid w:val="0F22DE0D"/>
    <w:rsid w:val="0F23BC2E"/>
    <w:rsid w:val="0F26511B"/>
    <w:rsid w:val="0F271C81"/>
    <w:rsid w:val="0F29D925"/>
    <w:rsid w:val="0F2DD872"/>
    <w:rsid w:val="0F32DC4B"/>
    <w:rsid w:val="0F369814"/>
    <w:rsid w:val="0F43D2BD"/>
    <w:rsid w:val="0F4932D5"/>
    <w:rsid w:val="0F4CD1AE"/>
    <w:rsid w:val="0F5BE892"/>
    <w:rsid w:val="0F6C83C9"/>
    <w:rsid w:val="0F7D8C10"/>
    <w:rsid w:val="0F80517D"/>
    <w:rsid w:val="0F83D002"/>
    <w:rsid w:val="0F86E5B3"/>
    <w:rsid w:val="0F896D85"/>
    <w:rsid w:val="0F8B3C83"/>
    <w:rsid w:val="0F90DE54"/>
    <w:rsid w:val="0F92B5E6"/>
    <w:rsid w:val="0F9311FF"/>
    <w:rsid w:val="0F9B4593"/>
    <w:rsid w:val="0FA178EC"/>
    <w:rsid w:val="0FB29FA2"/>
    <w:rsid w:val="0FC49986"/>
    <w:rsid w:val="0FC64818"/>
    <w:rsid w:val="0FC9E4F6"/>
    <w:rsid w:val="0FF6B1FC"/>
    <w:rsid w:val="100295EE"/>
    <w:rsid w:val="101E2CF6"/>
    <w:rsid w:val="102656DE"/>
    <w:rsid w:val="103BAB3E"/>
    <w:rsid w:val="104C9F98"/>
    <w:rsid w:val="104E00E2"/>
    <w:rsid w:val="104F4FB1"/>
    <w:rsid w:val="10754EF0"/>
    <w:rsid w:val="107F89A0"/>
    <w:rsid w:val="10838B11"/>
    <w:rsid w:val="108AB4F4"/>
    <w:rsid w:val="10B539F8"/>
    <w:rsid w:val="10B6C1A6"/>
    <w:rsid w:val="10BDEA2B"/>
    <w:rsid w:val="10D33DAF"/>
    <w:rsid w:val="10D4A503"/>
    <w:rsid w:val="10D940E8"/>
    <w:rsid w:val="10DA9C4A"/>
    <w:rsid w:val="10DFB8F9"/>
    <w:rsid w:val="10E2A7FD"/>
    <w:rsid w:val="10EC7680"/>
    <w:rsid w:val="111ED97F"/>
    <w:rsid w:val="11333660"/>
    <w:rsid w:val="113EA967"/>
    <w:rsid w:val="1145FB6F"/>
    <w:rsid w:val="114757D6"/>
    <w:rsid w:val="11557175"/>
    <w:rsid w:val="11649254"/>
    <w:rsid w:val="1169C8B2"/>
    <w:rsid w:val="116E2D08"/>
    <w:rsid w:val="1181A083"/>
    <w:rsid w:val="118B2DEC"/>
    <w:rsid w:val="1193ED4F"/>
    <w:rsid w:val="119DFB32"/>
    <w:rsid w:val="11AF7717"/>
    <w:rsid w:val="11B469F6"/>
    <w:rsid w:val="11CA9983"/>
    <w:rsid w:val="11D5A6B3"/>
    <w:rsid w:val="11E1E32B"/>
    <w:rsid w:val="11EB8190"/>
    <w:rsid w:val="11ED814E"/>
    <w:rsid w:val="120C8740"/>
    <w:rsid w:val="12192FBE"/>
    <w:rsid w:val="1238D1EF"/>
    <w:rsid w:val="1240E211"/>
    <w:rsid w:val="12582013"/>
    <w:rsid w:val="125B45D7"/>
    <w:rsid w:val="125DB008"/>
    <w:rsid w:val="1260314D"/>
    <w:rsid w:val="126712E9"/>
    <w:rsid w:val="1285FCD3"/>
    <w:rsid w:val="1289DFB7"/>
    <w:rsid w:val="12924309"/>
    <w:rsid w:val="1295EE69"/>
    <w:rsid w:val="12A4A14E"/>
    <w:rsid w:val="12B7D3CC"/>
    <w:rsid w:val="12B9FD70"/>
    <w:rsid w:val="12F7F6F0"/>
    <w:rsid w:val="12FC6D0A"/>
    <w:rsid w:val="1301DA31"/>
    <w:rsid w:val="13030DCE"/>
    <w:rsid w:val="130855F5"/>
    <w:rsid w:val="130C047A"/>
    <w:rsid w:val="130C853C"/>
    <w:rsid w:val="130F0154"/>
    <w:rsid w:val="1322328B"/>
    <w:rsid w:val="1336938F"/>
    <w:rsid w:val="133D6B40"/>
    <w:rsid w:val="1345278E"/>
    <w:rsid w:val="1346FEAE"/>
    <w:rsid w:val="13477162"/>
    <w:rsid w:val="135CF10A"/>
    <w:rsid w:val="13687475"/>
    <w:rsid w:val="136BD6CD"/>
    <w:rsid w:val="13785FFB"/>
    <w:rsid w:val="137D94AD"/>
    <w:rsid w:val="138C154C"/>
    <w:rsid w:val="13918017"/>
    <w:rsid w:val="13A344A3"/>
    <w:rsid w:val="13AD8705"/>
    <w:rsid w:val="13B66242"/>
    <w:rsid w:val="13C02514"/>
    <w:rsid w:val="13E9D8E7"/>
    <w:rsid w:val="13F13E8B"/>
    <w:rsid w:val="13F5FB60"/>
    <w:rsid w:val="13FD6288"/>
    <w:rsid w:val="14023310"/>
    <w:rsid w:val="14035DD0"/>
    <w:rsid w:val="140FC971"/>
    <w:rsid w:val="1410DF2B"/>
    <w:rsid w:val="141249A3"/>
    <w:rsid w:val="141B49FF"/>
    <w:rsid w:val="141EE41A"/>
    <w:rsid w:val="141FF95D"/>
    <w:rsid w:val="1425D699"/>
    <w:rsid w:val="142E454B"/>
    <w:rsid w:val="1432E5F9"/>
    <w:rsid w:val="1433A3B0"/>
    <w:rsid w:val="143435CC"/>
    <w:rsid w:val="14377231"/>
    <w:rsid w:val="143B32A8"/>
    <w:rsid w:val="143C768C"/>
    <w:rsid w:val="144890E4"/>
    <w:rsid w:val="1453A80C"/>
    <w:rsid w:val="145AE45F"/>
    <w:rsid w:val="1465177B"/>
    <w:rsid w:val="146EB980"/>
    <w:rsid w:val="14743FD9"/>
    <w:rsid w:val="1475E247"/>
    <w:rsid w:val="148A0644"/>
    <w:rsid w:val="148FE424"/>
    <w:rsid w:val="149DB267"/>
    <w:rsid w:val="14A248C1"/>
    <w:rsid w:val="14BE8FFD"/>
    <w:rsid w:val="14C2E32D"/>
    <w:rsid w:val="14C2FE43"/>
    <w:rsid w:val="14D1688D"/>
    <w:rsid w:val="14D39ACB"/>
    <w:rsid w:val="14DD95F7"/>
    <w:rsid w:val="14EA78EF"/>
    <w:rsid w:val="14EB50F7"/>
    <w:rsid w:val="14EB698E"/>
    <w:rsid w:val="14F750E4"/>
    <w:rsid w:val="14F9A07A"/>
    <w:rsid w:val="152240D2"/>
    <w:rsid w:val="152DE7EE"/>
    <w:rsid w:val="1532DA85"/>
    <w:rsid w:val="153942FF"/>
    <w:rsid w:val="15478906"/>
    <w:rsid w:val="15538ED6"/>
    <w:rsid w:val="15578791"/>
    <w:rsid w:val="1565AF11"/>
    <w:rsid w:val="1576CBB4"/>
    <w:rsid w:val="15900E54"/>
    <w:rsid w:val="15931900"/>
    <w:rsid w:val="159E0D6E"/>
    <w:rsid w:val="159FB8AB"/>
    <w:rsid w:val="15A66851"/>
    <w:rsid w:val="15A6A8F1"/>
    <w:rsid w:val="15A93B9B"/>
    <w:rsid w:val="15B6DF6E"/>
    <w:rsid w:val="15B806AD"/>
    <w:rsid w:val="15B9E1D9"/>
    <w:rsid w:val="15BA99DA"/>
    <w:rsid w:val="15BC85D7"/>
    <w:rsid w:val="15C1BE9C"/>
    <w:rsid w:val="15E180EE"/>
    <w:rsid w:val="15E18A49"/>
    <w:rsid w:val="15ECBE53"/>
    <w:rsid w:val="1602A4F7"/>
    <w:rsid w:val="16036F10"/>
    <w:rsid w:val="1603EADC"/>
    <w:rsid w:val="1620EA79"/>
    <w:rsid w:val="16270170"/>
    <w:rsid w:val="163338FB"/>
    <w:rsid w:val="163A9534"/>
    <w:rsid w:val="16457E0E"/>
    <w:rsid w:val="164CC0F7"/>
    <w:rsid w:val="164E9799"/>
    <w:rsid w:val="16537816"/>
    <w:rsid w:val="165EBF2B"/>
    <w:rsid w:val="16622B22"/>
    <w:rsid w:val="166B17E1"/>
    <w:rsid w:val="166F130C"/>
    <w:rsid w:val="166FF3F2"/>
    <w:rsid w:val="1676F00E"/>
    <w:rsid w:val="167B6E5A"/>
    <w:rsid w:val="167E748B"/>
    <w:rsid w:val="16814FA4"/>
    <w:rsid w:val="169743D2"/>
    <w:rsid w:val="169C20FC"/>
    <w:rsid w:val="16BDA31F"/>
    <w:rsid w:val="16C20BC5"/>
    <w:rsid w:val="16C81456"/>
    <w:rsid w:val="16D4BEE0"/>
    <w:rsid w:val="16D4C9CD"/>
    <w:rsid w:val="16D5D476"/>
    <w:rsid w:val="16D9A5AB"/>
    <w:rsid w:val="16DCA753"/>
    <w:rsid w:val="16DE3742"/>
    <w:rsid w:val="16DEF965"/>
    <w:rsid w:val="16E0F1AC"/>
    <w:rsid w:val="16E4B19E"/>
    <w:rsid w:val="16FBA6BE"/>
    <w:rsid w:val="170547F6"/>
    <w:rsid w:val="1708A17B"/>
    <w:rsid w:val="170E099B"/>
    <w:rsid w:val="171D22E6"/>
    <w:rsid w:val="172F8C8C"/>
    <w:rsid w:val="1737BC52"/>
    <w:rsid w:val="1745194D"/>
    <w:rsid w:val="174DF543"/>
    <w:rsid w:val="17504FBC"/>
    <w:rsid w:val="175B3BDE"/>
    <w:rsid w:val="17699D1E"/>
    <w:rsid w:val="177A9938"/>
    <w:rsid w:val="1785AAC4"/>
    <w:rsid w:val="1791BE95"/>
    <w:rsid w:val="1792482E"/>
    <w:rsid w:val="17932B65"/>
    <w:rsid w:val="1797B5F0"/>
    <w:rsid w:val="17A2918E"/>
    <w:rsid w:val="17A5F264"/>
    <w:rsid w:val="17ABFCDD"/>
    <w:rsid w:val="17AC86ED"/>
    <w:rsid w:val="17AE0BDD"/>
    <w:rsid w:val="17B811C9"/>
    <w:rsid w:val="17C5828C"/>
    <w:rsid w:val="17DA4B01"/>
    <w:rsid w:val="17E04B35"/>
    <w:rsid w:val="17E316FC"/>
    <w:rsid w:val="17E39074"/>
    <w:rsid w:val="17EDCDA5"/>
    <w:rsid w:val="17FB5968"/>
    <w:rsid w:val="1806D022"/>
    <w:rsid w:val="180888F1"/>
    <w:rsid w:val="1808C495"/>
    <w:rsid w:val="181317E8"/>
    <w:rsid w:val="181BE36A"/>
    <w:rsid w:val="182D4573"/>
    <w:rsid w:val="182EB601"/>
    <w:rsid w:val="1831292D"/>
    <w:rsid w:val="1838A163"/>
    <w:rsid w:val="184770FC"/>
    <w:rsid w:val="18516BBD"/>
    <w:rsid w:val="1852225B"/>
    <w:rsid w:val="1854E7A5"/>
    <w:rsid w:val="185F72ED"/>
    <w:rsid w:val="186E1D2E"/>
    <w:rsid w:val="1877BE84"/>
    <w:rsid w:val="1880023C"/>
    <w:rsid w:val="18857787"/>
    <w:rsid w:val="188683D3"/>
    <w:rsid w:val="1888668B"/>
    <w:rsid w:val="189595A2"/>
    <w:rsid w:val="1895E20F"/>
    <w:rsid w:val="1899E8B0"/>
    <w:rsid w:val="18A0ADC6"/>
    <w:rsid w:val="18A15787"/>
    <w:rsid w:val="18B10E3D"/>
    <w:rsid w:val="18B1F757"/>
    <w:rsid w:val="18B81341"/>
    <w:rsid w:val="18BE3948"/>
    <w:rsid w:val="18D0A075"/>
    <w:rsid w:val="18D24C8F"/>
    <w:rsid w:val="18D9D7D7"/>
    <w:rsid w:val="18EDF2F7"/>
    <w:rsid w:val="18FB9A71"/>
    <w:rsid w:val="18FF0F33"/>
    <w:rsid w:val="19051509"/>
    <w:rsid w:val="190543EC"/>
    <w:rsid w:val="19095138"/>
    <w:rsid w:val="190A9A63"/>
    <w:rsid w:val="191301CF"/>
    <w:rsid w:val="19183DEF"/>
    <w:rsid w:val="1919BC3D"/>
    <w:rsid w:val="191A81BF"/>
    <w:rsid w:val="191D9073"/>
    <w:rsid w:val="191F9355"/>
    <w:rsid w:val="1921E93D"/>
    <w:rsid w:val="1923420D"/>
    <w:rsid w:val="1923C0D9"/>
    <w:rsid w:val="1941AD23"/>
    <w:rsid w:val="195AB150"/>
    <w:rsid w:val="195B085E"/>
    <w:rsid w:val="1960BC13"/>
    <w:rsid w:val="1965B640"/>
    <w:rsid w:val="19670AF7"/>
    <w:rsid w:val="1967443D"/>
    <w:rsid w:val="196E3C23"/>
    <w:rsid w:val="197A77DE"/>
    <w:rsid w:val="19863420"/>
    <w:rsid w:val="1986F35D"/>
    <w:rsid w:val="198A287D"/>
    <w:rsid w:val="198D0AD6"/>
    <w:rsid w:val="1991476E"/>
    <w:rsid w:val="19A68CFF"/>
    <w:rsid w:val="19B37365"/>
    <w:rsid w:val="19B3CAD4"/>
    <w:rsid w:val="19BFF70D"/>
    <w:rsid w:val="19C6AA01"/>
    <w:rsid w:val="19D6C3B5"/>
    <w:rsid w:val="19DE490B"/>
    <w:rsid w:val="19DF6A2D"/>
    <w:rsid w:val="19E328F0"/>
    <w:rsid w:val="19E4299B"/>
    <w:rsid w:val="19E8FFCD"/>
    <w:rsid w:val="19EF1AA7"/>
    <w:rsid w:val="1A056E24"/>
    <w:rsid w:val="1A0A4FB1"/>
    <w:rsid w:val="1A131418"/>
    <w:rsid w:val="1A1ABA9C"/>
    <w:rsid w:val="1A3F019E"/>
    <w:rsid w:val="1A491D8C"/>
    <w:rsid w:val="1A52942A"/>
    <w:rsid w:val="1A53A6A2"/>
    <w:rsid w:val="1A60CFBC"/>
    <w:rsid w:val="1A6D8DB3"/>
    <w:rsid w:val="1A7E6168"/>
    <w:rsid w:val="1A9317CC"/>
    <w:rsid w:val="1A95CB7B"/>
    <w:rsid w:val="1AB0C016"/>
    <w:rsid w:val="1AB7EB81"/>
    <w:rsid w:val="1AB87157"/>
    <w:rsid w:val="1AC0AB36"/>
    <w:rsid w:val="1AC7A8BB"/>
    <w:rsid w:val="1ACD0425"/>
    <w:rsid w:val="1AD11C74"/>
    <w:rsid w:val="1AD5E859"/>
    <w:rsid w:val="1ADBDED5"/>
    <w:rsid w:val="1ADC7B42"/>
    <w:rsid w:val="1ADDFEA8"/>
    <w:rsid w:val="1AE0854E"/>
    <w:rsid w:val="1AF7E230"/>
    <w:rsid w:val="1AFAC759"/>
    <w:rsid w:val="1B1A6FA8"/>
    <w:rsid w:val="1B1DD404"/>
    <w:rsid w:val="1B2300BD"/>
    <w:rsid w:val="1B2AABEB"/>
    <w:rsid w:val="1B3602F0"/>
    <w:rsid w:val="1B463CA0"/>
    <w:rsid w:val="1B4FF57B"/>
    <w:rsid w:val="1B62C922"/>
    <w:rsid w:val="1B6C0867"/>
    <w:rsid w:val="1B700759"/>
    <w:rsid w:val="1B8C89A8"/>
    <w:rsid w:val="1B8D97F6"/>
    <w:rsid w:val="1B903B15"/>
    <w:rsid w:val="1B9993AF"/>
    <w:rsid w:val="1BA58670"/>
    <w:rsid w:val="1BA6029F"/>
    <w:rsid w:val="1BACB981"/>
    <w:rsid w:val="1BBF7C64"/>
    <w:rsid w:val="1BC17E6D"/>
    <w:rsid w:val="1BCA6F4F"/>
    <w:rsid w:val="1BE76B31"/>
    <w:rsid w:val="1BE9F2AA"/>
    <w:rsid w:val="1BEDC9E4"/>
    <w:rsid w:val="1BF169E7"/>
    <w:rsid w:val="1C035A89"/>
    <w:rsid w:val="1C0EDFEB"/>
    <w:rsid w:val="1C19126C"/>
    <w:rsid w:val="1C2901A1"/>
    <w:rsid w:val="1C45641F"/>
    <w:rsid w:val="1C4C3A98"/>
    <w:rsid w:val="1C597FC9"/>
    <w:rsid w:val="1C5B305A"/>
    <w:rsid w:val="1C675656"/>
    <w:rsid w:val="1C677C4B"/>
    <w:rsid w:val="1C68CF7B"/>
    <w:rsid w:val="1C83688A"/>
    <w:rsid w:val="1CA0A8B5"/>
    <w:rsid w:val="1CC2861B"/>
    <w:rsid w:val="1CC95E16"/>
    <w:rsid w:val="1CCF3C16"/>
    <w:rsid w:val="1CD2F2CE"/>
    <w:rsid w:val="1CDF2CB0"/>
    <w:rsid w:val="1CE78E76"/>
    <w:rsid w:val="1CEA85DF"/>
    <w:rsid w:val="1CF3D636"/>
    <w:rsid w:val="1CF811DC"/>
    <w:rsid w:val="1CF9585B"/>
    <w:rsid w:val="1CFBF55A"/>
    <w:rsid w:val="1CFCB79D"/>
    <w:rsid w:val="1CFD50B3"/>
    <w:rsid w:val="1CFEF55B"/>
    <w:rsid w:val="1D0051C2"/>
    <w:rsid w:val="1D03A6A2"/>
    <w:rsid w:val="1D0C28CD"/>
    <w:rsid w:val="1D12CE3E"/>
    <w:rsid w:val="1D2232DC"/>
    <w:rsid w:val="1D274A46"/>
    <w:rsid w:val="1D31342B"/>
    <w:rsid w:val="1D408453"/>
    <w:rsid w:val="1D52D86B"/>
    <w:rsid w:val="1D5E8B88"/>
    <w:rsid w:val="1D648FA8"/>
    <w:rsid w:val="1D6B9D02"/>
    <w:rsid w:val="1D6D2FB0"/>
    <w:rsid w:val="1D777675"/>
    <w:rsid w:val="1D95CE34"/>
    <w:rsid w:val="1DC06B72"/>
    <w:rsid w:val="1DC7FC95"/>
    <w:rsid w:val="1DD0DEDF"/>
    <w:rsid w:val="1DD4A8DB"/>
    <w:rsid w:val="1DE1AA2D"/>
    <w:rsid w:val="1DE751D0"/>
    <w:rsid w:val="1DEA4DA2"/>
    <w:rsid w:val="1DF943CF"/>
    <w:rsid w:val="1DFB7B80"/>
    <w:rsid w:val="1E1996DA"/>
    <w:rsid w:val="1E1BA39F"/>
    <w:rsid w:val="1E217CAF"/>
    <w:rsid w:val="1E2A0C05"/>
    <w:rsid w:val="1E2F096E"/>
    <w:rsid w:val="1E3E3BF3"/>
    <w:rsid w:val="1E3FF577"/>
    <w:rsid w:val="1E4CC33C"/>
    <w:rsid w:val="1E50F7CD"/>
    <w:rsid w:val="1E5559ED"/>
    <w:rsid w:val="1E5C8128"/>
    <w:rsid w:val="1E6197F2"/>
    <w:rsid w:val="1E68D186"/>
    <w:rsid w:val="1E69B190"/>
    <w:rsid w:val="1E75CF30"/>
    <w:rsid w:val="1E826B86"/>
    <w:rsid w:val="1E84DCCB"/>
    <w:rsid w:val="1E8FE2F4"/>
    <w:rsid w:val="1E9780A2"/>
    <w:rsid w:val="1EA0F190"/>
    <w:rsid w:val="1EA1B873"/>
    <w:rsid w:val="1EA677AD"/>
    <w:rsid w:val="1EAD0E06"/>
    <w:rsid w:val="1EAFECCA"/>
    <w:rsid w:val="1EB25157"/>
    <w:rsid w:val="1EC49103"/>
    <w:rsid w:val="1EDBC79D"/>
    <w:rsid w:val="1EDD3695"/>
    <w:rsid w:val="1EEC6080"/>
    <w:rsid w:val="1EEF889D"/>
    <w:rsid w:val="1EEFE8D4"/>
    <w:rsid w:val="1EF2D755"/>
    <w:rsid w:val="1EF7056F"/>
    <w:rsid w:val="1F02CAEC"/>
    <w:rsid w:val="1F0479B2"/>
    <w:rsid w:val="1F0779BB"/>
    <w:rsid w:val="1F083DA1"/>
    <w:rsid w:val="1F097736"/>
    <w:rsid w:val="1F326461"/>
    <w:rsid w:val="1F32C847"/>
    <w:rsid w:val="1F3E31A4"/>
    <w:rsid w:val="1F421857"/>
    <w:rsid w:val="1F49FFAF"/>
    <w:rsid w:val="1F567F89"/>
    <w:rsid w:val="1F5961C4"/>
    <w:rsid w:val="1F5A4507"/>
    <w:rsid w:val="1F60B60D"/>
    <w:rsid w:val="1F635E04"/>
    <w:rsid w:val="1F65F853"/>
    <w:rsid w:val="1F6A2066"/>
    <w:rsid w:val="1F780B17"/>
    <w:rsid w:val="1F8F3063"/>
    <w:rsid w:val="1F923B75"/>
    <w:rsid w:val="1FAF537E"/>
    <w:rsid w:val="1FBA58B1"/>
    <w:rsid w:val="1FD92531"/>
    <w:rsid w:val="1FDEC2FC"/>
    <w:rsid w:val="1FDF68C9"/>
    <w:rsid w:val="1FE02B03"/>
    <w:rsid w:val="20026A7C"/>
    <w:rsid w:val="20059490"/>
    <w:rsid w:val="2037FE09"/>
    <w:rsid w:val="20407AE4"/>
    <w:rsid w:val="204AAF28"/>
    <w:rsid w:val="204D06DF"/>
    <w:rsid w:val="205A34E2"/>
    <w:rsid w:val="205BEC1F"/>
    <w:rsid w:val="20725157"/>
    <w:rsid w:val="207601CE"/>
    <w:rsid w:val="2088A9A1"/>
    <w:rsid w:val="208E513F"/>
    <w:rsid w:val="20900AD0"/>
    <w:rsid w:val="20973BC3"/>
    <w:rsid w:val="2099400B"/>
    <w:rsid w:val="209967B5"/>
    <w:rsid w:val="209D061C"/>
    <w:rsid w:val="20A9B859"/>
    <w:rsid w:val="20B2BA01"/>
    <w:rsid w:val="20D7FD22"/>
    <w:rsid w:val="20D943AD"/>
    <w:rsid w:val="20DA3AAC"/>
    <w:rsid w:val="20DC0C7C"/>
    <w:rsid w:val="20E4ACEA"/>
    <w:rsid w:val="20E85113"/>
    <w:rsid w:val="20ECAA6C"/>
    <w:rsid w:val="20ECF565"/>
    <w:rsid w:val="20F1D95B"/>
    <w:rsid w:val="20FD31EB"/>
    <w:rsid w:val="210269BD"/>
    <w:rsid w:val="21031F2C"/>
    <w:rsid w:val="210838A2"/>
    <w:rsid w:val="211CBD11"/>
    <w:rsid w:val="211DAF4B"/>
    <w:rsid w:val="211DEA0B"/>
    <w:rsid w:val="21234C31"/>
    <w:rsid w:val="212F970A"/>
    <w:rsid w:val="21338825"/>
    <w:rsid w:val="2144F449"/>
    <w:rsid w:val="214BE982"/>
    <w:rsid w:val="2151A4E6"/>
    <w:rsid w:val="21594935"/>
    <w:rsid w:val="215E83C4"/>
    <w:rsid w:val="216B31B3"/>
    <w:rsid w:val="21846F5B"/>
    <w:rsid w:val="2187592F"/>
    <w:rsid w:val="219C3350"/>
    <w:rsid w:val="21A3C6F2"/>
    <w:rsid w:val="21A43718"/>
    <w:rsid w:val="21AE816C"/>
    <w:rsid w:val="21B323BF"/>
    <w:rsid w:val="21B8FB02"/>
    <w:rsid w:val="21BADB74"/>
    <w:rsid w:val="21BDD53B"/>
    <w:rsid w:val="21C4345C"/>
    <w:rsid w:val="21C9EBC7"/>
    <w:rsid w:val="21D0064D"/>
    <w:rsid w:val="21D6E3ED"/>
    <w:rsid w:val="21D7FE6A"/>
    <w:rsid w:val="22095F2F"/>
    <w:rsid w:val="22114A27"/>
    <w:rsid w:val="2215396C"/>
    <w:rsid w:val="221914C2"/>
    <w:rsid w:val="2227291A"/>
    <w:rsid w:val="22451ED7"/>
    <w:rsid w:val="2246818F"/>
    <w:rsid w:val="224B2298"/>
    <w:rsid w:val="226ED3FC"/>
    <w:rsid w:val="2277FF68"/>
    <w:rsid w:val="227F0DEF"/>
    <w:rsid w:val="2280EE3E"/>
    <w:rsid w:val="228256D1"/>
    <w:rsid w:val="228BD4CA"/>
    <w:rsid w:val="22980379"/>
    <w:rsid w:val="229BF582"/>
    <w:rsid w:val="22AECC4E"/>
    <w:rsid w:val="22B19885"/>
    <w:rsid w:val="22C43EE4"/>
    <w:rsid w:val="22C6A598"/>
    <w:rsid w:val="22D131CB"/>
    <w:rsid w:val="22D8D296"/>
    <w:rsid w:val="22FA0B88"/>
    <w:rsid w:val="22FF7858"/>
    <w:rsid w:val="23042056"/>
    <w:rsid w:val="231D2D80"/>
    <w:rsid w:val="23357C2B"/>
    <w:rsid w:val="233C3284"/>
    <w:rsid w:val="233EED03"/>
    <w:rsid w:val="234BF8F9"/>
    <w:rsid w:val="234E734D"/>
    <w:rsid w:val="2354B2B7"/>
    <w:rsid w:val="2369B0A7"/>
    <w:rsid w:val="237515CD"/>
    <w:rsid w:val="23852182"/>
    <w:rsid w:val="2387F61B"/>
    <w:rsid w:val="23992EF3"/>
    <w:rsid w:val="239D12A2"/>
    <w:rsid w:val="23ACAF8F"/>
    <w:rsid w:val="23AEED94"/>
    <w:rsid w:val="23B18292"/>
    <w:rsid w:val="23BC4138"/>
    <w:rsid w:val="23C26923"/>
    <w:rsid w:val="23D1CC86"/>
    <w:rsid w:val="23DF4645"/>
    <w:rsid w:val="23E2A2AE"/>
    <w:rsid w:val="23FA0DB5"/>
    <w:rsid w:val="23FA94FB"/>
    <w:rsid w:val="23FCB4CF"/>
    <w:rsid w:val="24103C4F"/>
    <w:rsid w:val="2410FDAE"/>
    <w:rsid w:val="2413852D"/>
    <w:rsid w:val="241D982C"/>
    <w:rsid w:val="24275D13"/>
    <w:rsid w:val="2433FCE1"/>
    <w:rsid w:val="2446763F"/>
    <w:rsid w:val="244978A9"/>
    <w:rsid w:val="2451936D"/>
    <w:rsid w:val="24527A37"/>
    <w:rsid w:val="24583F2F"/>
    <w:rsid w:val="245A96BE"/>
    <w:rsid w:val="245C2C2B"/>
    <w:rsid w:val="24703BE8"/>
    <w:rsid w:val="2481945B"/>
    <w:rsid w:val="2489249F"/>
    <w:rsid w:val="2489CD81"/>
    <w:rsid w:val="2495624D"/>
    <w:rsid w:val="249BD6D6"/>
    <w:rsid w:val="24A12E66"/>
    <w:rsid w:val="24A417C2"/>
    <w:rsid w:val="24B00F64"/>
    <w:rsid w:val="24B6A2F4"/>
    <w:rsid w:val="24C01209"/>
    <w:rsid w:val="24C3D552"/>
    <w:rsid w:val="24C73634"/>
    <w:rsid w:val="24D201EF"/>
    <w:rsid w:val="24DBE8B1"/>
    <w:rsid w:val="24DC8EED"/>
    <w:rsid w:val="24DD6573"/>
    <w:rsid w:val="24EE5BF0"/>
    <w:rsid w:val="2503967E"/>
    <w:rsid w:val="25133247"/>
    <w:rsid w:val="251D0019"/>
    <w:rsid w:val="251E1B13"/>
    <w:rsid w:val="252E0854"/>
    <w:rsid w:val="252E589C"/>
    <w:rsid w:val="253113B1"/>
    <w:rsid w:val="25387279"/>
    <w:rsid w:val="2542BFDD"/>
    <w:rsid w:val="25549652"/>
    <w:rsid w:val="2555D69F"/>
    <w:rsid w:val="255717A2"/>
    <w:rsid w:val="25594980"/>
    <w:rsid w:val="2574B9A6"/>
    <w:rsid w:val="2583726E"/>
    <w:rsid w:val="2586787B"/>
    <w:rsid w:val="2588E110"/>
    <w:rsid w:val="258B78C8"/>
    <w:rsid w:val="259CE36B"/>
    <w:rsid w:val="25A24F02"/>
    <w:rsid w:val="25A678CF"/>
    <w:rsid w:val="25A75A7B"/>
    <w:rsid w:val="25C85D44"/>
    <w:rsid w:val="25DCC86A"/>
    <w:rsid w:val="25E49056"/>
    <w:rsid w:val="25EBDCEF"/>
    <w:rsid w:val="25F0D6E1"/>
    <w:rsid w:val="25FF27E0"/>
    <w:rsid w:val="26054A5E"/>
    <w:rsid w:val="260892BA"/>
    <w:rsid w:val="26133A4F"/>
    <w:rsid w:val="2635D13C"/>
    <w:rsid w:val="26384BA9"/>
    <w:rsid w:val="263C07BB"/>
    <w:rsid w:val="263F96A2"/>
    <w:rsid w:val="2643F8FE"/>
    <w:rsid w:val="2647D384"/>
    <w:rsid w:val="264B6F4D"/>
    <w:rsid w:val="26546433"/>
    <w:rsid w:val="2657D9DB"/>
    <w:rsid w:val="265F0DF6"/>
    <w:rsid w:val="2663C250"/>
    <w:rsid w:val="266E43EA"/>
    <w:rsid w:val="26736A7F"/>
    <w:rsid w:val="2673DBD2"/>
    <w:rsid w:val="267D459D"/>
    <w:rsid w:val="268064A2"/>
    <w:rsid w:val="26910E42"/>
    <w:rsid w:val="2691B42A"/>
    <w:rsid w:val="2691EE1A"/>
    <w:rsid w:val="26976AE5"/>
    <w:rsid w:val="269BB1EA"/>
    <w:rsid w:val="26B4B72B"/>
    <w:rsid w:val="26BA83CF"/>
    <w:rsid w:val="26BCFD0A"/>
    <w:rsid w:val="26BEC236"/>
    <w:rsid w:val="26CDF44C"/>
    <w:rsid w:val="26D1A090"/>
    <w:rsid w:val="26D8F09B"/>
    <w:rsid w:val="26DC0C90"/>
    <w:rsid w:val="26E077C6"/>
    <w:rsid w:val="26E8A223"/>
    <w:rsid w:val="26E92653"/>
    <w:rsid w:val="26EFF380"/>
    <w:rsid w:val="26F0660F"/>
    <w:rsid w:val="26F233D7"/>
    <w:rsid w:val="26F4061C"/>
    <w:rsid w:val="26FD9ED0"/>
    <w:rsid w:val="270331B3"/>
    <w:rsid w:val="2706A9C7"/>
    <w:rsid w:val="271C83C5"/>
    <w:rsid w:val="272A3578"/>
    <w:rsid w:val="272C0D3B"/>
    <w:rsid w:val="27355033"/>
    <w:rsid w:val="273FD794"/>
    <w:rsid w:val="27488A4B"/>
    <w:rsid w:val="274EA0E8"/>
    <w:rsid w:val="2760505C"/>
    <w:rsid w:val="27668A4F"/>
    <w:rsid w:val="276B450C"/>
    <w:rsid w:val="276D5FF1"/>
    <w:rsid w:val="277AADFC"/>
    <w:rsid w:val="2785F8D7"/>
    <w:rsid w:val="27B3A441"/>
    <w:rsid w:val="27B73BC5"/>
    <w:rsid w:val="27BC1B92"/>
    <w:rsid w:val="27BCB7AC"/>
    <w:rsid w:val="27D9E66C"/>
    <w:rsid w:val="27E6E822"/>
    <w:rsid w:val="27FB29AD"/>
    <w:rsid w:val="27FD7F54"/>
    <w:rsid w:val="2804C373"/>
    <w:rsid w:val="28078007"/>
    <w:rsid w:val="280E6EF6"/>
    <w:rsid w:val="280E7169"/>
    <w:rsid w:val="281684B2"/>
    <w:rsid w:val="28169083"/>
    <w:rsid w:val="28249546"/>
    <w:rsid w:val="28249799"/>
    <w:rsid w:val="282E1B8F"/>
    <w:rsid w:val="283741C6"/>
    <w:rsid w:val="2846F11A"/>
    <w:rsid w:val="284DA88B"/>
    <w:rsid w:val="286AC4B1"/>
    <w:rsid w:val="287F45A0"/>
    <w:rsid w:val="2881583A"/>
    <w:rsid w:val="28846B3F"/>
    <w:rsid w:val="288DF177"/>
    <w:rsid w:val="289ABEB5"/>
    <w:rsid w:val="28A7596F"/>
    <w:rsid w:val="28B25277"/>
    <w:rsid w:val="28B375AF"/>
    <w:rsid w:val="28C3A8A8"/>
    <w:rsid w:val="28C56A4B"/>
    <w:rsid w:val="28D56F6C"/>
    <w:rsid w:val="28D9F047"/>
    <w:rsid w:val="28DF88E2"/>
    <w:rsid w:val="28E95AD7"/>
    <w:rsid w:val="28ED8141"/>
    <w:rsid w:val="28F33714"/>
    <w:rsid w:val="290BDD49"/>
    <w:rsid w:val="2916F280"/>
    <w:rsid w:val="29188C22"/>
    <w:rsid w:val="291C17FA"/>
    <w:rsid w:val="2928E755"/>
    <w:rsid w:val="292C5A6D"/>
    <w:rsid w:val="292FB673"/>
    <w:rsid w:val="2949D231"/>
    <w:rsid w:val="295552BF"/>
    <w:rsid w:val="295860AF"/>
    <w:rsid w:val="295E77C5"/>
    <w:rsid w:val="29625157"/>
    <w:rsid w:val="29646682"/>
    <w:rsid w:val="296A28D5"/>
    <w:rsid w:val="297C3020"/>
    <w:rsid w:val="29849E34"/>
    <w:rsid w:val="2986971B"/>
    <w:rsid w:val="29897CF9"/>
    <w:rsid w:val="298A44BF"/>
    <w:rsid w:val="29952B4C"/>
    <w:rsid w:val="29B3454A"/>
    <w:rsid w:val="29C09A2A"/>
    <w:rsid w:val="29C2EE9B"/>
    <w:rsid w:val="29D20791"/>
    <w:rsid w:val="29D5A1FF"/>
    <w:rsid w:val="29F0426A"/>
    <w:rsid w:val="2A0E0EE7"/>
    <w:rsid w:val="2A15504D"/>
    <w:rsid w:val="2A183137"/>
    <w:rsid w:val="2A1D4367"/>
    <w:rsid w:val="2A1EF434"/>
    <w:rsid w:val="2A225DE4"/>
    <w:rsid w:val="2A28A8CB"/>
    <w:rsid w:val="2A451E82"/>
    <w:rsid w:val="2A473319"/>
    <w:rsid w:val="2A4EBDC0"/>
    <w:rsid w:val="2A54BD83"/>
    <w:rsid w:val="2A596A52"/>
    <w:rsid w:val="2A5AD3AF"/>
    <w:rsid w:val="2A60C35B"/>
    <w:rsid w:val="2A678E65"/>
    <w:rsid w:val="2A6B162F"/>
    <w:rsid w:val="2A6CD7EF"/>
    <w:rsid w:val="2A6FF427"/>
    <w:rsid w:val="2A706F05"/>
    <w:rsid w:val="2A71A418"/>
    <w:rsid w:val="2A770C65"/>
    <w:rsid w:val="2A7A2BF2"/>
    <w:rsid w:val="2A7ADB13"/>
    <w:rsid w:val="2A826A3D"/>
    <w:rsid w:val="2A8E418F"/>
    <w:rsid w:val="2A9D1366"/>
    <w:rsid w:val="2AA7BF77"/>
    <w:rsid w:val="2AB3C220"/>
    <w:rsid w:val="2AC183DF"/>
    <w:rsid w:val="2AE3FE44"/>
    <w:rsid w:val="2AE93773"/>
    <w:rsid w:val="2AF6F6F0"/>
    <w:rsid w:val="2B015B90"/>
    <w:rsid w:val="2B05740B"/>
    <w:rsid w:val="2B0E1D24"/>
    <w:rsid w:val="2B0E4AE9"/>
    <w:rsid w:val="2B145ECA"/>
    <w:rsid w:val="2B1A8BEE"/>
    <w:rsid w:val="2B25E0E3"/>
    <w:rsid w:val="2B5149F2"/>
    <w:rsid w:val="2B6619B3"/>
    <w:rsid w:val="2B81AE67"/>
    <w:rsid w:val="2B8B4AAC"/>
    <w:rsid w:val="2B8B9C5E"/>
    <w:rsid w:val="2B8C75B0"/>
    <w:rsid w:val="2B8EE65F"/>
    <w:rsid w:val="2B903AAB"/>
    <w:rsid w:val="2B99265C"/>
    <w:rsid w:val="2B9E799D"/>
    <w:rsid w:val="2BA10F79"/>
    <w:rsid w:val="2BA3F26D"/>
    <w:rsid w:val="2BB9512E"/>
    <w:rsid w:val="2BC4E27D"/>
    <w:rsid w:val="2BC849AB"/>
    <w:rsid w:val="2BCFD1D5"/>
    <w:rsid w:val="2BD01A47"/>
    <w:rsid w:val="2BE38897"/>
    <w:rsid w:val="2BE6A5A5"/>
    <w:rsid w:val="2BF6D1E6"/>
    <w:rsid w:val="2BF9F579"/>
    <w:rsid w:val="2BFDE685"/>
    <w:rsid w:val="2C051977"/>
    <w:rsid w:val="2C13F25E"/>
    <w:rsid w:val="2C16E480"/>
    <w:rsid w:val="2C2DED9F"/>
    <w:rsid w:val="2C38D414"/>
    <w:rsid w:val="2C3B593A"/>
    <w:rsid w:val="2C3B6B1C"/>
    <w:rsid w:val="2C453078"/>
    <w:rsid w:val="2C48071E"/>
    <w:rsid w:val="2C4D0B48"/>
    <w:rsid w:val="2C682BC1"/>
    <w:rsid w:val="2C75F0BE"/>
    <w:rsid w:val="2C8817A6"/>
    <w:rsid w:val="2CA77CB3"/>
    <w:rsid w:val="2CA89FBB"/>
    <w:rsid w:val="2CB06018"/>
    <w:rsid w:val="2CB3E218"/>
    <w:rsid w:val="2CB629CA"/>
    <w:rsid w:val="2CBC1398"/>
    <w:rsid w:val="2CC38A65"/>
    <w:rsid w:val="2CC4C0AB"/>
    <w:rsid w:val="2CDBC70C"/>
    <w:rsid w:val="2CDC5028"/>
    <w:rsid w:val="2CDDD982"/>
    <w:rsid w:val="2CDDEC87"/>
    <w:rsid w:val="2CFA9F0A"/>
    <w:rsid w:val="2CFB3B28"/>
    <w:rsid w:val="2D31DCAF"/>
    <w:rsid w:val="2D352004"/>
    <w:rsid w:val="2D359AC3"/>
    <w:rsid w:val="2D389DAF"/>
    <w:rsid w:val="2D581718"/>
    <w:rsid w:val="2D66D001"/>
    <w:rsid w:val="2D7133C5"/>
    <w:rsid w:val="2D71DCEE"/>
    <w:rsid w:val="2D7428EC"/>
    <w:rsid w:val="2D7E2544"/>
    <w:rsid w:val="2D83A9E5"/>
    <w:rsid w:val="2D8A2B8C"/>
    <w:rsid w:val="2D8CE488"/>
    <w:rsid w:val="2D95399B"/>
    <w:rsid w:val="2D9DE070"/>
    <w:rsid w:val="2DB172C3"/>
    <w:rsid w:val="2DB43CC0"/>
    <w:rsid w:val="2DBB844F"/>
    <w:rsid w:val="2DBBE840"/>
    <w:rsid w:val="2DBD435A"/>
    <w:rsid w:val="2DBEBED9"/>
    <w:rsid w:val="2DC2A633"/>
    <w:rsid w:val="2DCA4070"/>
    <w:rsid w:val="2DCD9A72"/>
    <w:rsid w:val="2DD72FD7"/>
    <w:rsid w:val="2DDA4A0B"/>
    <w:rsid w:val="2DE1B0F1"/>
    <w:rsid w:val="2DE63A26"/>
    <w:rsid w:val="2DE98346"/>
    <w:rsid w:val="2DEE963A"/>
    <w:rsid w:val="2DEFFFEF"/>
    <w:rsid w:val="2DF811BB"/>
    <w:rsid w:val="2DFF8D5C"/>
    <w:rsid w:val="2E00F6E7"/>
    <w:rsid w:val="2E01161E"/>
    <w:rsid w:val="2E038512"/>
    <w:rsid w:val="2E1D7ADA"/>
    <w:rsid w:val="2E51562A"/>
    <w:rsid w:val="2E5A2C12"/>
    <w:rsid w:val="2E608516"/>
    <w:rsid w:val="2E766C61"/>
    <w:rsid w:val="2E7EDA05"/>
    <w:rsid w:val="2E872AEA"/>
    <w:rsid w:val="2E8A23EB"/>
    <w:rsid w:val="2E8C009B"/>
    <w:rsid w:val="2E8E9CC1"/>
    <w:rsid w:val="2E990975"/>
    <w:rsid w:val="2EAB2721"/>
    <w:rsid w:val="2EB6A914"/>
    <w:rsid w:val="2EBAE97C"/>
    <w:rsid w:val="2EC697D6"/>
    <w:rsid w:val="2EC7CA28"/>
    <w:rsid w:val="2ED91C5A"/>
    <w:rsid w:val="2EE62E69"/>
    <w:rsid w:val="2EF05B96"/>
    <w:rsid w:val="2EFBF6FE"/>
    <w:rsid w:val="2F0179FA"/>
    <w:rsid w:val="2F037A67"/>
    <w:rsid w:val="2F0AF311"/>
    <w:rsid w:val="2F0DBB05"/>
    <w:rsid w:val="2F1F7A3B"/>
    <w:rsid w:val="2F37B7E0"/>
    <w:rsid w:val="2F3A51FE"/>
    <w:rsid w:val="2F3BC6F5"/>
    <w:rsid w:val="2F4030DF"/>
    <w:rsid w:val="2F48C802"/>
    <w:rsid w:val="2F4D3C56"/>
    <w:rsid w:val="2F66925E"/>
    <w:rsid w:val="2F6721CF"/>
    <w:rsid w:val="2F67B4F7"/>
    <w:rsid w:val="2F6921AF"/>
    <w:rsid w:val="2F6D610C"/>
    <w:rsid w:val="2F726734"/>
    <w:rsid w:val="2F73DC65"/>
    <w:rsid w:val="2F8362BB"/>
    <w:rsid w:val="2F87718D"/>
    <w:rsid w:val="2F8815E4"/>
    <w:rsid w:val="2F8CA80C"/>
    <w:rsid w:val="2F902E10"/>
    <w:rsid w:val="2F949FF4"/>
    <w:rsid w:val="2FA33600"/>
    <w:rsid w:val="2FB36D2F"/>
    <w:rsid w:val="2FB75F02"/>
    <w:rsid w:val="2FBEF0F5"/>
    <w:rsid w:val="2FD3B173"/>
    <w:rsid w:val="2FE65248"/>
    <w:rsid w:val="2FF03400"/>
    <w:rsid w:val="3003646F"/>
    <w:rsid w:val="301C47D7"/>
    <w:rsid w:val="3022A3C2"/>
    <w:rsid w:val="30329914"/>
    <w:rsid w:val="30343301"/>
    <w:rsid w:val="3036C1B1"/>
    <w:rsid w:val="3038CF0B"/>
    <w:rsid w:val="3039D41D"/>
    <w:rsid w:val="304DEF23"/>
    <w:rsid w:val="3050E48E"/>
    <w:rsid w:val="305D5492"/>
    <w:rsid w:val="305E84B0"/>
    <w:rsid w:val="3065B11B"/>
    <w:rsid w:val="30680C98"/>
    <w:rsid w:val="307FC82D"/>
    <w:rsid w:val="3092BFE9"/>
    <w:rsid w:val="3094445F"/>
    <w:rsid w:val="309589E8"/>
    <w:rsid w:val="30A44197"/>
    <w:rsid w:val="30B1BC36"/>
    <w:rsid w:val="30C5AD1E"/>
    <w:rsid w:val="30C6C134"/>
    <w:rsid w:val="30CB689A"/>
    <w:rsid w:val="30D7FA89"/>
    <w:rsid w:val="30DE0F6E"/>
    <w:rsid w:val="30E93B9B"/>
    <w:rsid w:val="310C7ADD"/>
    <w:rsid w:val="311274CF"/>
    <w:rsid w:val="3114D982"/>
    <w:rsid w:val="313BC7BD"/>
    <w:rsid w:val="314D768F"/>
    <w:rsid w:val="314D8D6B"/>
    <w:rsid w:val="315CD28E"/>
    <w:rsid w:val="315D2D2E"/>
    <w:rsid w:val="3160CD82"/>
    <w:rsid w:val="31612A17"/>
    <w:rsid w:val="3165F7A8"/>
    <w:rsid w:val="316A6090"/>
    <w:rsid w:val="316DB78B"/>
    <w:rsid w:val="317AF18A"/>
    <w:rsid w:val="317F34C1"/>
    <w:rsid w:val="31818EA0"/>
    <w:rsid w:val="318A415D"/>
    <w:rsid w:val="318F51A9"/>
    <w:rsid w:val="31910307"/>
    <w:rsid w:val="319CA929"/>
    <w:rsid w:val="31A5A479"/>
    <w:rsid w:val="31A7D51F"/>
    <w:rsid w:val="31B53EF6"/>
    <w:rsid w:val="31B5BDD5"/>
    <w:rsid w:val="31B93BD6"/>
    <w:rsid w:val="31BF245E"/>
    <w:rsid w:val="31C04698"/>
    <w:rsid w:val="31C11C77"/>
    <w:rsid w:val="31CCF72B"/>
    <w:rsid w:val="31D56919"/>
    <w:rsid w:val="31D99E8A"/>
    <w:rsid w:val="31EDACFB"/>
    <w:rsid w:val="31F3D956"/>
    <w:rsid w:val="31F5DCBF"/>
    <w:rsid w:val="320853A6"/>
    <w:rsid w:val="320B38F4"/>
    <w:rsid w:val="320CC120"/>
    <w:rsid w:val="32174A0B"/>
    <w:rsid w:val="3223A835"/>
    <w:rsid w:val="32266B4F"/>
    <w:rsid w:val="32354068"/>
    <w:rsid w:val="3238727B"/>
    <w:rsid w:val="3238A733"/>
    <w:rsid w:val="323D63F7"/>
    <w:rsid w:val="324336F3"/>
    <w:rsid w:val="324C0E1E"/>
    <w:rsid w:val="324EE2E5"/>
    <w:rsid w:val="325F95CF"/>
    <w:rsid w:val="3274FAB7"/>
    <w:rsid w:val="3276A11B"/>
    <w:rsid w:val="327BC16A"/>
    <w:rsid w:val="327CBAEB"/>
    <w:rsid w:val="328B1452"/>
    <w:rsid w:val="32953D79"/>
    <w:rsid w:val="32A8DB83"/>
    <w:rsid w:val="32ADB332"/>
    <w:rsid w:val="32C09C48"/>
    <w:rsid w:val="32C0FCB0"/>
    <w:rsid w:val="32C4FF40"/>
    <w:rsid w:val="32C603BC"/>
    <w:rsid w:val="32CB8F71"/>
    <w:rsid w:val="32DBC4A7"/>
    <w:rsid w:val="32E739D7"/>
    <w:rsid w:val="32E97D57"/>
    <w:rsid w:val="33101F00"/>
    <w:rsid w:val="3327A9F2"/>
    <w:rsid w:val="332B5951"/>
    <w:rsid w:val="332CD665"/>
    <w:rsid w:val="33362085"/>
    <w:rsid w:val="333B0C8C"/>
    <w:rsid w:val="333F5B4A"/>
    <w:rsid w:val="333F7F74"/>
    <w:rsid w:val="334F2BA4"/>
    <w:rsid w:val="336024EF"/>
    <w:rsid w:val="3364D5C9"/>
    <w:rsid w:val="3373901C"/>
    <w:rsid w:val="3382DFB9"/>
    <w:rsid w:val="3385DB82"/>
    <w:rsid w:val="338ED85F"/>
    <w:rsid w:val="3392F797"/>
    <w:rsid w:val="3393806D"/>
    <w:rsid w:val="3399A426"/>
    <w:rsid w:val="339AB00C"/>
    <w:rsid w:val="339BFF38"/>
    <w:rsid w:val="33A281A3"/>
    <w:rsid w:val="33A40C1D"/>
    <w:rsid w:val="33CA823C"/>
    <w:rsid w:val="33E23D89"/>
    <w:rsid w:val="33F36535"/>
    <w:rsid w:val="33FB1827"/>
    <w:rsid w:val="33FDC830"/>
    <w:rsid w:val="33FEE686"/>
    <w:rsid w:val="3404F0C2"/>
    <w:rsid w:val="3405DAB7"/>
    <w:rsid w:val="3409A819"/>
    <w:rsid w:val="341868DE"/>
    <w:rsid w:val="3436E184"/>
    <w:rsid w:val="34375A35"/>
    <w:rsid w:val="343C9D8E"/>
    <w:rsid w:val="34407889"/>
    <w:rsid w:val="3442B29B"/>
    <w:rsid w:val="344E7C87"/>
    <w:rsid w:val="3455656B"/>
    <w:rsid w:val="345AF52A"/>
    <w:rsid w:val="34602C74"/>
    <w:rsid w:val="34642778"/>
    <w:rsid w:val="346E356B"/>
    <w:rsid w:val="346ED49B"/>
    <w:rsid w:val="347591E0"/>
    <w:rsid w:val="34776452"/>
    <w:rsid w:val="347D8EBB"/>
    <w:rsid w:val="3488F742"/>
    <w:rsid w:val="348B2E4A"/>
    <w:rsid w:val="349B185F"/>
    <w:rsid w:val="34B0479C"/>
    <w:rsid w:val="34BAE707"/>
    <w:rsid w:val="34BD2E8B"/>
    <w:rsid w:val="34C485A9"/>
    <w:rsid w:val="34CA7748"/>
    <w:rsid w:val="34D0076F"/>
    <w:rsid w:val="34D714E3"/>
    <w:rsid w:val="34D899F4"/>
    <w:rsid w:val="34DE9784"/>
    <w:rsid w:val="34E68A81"/>
    <w:rsid w:val="34EB1921"/>
    <w:rsid w:val="34EB6404"/>
    <w:rsid w:val="34EB94E2"/>
    <w:rsid w:val="34F79E3A"/>
    <w:rsid w:val="34FA1949"/>
    <w:rsid w:val="34FCB2DD"/>
    <w:rsid w:val="35006661"/>
    <w:rsid w:val="3508A3AC"/>
    <w:rsid w:val="350E4E4E"/>
    <w:rsid w:val="350EF966"/>
    <w:rsid w:val="351E1879"/>
    <w:rsid w:val="3522E3F1"/>
    <w:rsid w:val="352AB860"/>
    <w:rsid w:val="3534FEC5"/>
    <w:rsid w:val="355EC494"/>
    <w:rsid w:val="358123FB"/>
    <w:rsid w:val="3582BE07"/>
    <w:rsid w:val="3583D18C"/>
    <w:rsid w:val="358BFAE1"/>
    <w:rsid w:val="35A93E80"/>
    <w:rsid w:val="35AA4074"/>
    <w:rsid w:val="35C4A7AC"/>
    <w:rsid w:val="35C9D899"/>
    <w:rsid w:val="35D9800D"/>
    <w:rsid w:val="35EC8F1E"/>
    <w:rsid w:val="35EEEF40"/>
    <w:rsid w:val="35F45582"/>
    <w:rsid w:val="360CCB5D"/>
    <w:rsid w:val="3610CD87"/>
    <w:rsid w:val="361FDF21"/>
    <w:rsid w:val="3624C237"/>
    <w:rsid w:val="36373E14"/>
    <w:rsid w:val="364B3238"/>
    <w:rsid w:val="365FA545"/>
    <w:rsid w:val="3670E141"/>
    <w:rsid w:val="367795FE"/>
    <w:rsid w:val="3678C4E8"/>
    <w:rsid w:val="367D793E"/>
    <w:rsid w:val="369D4808"/>
    <w:rsid w:val="369D7E3A"/>
    <w:rsid w:val="36A2D98F"/>
    <w:rsid w:val="36A3EC43"/>
    <w:rsid w:val="36A80D6F"/>
    <w:rsid w:val="36B16C5B"/>
    <w:rsid w:val="36B2505D"/>
    <w:rsid w:val="36B57A24"/>
    <w:rsid w:val="36C507A9"/>
    <w:rsid w:val="36D1007F"/>
    <w:rsid w:val="36E2DB19"/>
    <w:rsid w:val="36EB0F75"/>
    <w:rsid w:val="36EDB63D"/>
    <w:rsid w:val="36F01118"/>
    <w:rsid w:val="36F29CC6"/>
    <w:rsid w:val="36F4BDEC"/>
    <w:rsid w:val="36FFC21B"/>
    <w:rsid w:val="3702DA71"/>
    <w:rsid w:val="37038F42"/>
    <w:rsid w:val="3726F7DD"/>
    <w:rsid w:val="37404AEC"/>
    <w:rsid w:val="374363C4"/>
    <w:rsid w:val="374E2D68"/>
    <w:rsid w:val="375828CF"/>
    <w:rsid w:val="375AF69C"/>
    <w:rsid w:val="375AFCC0"/>
    <w:rsid w:val="375FA111"/>
    <w:rsid w:val="376661D3"/>
    <w:rsid w:val="376C028C"/>
    <w:rsid w:val="376F35C5"/>
    <w:rsid w:val="377800CA"/>
    <w:rsid w:val="37819C87"/>
    <w:rsid w:val="378548ED"/>
    <w:rsid w:val="378CD055"/>
    <w:rsid w:val="378CDCB6"/>
    <w:rsid w:val="37937A27"/>
    <w:rsid w:val="3793853A"/>
    <w:rsid w:val="37AA0459"/>
    <w:rsid w:val="37BAE40C"/>
    <w:rsid w:val="37DA485D"/>
    <w:rsid w:val="37E6EBF5"/>
    <w:rsid w:val="37EB8875"/>
    <w:rsid w:val="37F33795"/>
    <w:rsid w:val="3805C252"/>
    <w:rsid w:val="380DE7D4"/>
    <w:rsid w:val="380E1BB1"/>
    <w:rsid w:val="3821B402"/>
    <w:rsid w:val="3822FFD9"/>
    <w:rsid w:val="38303C2B"/>
    <w:rsid w:val="3835BCE9"/>
    <w:rsid w:val="384042C8"/>
    <w:rsid w:val="38416C0F"/>
    <w:rsid w:val="384D903D"/>
    <w:rsid w:val="3856203D"/>
    <w:rsid w:val="385944E1"/>
    <w:rsid w:val="385DCE81"/>
    <w:rsid w:val="385EF143"/>
    <w:rsid w:val="38722D22"/>
    <w:rsid w:val="388C5818"/>
    <w:rsid w:val="388FB6DD"/>
    <w:rsid w:val="3890F704"/>
    <w:rsid w:val="389B1973"/>
    <w:rsid w:val="389EA45B"/>
    <w:rsid w:val="38A0B150"/>
    <w:rsid w:val="38ABE5BA"/>
    <w:rsid w:val="38AFD99D"/>
    <w:rsid w:val="38D949B0"/>
    <w:rsid w:val="38E27455"/>
    <w:rsid w:val="38F3799D"/>
    <w:rsid w:val="38F5D0E6"/>
    <w:rsid w:val="39033323"/>
    <w:rsid w:val="391B2850"/>
    <w:rsid w:val="392135F6"/>
    <w:rsid w:val="39328F86"/>
    <w:rsid w:val="3934BDCB"/>
    <w:rsid w:val="3941771C"/>
    <w:rsid w:val="39427D77"/>
    <w:rsid w:val="39491213"/>
    <w:rsid w:val="39630BD8"/>
    <w:rsid w:val="39634D75"/>
    <w:rsid w:val="39642C1D"/>
    <w:rsid w:val="39708959"/>
    <w:rsid w:val="3978B5EC"/>
    <w:rsid w:val="39890451"/>
    <w:rsid w:val="39925337"/>
    <w:rsid w:val="39975472"/>
    <w:rsid w:val="399B07D7"/>
    <w:rsid w:val="39C54BAF"/>
    <w:rsid w:val="39C62DD7"/>
    <w:rsid w:val="39C684FD"/>
    <w:rsid w:val="39C6CCE3"/>
    <w:rsid w:val="39D380D3"/>
    <w:rsid w:val="39DE6100"/>
    <w:rsid w:val="39E94442"/>
    <w:rsid w:val="39F07B5D"/>
    <w:rsid w:val="3A05D851"/>
    <w:rsid w:val="3A13C6EC"/>
    <w:rsid w:val="3A1B8769"/>
    <w:rsid w:val="3A1F694B"/>
    <w:rsid w:val="3A2DB6DD"/>
    <w:rsid w:val="3A48A7D7"/>
    <w:rsid w:val="3A4C5484"/>
    <w:rsid w:val="3A640594"/>
    <w:rsid w:val="3A659A8E"/>
    <w:rsid w:val="3A6C2B70"/>
    <w:rsid w:val="3A86BFB7"/>
    <w:rsid w:val="3A870BA8"/>
    <w:rsid w:val="3A8A4D67"/>
    <w:rsid w:val="3A8AC08D"/>
    <w:rsid w:val="3A8D5C00"/>
    <w:rsid w:val="3A90BD8D"/>
    <w:rsid w:val="3A92ADD3"/>
    <w:rsid w:val="3AAA5082"/>
    <w:rsid w:val="3AAD62DA"/>
    <w:rsid w:val="3AC0F859"/>
    <w:rsid w:val="3AC38AF1"/>
    <w:rsid w:val="3AC4089F"/>
    <w:rsid w:val="3AC46485"/>
    <w:rsid w:val="3ACEF014"/>
    <w:rsid w:val="3ACEF16B"/>
    <w:rsid w:val="3ADB2B30"/>
    <w:rsid w:val="3AF8F601"/>
    <w:rsid w:val="3AF91463"/>
    <w:rsid w:val="3B0FA9BA"/>
    <w:rsid w:val="3B1D36D7"/>
    <w:rsid w:val="3B1E5A75"/>
    <w:rsid w:val="3B227430"/>
    <w:rsid w:val="3B25A0B5"/>
    <w:rsid w:val="3B2A1B5F"/>
    <w:rsid w:val="3B2FF9BF"/>
    <w:rsid w:val="3B3000C5"/>
    <w:rsid w:val="3B329778"/>
    <w:rsid w:val="3B3D76BA"/>
    <w:rsid w:val="3B40D968"/>
    <w:rsid w:val="3B6769C1"/>
    <w:rsid w:val="3B6A73B4"/>
    <w:rsid w:val="3B6D3F6C"/>
    <w:rsid w:val="3B6DE22F"/>
    <w:rsid w:val="3B6FC13A"/>
    <w:rsid w:val="3B7853BE"/>
    <w:rsid w:val="3B7C5FA0"/>
    <w:rsid w:val="3B856AA2"/>
    <w:rsid w:val="3B8F3A71"/>
    <w:rsid w:val="3B9CD99A"/>
    <w:rsid w:val="3BAAE499"/>
    <w:rsid w:val="3BAB3A8C"/>
    <w:rsid w:val="3BBD9254"/>
    <w:rsid w:val="3BBF8E1E"/>
    <w:rsid w:val="3BD10006"/>
    <w:rsid w:val="3BE4A0F2"/>
    <w:rsid w:val="3BE751CA"/>
    <w:rsid w:val="3BE81C06"/>
    <w:rsid w:val="3BE8BEC7"/>
    <w:rsid w:val="3C0BBC97"/>
    <w:rsid w:val="3C1357C4"/>
    <w:rsid w:val="3C2BF7E2"/>
    <w:rsid w:val="3C2D8896"/>
    <w:rsid w:val="3C2DBF0A"/>
    <w:rsid w:val="3C39F81D"/>
    <w:rsid w:val="3C41DD31"/>
    <w:rsid w:val="3C447B3E"/>
    <w:rsid w:val="3C48CBC9"/>
    <w:rsid w:val="3C5202B9"/>
    <w:rsid w:val="3C552831"/>
    <w:rsid w:val="3C69BB43"/>
    <w:rsid w:val="3C6BC84B"/>
    <w:rsid w:val="3C6F520E"/>
    <w:rsid w:val="3C75BFC0"/>
    <w:rsid w:val="3C834EE9"/>
    <w:rsid w:val="3C8445C2"/>
    <w:rsid w:val="3C941F23"/>
    <w:rsid w:val="3CA4AAF2"/>
    <w:rsid w:val="3CA4AC79"/>
    <w:rsid w:val="3CAC2ACB"/>
    <w:rsid w:val="3CC1B339"/>
    <w:rsid w:val="3CC9AC54"/>
    <w:rsid w:val="3CD5C4F9"/>
    <w:rsid w:val="3CDB0192"/>
    <w:rsid w:val="3CDE7FE0"/>
    <w:rsid w:val="3CEDDC5C"/>
    <w:rsid w:val="3CF84AF7"/>
    <w:rsid w:val="3D03D96F"/>
    <w:rsid w:val="3D156317"/>
    <w:rsid w:val="3D190758"/>
    <w:rsid w:val="3D19C5F1"/>
    <w:rsid w:val="3D298AA1"/>
    <w:rsid w:val="3D2B6BEF"/>
    <w:rsid w:val="3D3376D4"/>
    <w:rsid w:val="3D397BC5"/>
    <w:rsid w:val="3D3A0DD5"/>
    <w:rsid w:val="3D3CC88B"/>
    <w:rsid w:val="3D574388"/>
    <w:rsid w:val="3D5F7837"/>
    <w:rsid w:val="3D6271FC"/>
    <w:rsid w:val="3D6AB8E4"/>
    <w:rsid w:val="3D72FB98"/>
    <w:rsid w:val="3D7E02FB"/>
    <w:rsid w:val="3D8515C0"/>
    <w:rsid w:val="3D89DF3B"/>
    <w:rsid w:val="3D8EA08D"/>
    <w:rsid w:val="3D92E349"/>
    <w:rsid w:val="3D96B551"/>
    <w:rsid w:val="3DA8F717"/>
    <w:rsid w:val="3DB0DD2C"/>
    <w:rsid w:val="3DB3771E"/>
    <w:rsid w:val="3DBA7052"/>
    <w:rsid w:val="3DCC2DE5"/>
    <w:rsid w:val="3DDE8AB7"/>
    <w:rsid w:val="3DE6BDC7"/>
    <w:rsid w:val="3DED5D3D"/>
    <w:rsid w:val="3DF313D6"/>
    <w:rsid w:val="3DF5489B"/>
    <w:rsid w:val="3DF86F35"/>
    <w:rsid w:val="3DFA7A54"/>
    <w:rsid w:val="3E24700E"/>
    <w:rsid w:val="3E2AD720"/>
    <w:rsid w:val="3E2B2B3A"/>
    <w:rsid w:val="3E2E7AD5"/>
    <w:rsid w:val="3E3CC414"/>
    <w:rsid w:val="3E3EFBB7"/>
    <w:rsid w:val="3E517AE3"/>
    <w:rsid w:val="3E56180C"/>
    <w:rsid w:val="3E5CE9D8"/>
    <w:rsid w:val="3E5D0B68"/>
    <w:rsid w:val="3E6237C3"/>
    <w:rsid w:val="3E6422FE"/>
    <w:rsid w:val="3E6CCA19"/>
    <w:rsid w:val="3E709F34"/>
    <w:rsid w:val="3E76CE58"/>
    <w:rsid w:val="3E8BBFEC"/>
    <w:rsid w:val="3E9EEA8D"/>
    <w:rsid w:val="3EA46C19"/>
    <w:rsid w:val="3EBE4AF1"/>
    <w:rsid w:val="3EC36A19"/>
    <w:rsid w:val="3EC36E98"/>
    <w:rsid w:val="3ED8840D"/>
    <w:rsid w:val="3EDA0AAF"/>
    <w:rsid w:val="3EDD9318"/>
    <w:rsid w:val="3EE2E119"/>
    <w:rsid w:val="3EE43FE6"/>
    <w:rsid w:val="3EEE17E9"/>
    <w:rsid w:val="3EF7A94E"/>
    <w:rsid w:val="3F0369B2"/>
    <w:rsid w:val="3F07C307"/>
    <w:rsid w:val="3F13B530"/>
    <w:rsid w:val="3F145A38"/>
    <w:rsid w:val="3F1647BE"/>
    <w:rsid w:val="3F1ED82C"/>
    <w:rsid w:val="3F210552"/>
    <w:rsid w:val="3F2CBE4F"/>
    <w:rsid w:val="3F32A82A"/>
    <w:rsid w:val="3F3C38AF"/>
    <w:rsid w:val="3F521B2A"/>
    <w:rsid w:val="3F5AEA5F"/>
    <w:rsid w:val="3F63C70E"/>
    <w:rsid w:val="3F670E22"/>
    <w:rsid w:val="3F745003"/>
    <w:rsid w:val="3F76361F"/>
    <w:rsid w:val="3F7BCB55"/>
    <w:rsid w:val="3F8284A6"/>
    <w:rsid w:val="3F845E7A"/>
    <w:rsid w:val="3F8506AF"/>
    <w:rsid w:val="3F8A3B0B"/>
    <w:rsid w:val="3FA84969"/>
    <w:rsid w:val="3FB0A73A"/>
    <w:rsid w:val="3FB2C24E"/>
    <w:rsid w:val="3FB59F76"/>
    <w:rsid w:val="3FB9E707"/>
    <w:rsid w:val="3FBC0FEF"/>
    <w:rsid w:val="3FC19953"/>
    <w:rsid w:val="3FCF8CC7"/>
    <w:rsid w:val="3FD5C28B"/>
    <w:rsid w:val="3FE8B98F"/>
    <w:rsid w:val="3FE8ED5E"/>
    <w:rsid w:val="3FEF7AC5"/>
    <w:rsid w:val="3FF85510"/>
    <w:rsid w:val="3FF88D87"/>
    <w:rsid w:val="3FF8997B"/>
    <w:rsid w:val="400B543F"/>
    <w:rsid w:val="40143F73"/>
    <w:rsid w:val="401AFE35"/>
    <w:rsid w:val="402F9626"/>
    <w:rsid w:val="40334007"/>
    <w:rsid w:val="40405F7B"/>
    <w:rsid w:val="405B0725"/>
    <w:rsid w:val="405F14A8"/>
    <w:rsid w:val="4064C95E"/>
    <w:rsid w:val="407160B9"/>
    <w:rsid w:val="407970DD"/>
    <w:rsid w:val="407A234A"/>
    <w:rsid w:val="407E5F7A"/>
    <w:rsid w:val="4085D096"/>
    <w:rsid w:val="4099CBFF"/>
    <w:rsid w:val="409C1325"/>
    <w:rsid w:val="409DDE62"/>
    <w:rsid w:val="40ACACEC"/>
    <w:rsid w:val="40AE9FFA"/>
    <w:rsid w:val="40B4ED71"/>
    <w:rsid w:val="40B7CD23"/>
    <w:rsid w:val="40BA3B99"/>
    <w:rsid w:val="40C107A9"/>
    <w:rsid w:val="40CB91AE"/>
    <w:rsid w:val="40D865D0"/>
    <w:rsid w:val="40ECF163"/>
    <w:rsid w:val="40EFAB1D"/>
    <w:rsid w:val="40F6F231"/>
    <w:rsid w:val="40FC1922"/>
    <w:rsid w:val="410ABFE1"/>
    <w:rsid w:val="41114EAC"/>
    <w:rsid w:val="411B662E"/>
    <w:rsid w:val="411DC8A8"/>
    <w:rsid w:val="4137504B"/>
    <w:rsid w:val="414073A6"/>
    <w:rsid w:val="4157D24A"/>
    <w:rsid w:val="415869E8"/>
    <w:rsid w:val="4164EBFE"/>
    <w:rsid w:val="4170976A"/>
    <w:rsid w:val="4173F98C"/>
    <w:rsid w:val="41794587"/>
    <w:rsid w:val="418785AD"/>
    <w:rsid w:val="4188D55C"/>
    <w:rsid w:val="418FA58C"/>
    <w:rsid w:val="41BEA9EC"/>
    <w:rsid w:val="41BF5958"/>
    <w:rsid w:val="41C8138A"/>
    <w:rsid w:val="41CFAA2A"/>
    <w:rsid w:val="41DC2A88"/>
    <w:rsid w:val="41DF97D4"/>
    <w:rsid w:val="41E44CC4"/>
    <w:rsid w:val="41EC9DBE"/>
    <w:rsid w:val="41F4C69F"/>
    <w:rsid w:val="42001023"/>
    <w:rsid w:val="4211D8E7"/>
    <w:rsid w:val="4218BF57"/>
    <w:rsid w:val="4218E028"/>
    <w:rsid w:val="422A58EC"/>
    <w:rsid w:val="4257D1CC"/>
    <w:rsid w:val="425E3E9F"/>
    <w:rsid w:val="426276B9"/>
    <w:rsid w:val="4272FA8E"/>
    <w:rsid w:val="427DB650"/>
    <w:rsid w:val="42816100"/>
    <w:rsid w:val="428354D5"/>
    <w:rsid w:val="42853E78"/>
    <w:rsid w:val="4288D642"/>
    <w:rsid w:val="42ACF052"/>
    <w:rsid w:val="42B3D2EE"/>
    <w:rsid w:val="42BB3B3D"/>
    <w:rsid w:val="42BBF470"/>
    <w:rsid w:val="42C8EE9E"/>
    <w:rsid w:val="42D51FA5"/>
    <w:rsid w:val="42DB3552"/>
    <w:rsid w:val="42E01FDA"/>
    <w:rsid w:val="42E2C42E"/>
    <w:rsid w:val="42E7543C"/>
    <w:rsid w:val="42F15C02"/>
    <w:rsid w:val="43061D0F"/>
    <w:rsid w:val="4311E600"/>
    <w:rsid w:val="4312B5BD"/>
    <w:rsid w:val="43164D41"/>
    <w:rsid w:val="43231921"/>
    <w:rsid w:val="4330C5F6"/>
    <w:rsid w:val="4332E61B"/>
    <w:rsid w:val="43495CB5"/>
    <w:rsid w:val="43586084"/>
    <w:rsid w:val="43598994"/>
    <w:rsid w:val="43629B77"/>
    <w:rsid w:val="4366CD13"/>
    <w:rsid w:val="436785AC"/>
    <w:rsid w:val="436BCC98"/>
    <w:rsid w:val="436E477C"/>
    <w:rsid w:val="436E69AA"/>
    <w:rsid w:val="4372847C"/>
    <w:rsid w:val="43753319"/>
    <w:rsid w:val="438283BB"/>
    <w:rsid w:val="43869B5E"/>
    <w:rsid w:val="439856A2"/>
    <w:rsid w:val="43A4918E"/>
    <w:rsid w:val="43AFDF34"/>
    <w:rsid w:val="43CC78B8"/>
    <w:rsid w:val="43CDF1C4"/>
    <w:rsid w:val="43E66BF4"/>
    <w:rsid w:val="43E754EC"/>
    <w:rsid w:val="4404DCA0"/>
    <w:rsid w:val="4407F311"/>
    <w:rsid w:val="4411D0C2"/>
    <w:rsid w:val="44226C95"/>
    <w:rsid w:val="4427DFD1"/>
    <w:rsid w:val="443708E2"/>
    <w:rsid w:val="443A5BEB"/>
    <w:rsid w:val="4441BE2C"/>
    <w:rsid w:val="4453119B"/>
    <w:rsid w:val="4461B78A"/>
    <w:rsid w:val="44631D32"/>
    <w:rsid w:val="4469ED0A"/>
    <w:rsid w:val="447969EE"/>
    <w:rsid w:val="4481AD06"/>
    <w:rsid w:val="449689AB"/>
    <w:rsid w:val="449F7681"/>
    <w:rsid w:val="44B05D64"/>
    <w:rsid w:val="44B16B49"/>
    <w:rsid w:val="44BDD56B"/>
    <w:rsid w:val="44C71A2E"/>
    <w:rsid w:val="44CCC14D"/>
    <w:rsid w:val="44E0BB67"/>
    <w:rsid w:val="44E1AA08"/>
    <w:rsid w:val="44E9B6C7"/>
    <w:rsid w:val="44EA1611"/>
    <w:rsid w:val="44EC73BE"/>
    <w:rsid w:val="44F3B029"/>
    <w:rsid w:val="44F71DC9"/>
    <w:rsid w:val="44FA6FC3"/>
    <w:rsid w:val="44FB7612"/>
    <w:rsid w:val="4512D2DE"/>
    <w:rsid w:val="4516760E"/>
    <w:rsid w:val="451D86D9"/>
    <w:rsid w:val="45260457"/>
    <w:rsid w:val="453129F4"/>
    <w:rsid w:val="4534394A"/>
    <w:rsid w:val="454497E0"/>
    <w:rsid w:val="454A7344"/>
    <w:rsid w:val="45542F0C"/>
    <w:rsid w:val="45642291"/>
    <w:rsid w:val="458EF9AB"/>
    <w:rsid w:val="45A32B59"/>
    <w:rsid w:val="45A3A993"/>
    <w:rsid w:val="45B2C5E3"/>
    <w:rsid w:val="45B2CF05"/>
    <w:rsid w:val="45C6F14B"/>
    <w:rsid w:val="45C7ADC5"/>
    <w:rsid w:val="45CA8E55"/>
    <w:rsid w:val="45D29458"/>
    <w:rsid w:val="45E205C3"/>
    <w:rsid w:val="45E9A7BD"/>
    <w:rsid w:val="460B1B94"/>
    <w:rsid w:val="460E00AD"/>
    <w:rsid w:val="46115A92"/>
    <w:rsid w:val="4611821D"/>
    <w:rsid w:val="46123ED3"/>
    <w:rsid w:val="4617A341"/>
    <w:rsid w:val="461B39ED"/>
    <w:rsid w:val="46236498"/>
    <w:rsid w:val="462F0C3D"/>
    <w:rsid w:val="463EC48A"/>
    <w:rsid w:val="465547D6"/>
    <w:rsid w:val="465E7790"/>
    <w:rsid w:val="46824A7A"/>
    <w:rsid w:val="4683F054"/>
    <w:rsid w:val="469D5A23"/>
    <w:rsid w:val="46A2D81F"/>
    <w:rsid w:val="46B0EEDF"/>
    <w:rsid w:val="46B99AC7"/>
    <w:rsid w:val="46BAA130"/>
    <w:rsid w:val="46BD1F0C"/>
    <w:rsid w:val="46CB2F30"/>
    <w:rsid w:val="46CB86D8"/>
    <w:rsid w:val="46CFB441"/>
    <w:rsid w:val="46D3A6F4"/>
    <w:rsid w:val="46EAEE67"/>
    <w:rsid w:val="46F1225F"/>
    <w:rsid w:val="46FFDA2C"/>
    <w:rsid w:val="4718A10A"/>
    <w:rsid w:val="47277F96"/>
    <w:rsid w:val="472F21D4"/>
    <w:rsid w:val="4732E520"/>
    <w:rsid w:val="4739C062"/>
    <w:rsid w:val="473A5AAD"/>
    <w:rsid w:val="473AF018"/>
    <w:rsid w:val="473C3810"/>
    <w:rsid w:val="47441CBD"/>
    <w:rsid w:val="4745D757"/>
    <w:rsid w:val="4749E9EE"/>
    <w:rsid w:val="474F35D1"/>
    <w:rsid w:val="477FA005"/>
    <w:rsid w:val="4793522D"/>
    <w:rsid w:val="479538D0"/>
    <w:rsid w:val="47958D12"/>
    <w:rsid w:val="4796F39D"/>
    <w:rsid w:val="47A482FC"/>
    <w:rsid w:val="47AAAB2D"/>
    <w:rsid w:val="47C63376"/>
    <w:rsid w:val="47C6DE7E"/>
    <w:rsid w:val="47CA6C2F"/>
    <w:rsid w:val="47D4BB9D"/>
    <w:rsid w:val="47DEF517"/>
    <w:rsid w:val="47E736B2"/>
    <w:rsid w:val="4805B45B"/>
    <w:rsid w:val="48070EAA"/>
    <w:rsid w:val="481AC406"/>
    <w:rsid w:val="481C86DB"/>
    <w:rsid w:val="4829BB11"/>
    <w:rsid w:val="482A216D"/>
    <w:rsid w:val="4832281A"/>
    <w:rsid w:val="48323544"/>
    <w:rsid w:val="4833CEAC"/>
    <w:rsid w:val="4834CDDB"/>
    <w:rsid w:val="4834E974"/>
    <w:rsid w:val="48407CE2"/>
    <w:rsid w:val="4841FF33"/>
    <w:rsid w:val="4846F338"/>
    <w:rsid w:val="484FE371"/>
    <w:rsid w:val="485174C3"/>
    <w:rsid w:val="48522AF4"/>
    <w:rsid w:val="48543F31"/>
    <w:rsid w:val="48569C5D"/>
    <w:rsid w:val="485C06EE"/>
    <w:rsid w:val="485C1E30"/>
    <w:rsid w:val="485CD210"/>
    <w:rsid w:val="485FFBCD"/>
    <w:rsid w:val="4870771E"/>
    <w:rsid w:val="4885DF01"/>
    <w:rsid w:val="48920BF2"/>
    <w:rsid w:val="4896C757"/>
    <w:rsid w:val="489BEB5A"/>
    <w:rsid w:val="48A0F330"/>
    <w:rsid w:val="48AB69E9"/>
    <w:rsid w:val="48B23548"/>
    <w:rsid w:val="48B69614"/>
    <w:rsid w:val="48B8AF96"/>
    <w:rsid w:val="48BD8338"/>
    <w:rsid w:val="48C4B768"/>
    <w:rsid w:val="48D0EF1F"/>
    <w:rsid w:val="48E09CE6"/>
    <w:rsid w:val="48E38E74"/>
    <w:rsid w:val="48E6D7D8"/>
    <w:rsid w:val="48EC5721"/>
    <w:rsid w:val="48F2F9F7"/>
    <w:rsid w:val="48FA7772"/>
    <w:rsid w:val="48FB091B"/>
    <w:rsid w:val="48FC2285"/>
    <w:rsid w:val="48FEF1A6"/>
    <w:rsid w:val="490DC86E"/>
    <w:rsid w:val="49354FEC"/>
    <w:rsid w:val="49381A19"/>
    <w:rsid w:val="493CEAC3"/>
    <w:rsid w:val="49408D4A"/>
    <w:rsid w:val="4952FCD3"/>
    <w:rsid w:val="495413FF"/>
    <w:rsid w:val="4958929B"/>
    <w:rsid w:val="496BB5DD"/>
    <w:rsid w:val="496F2E90"/>
    <w:rsid w:val="4975DC6F"/>
    <w:rsid w:val="4978E4A9"/>
    <w:rsid w:val="4987248C"/>
    <w:rsid w:val="498E39C7"/>
    <w:rsid w:val="498F1905"/>
    <w:rsid w:val="49A19848"/>
    <w:rsid w:val="49A2F7AE"/>
    <w:rsid w:val="49A332B8"/>
    <w:rsid w:val="49A8C503"/>
    <w:rsid w:val="49A8C52B"/>
    <w:rsid w:val="49A9E73B"/>
    <w:rsid w:val="49B7127A"/>
    <w:rsid w:val="49D34B62"/>
    <w:rsid w:val="49E9A483"/>
    <w:rsid w:val="49FBEC17"/>
    <w:rsid w:val="4A391832"/>
    <w:rsid w:val="4A5C8C1D"/>
    <w:rsid w:val="4A6E664B"/>
    <w:rsid w:val="4A6F3EDA"/>
    <w:rsid w:val="4A7750D0"/>
    <w:rsid w:val="4A9139ED"/>
    <w:rsid w:val="4A976DCC"/>
    <w:rsid w:val="4A97B30B"/>
    <w:rsid w:val="4A9A76C5"/>
    <w:rsid w:val="4AA8F674"/>
    <w:rsid w:val="4AAB7DA2"/>
    <w:rsid w:val="4AAD05AF"/>
    <w:rsid w:val="4AB3EF67"/>
    <w:rsid w:val="4AB518DF"/>
    <w:rsid w:val="4AB70C7C"/>
    <w:rsid w:val="4AB7A20B"/>
    <w:rsid w:val="4AB9956F"/>
    <w:rsid w:val="4AC6E26A"/>
    <w:rsid w:val="4AC947F0"/>
    <w:rsid w:val="4ACF085D"/>
    <w:rsid w:val="4AD4AC4B"/>
    <w:rsid w:val="4AD5A3DC"/>
    <w:rsid w:val="4ADE5211"/>
    <w:rsid w:val="4AE261DA"/>
    <w:rsid w:val="4AF1E94F"/>
    <w:rsid w:val="4AF5B2BA"/>
    <w:rsid w:val="4AF805A9"/>
    <w:rsid w:val="4B254237"/>
    <w:rsid w:val="4B257F61"/>
    <w:rsid w:val="4B2746C0"/>
    <w:rsid w:val="4B2C396C"/>
    <w:rsid w:val="4B393582"/>
    <w:rsid w:val="4B3CD401"/>
    <w:rsid w:val="4B3F2E6F"/>
    <w:rsid w:val="4B5F25B0"/>
    <w:rsid w:val="4B62191C"/>
    <w:rsid w:val="4B683974"/>
    <w:rsid w:val="4B6F2918"/>
    <w:rsid w:val="4B88323D"/>
    <w:rsid w:val="4BA8E37B"/>
    <w:rsid w:val="4BB1AD00"/>
    <w:rsid w:val="4BBE93F1"/>
    <w:rsid w:val="4BBFC66A"/>
    <w:rsid w:val="4BC14428"/>
    <w:rsid w:val="4BC39201"/>
    <w:rsid w:val="4BD261DB"/>
    <w:rsid w:val="4BD423EA"/>
    <w:rsid w:val="4BDABD5E"/>
    <w:rsid w:val="4BE3B274"/>
    <w:rsid w:val="4BED5EEB"/>
    <w:rsid w:val="4BEEB618"/>
    <w:rsid w:val="4BF2F094"/>
    <w:rsid w:val="4BF6E8D4"/>
    <w:rsid w:val="4BFE7D21"/>
    <w:rsid w:val="4C003795"/>
    <w:rsid w:val="4C2078FF"/>
    <w:rsid w:val="4C274D86"/>
    <w:rsid w:val="4C2876CB"/>
    <w:rsid w:val="4C44DAAA"/>
    <w:rsid w:val="4C55B4DF"/>
    <w:rsid w:val="4C626209"/>
    <w:rsid w:val="4C6692CE"/>
    <w:rsid w:val="4C6B2BA2"/>
    <w:rsid w:val="4C7B66EF"/>
    <w:rsid w:val="4C7C754E"/>
    <w:rsid w:val="4C80F5AB"/>
    <w:rsid w:val="4C8AB549"/>
    <w:rsid w:val="4C8B1408"/>
    <w:rsid w:val="4C91F920"/>
    <w:rsid w:val="4C951C3D"/>
    <w:rsid w:val="4C9CE672"/>
    <w:rsid w:val="4CB0DAFD"/>
    <w:rsid w:val="4CB1CFF4"/>
    <w:rsid w:val="4CBDF51C"/>
    <w:rsid w:val="4CBFD037"/>
    <w:rsid w:val="4CBFF565"/>
    <w:rsid w:val="4CC20097"/>
    <w:rsid w:val="4CD1223F"/>
    <w:rsid w:val="4CD385D6"/>
    <w:rsid w:val="4CDB975B"/>
    <w:rsid w:val="4CE4696E"/>
    <w:rsid w:val="4CF5151B"/>
    <w:rsid w:val="4CFA968E"/>
    <w:rsid w:val="4D07448A"/>
    <w:rsid w:val="4D0C7D71"/>
    <w:rsid w:val="4D0F8915"/>
    <w:rsid w:val="4D24C922"/>
    <w:rsid w:val="4D35AD76"/>
    <w:rsid w:val="4D384D5B"/>
    <w:rsid w:val="4D3A7EB0"/>
    <w:rsid w:val="4D47C6FD"/>
    <w:rsid w:val="4D4AA847"/>
    <w:rsid w:val="4D50D3F4"/>
    <w:rsid w:val="4D5BBBC6"/>
    <w:rsid w:val="4D690E7D"/>
    <w:rsid w:val="4D95D9DB"/>
    <w:rsid w:val="4D960546"/>
    <w:rsid w:val="4D9A177C"/>
    <w:rsid w:val="4D9E5211"/>
    <w:rsid w:val="4DAB7B5F"/>
    <w:rsid w:val="4DAD7792"/>
    <w:rsid w:val="4DAE6DBB"/>
    <w:rsid w:val="4DBA5B4B"/>
    <w:rsid w:val="4DD56736"/>
    <w:rsid w:val="4DD696D5"/>
    <w:rsid w:val="4DDC32C7"/>
    <w:rsid w:val="4DDD74D8"/>
    <w:rsid w:val="4DE013FF"/>
    <w:rsid w:val="4DE3D2C9"/>
    <w:rsid w:val="4DE624CD"/>
    <w:rsid w:val="4DE6940A"/>
    <w:rsid w:val="4DF04412"/>
    <w:rsid w:val="4DFDA892"/>
    <w:rsid w:val="4E08BAD3"/>
    <w:rsid w:val="4E296FC7"/>
    <w:rsid w:val="4E2B54A2"/>
    <w:rsid w:val="4E30BAAC"/>
    <w:rsid w:val="4E3348CE"/>
    <w:rsid w:val="4E3EA9E3"/>
    <w:rsid w:val="4E41B3CF"/>
    <w:rsid w:val="4E4BAF0E"/>
    <w:rsid w:val="4E52EE0E"/>
    <w:rsid w:val="4E651B2E"/>
    <w:rsid w:val="4E672DBD"/>
    <w:rsid w:val="4E67BB39"/>
    <w:rsid w:val="4E688ACD"/>
    <w:rsid w:val="4E693D7B"/>
    <w:rsid w:val="4E6EDB3A"/>
    <w:rsid w:val="4E6EF06B"/>
    <w:rsid w:val="4E8ABC4D"/>
    <w:rsid w:val="4E9076A8"/>
    <w:rsid w:val="4E9928D7"/>
    <w:rsid w:val="4E99722B"/>
    <w:rsid w:val="4EA7EB78"/>
    <w:rsid w:val="4EAF31D2"/>
    <w:rsid w:val="4EAFC04C"/>
    <w:rsid w:val="4EB63FD3"/>
    <w:rsid w:val="4EB89E9E"/>
    <w:rsid w:val="4ECA2186"/>
    <w:rsid w:val="4ED8DEB3"/>
    <w:rsid w:val="4ED94ACC"/>
    <w:rsid w:val="4EE67027"/>
    <w:rsid w:val="4EF7A96E"/>
    <w:rsid w:val="4F016509"/>
    <w:rsid w:val="4F1249E7"/>
    <w:rsid w:val="4F138CCD"/>
    <w:rsid w:val="4F271F94"/>
    <w:rsid w:val="4F2CFA90"/>
    <w:rsid w:val="4F31E0FB"/>
    <w:rsid w:val="4F3628E6"/>
    <w:rsid w:val="4F3C522D"/>
    <w:rsid w:val="4F5317AE"/>
    <w:rsid w:val="4F58322E"/>
    <w:rsid w:val="4F62398A"/>
    <w:rsid w:val="4F628483"/>
    <w:rsid w:val="4F684A5D"/>
    <w:rsid w:val="4F6B4E0B"/>
    <w:rsid w:val="4F7CA5F4"/>
    <w:rsid w:val="4F810C55"/>
    <w:rsid w:val="4F8AE40D"/>
    <w:rsid w:val="4F9E15D5"/>
    <w:rsid w:val="4FB29ABC"/>
    <w:rsid w:val="4FB7F657"/>
    <w:rsid w:val="4FBD3FB7"/>
    <w:rsid w:val="4FBFB811"/>
    <w:rsid w:val="4FC30728"/>
    <w:rsid w:val="4FC569DE"/>
    <w:rsid w:val="4FDBF74A"/>
    <w:rsid w:val="4FDD6AE9"/>
    <w:rsid w:val="4FE7C191"/>
    <w:rsid w:val="4FF7A03E"/>
    <w:rsid w:val="4FFF4A64"/>
    <w:rsid w:val="5007A793"/>
    <w:rsid w:val="500CC46E"/>
    <w:rsid w:val="501A31FD"/>
    <w:rsid w:val="502645C1"/>
    <w:rsid w:val="5026676D"/>
    <w:rsid w:val="50278FCD"/>
    <w:rsid w:val="502D9D95"/>
    <w:rsid w:val="502E6E42"/>
    <w:rsid w:val="5035AB92"/>
    <w:rsid w:val="503634EF"/>
    <w:rsid w:val="503A63C8"/>
    <w:rsid w:val="5041522D"/>
    <w:rsid w:val="5042FECD"/>
    <w:rsid w:val="5050F229"/>
    <w:rsid w:val="505186B6"/>
    <w:rsid w:val="5057E6B5"/>
    <w:rsid w:val="50724373"/>
    <w:rsid w:val="50829E53"/>
    <w:rsid w:val="50830355"/>
    <w:rsid w:val="5099DF3D"/>
    <w:rsid w:val="509A4F24"/>
    <w:rsid w:val="509CBC56"/>
    <w:rsid w:val="50A21EEA"/>
    <w:rsid w:val="50A77A30"/>
    <w:rsid w:val="50A8DCB1"/>
    <w:rsid w:val="50AEDD38"/>
    <w:rsid w:val="50BA0E82"/>
    <w:rsid w:val="50BAEF16"/>
    <w:rsid w:val="50BD34AD"/>
    <w:rsid w:val="50C16B8D"/>
    <w:rsid w:val="50C80722"/>
    <w:rsid w:val="50CF1C6F"/>
    <w:rsid w:val="50D47BA2"/>
    <w:rsid w:val="50DB2CE2"/>
    <w:rsid w:val="50E490E4"/>
    <w:rsid w:val="50FCBC54"/>
    <w:rsid w:val="50FD6713"/>
    <w:rsid w:val="50FE53EE"/>
    <w:rsid w:val="511660C0"/>
    <w:rsid w:val="51239070"/>
    <w:rsid w:val="513D7140"/>
    <w:rsid w:val="51482F68"/>
    <w:rsid w:val="5148CCEB"/>
    <w:rsid w:val="51522312"/>
    <w:rsid w:val="515A0005"/>
    <w:rsid w:val="515C45A4"/>
    <w:rsid w:val="51831BF5"/>
    <w:rsid w:val="51861779"/>
    <w:rsid w:val="519B6ED0"/>
    <w:rsid w:val="51A3B3F5"/>
    <w:rsid w:val="51A4ABD9"/>
    <w:rsid w:val="51D844AE"/>
    <w:rsid w:val="51DBCD7C"/>
    <w:rsid w:val="51E805B7"/>
    <w:rsid w:val="51F213F1"/>
    <w:rsid w:val="51FACEA7"/>
    <w:rsid w:val="5202C46E"/>
    <w:rsid w:val="52058FD7"/>
    <w:rsid w:val="5220683D"/>
    <w:rsid w:val="5225D359"/>
    <w:rsid w:val="522C521D"/>
    <w:rsid w:val="52327C56"/>
    <w:rsid w:val="52367E53"/>
    <w:rsid w:val="5239F4AE"/>
    <w:rsid w:val="524125AC"/>
    <w:rsid w:val="5243210E"/>
    <w:rsid w:val="5245530B"/>
    <w:rsid w:val="52499A0E"/>
    <w:rsid w:val="524DCCE7"/>
    <w:rsid w:val="52576856"/>
    <w:rsid w:val="5261D3B6"/>
    <w:rsid w:val="52796334"/>
    <w:rsid w:val="527A53F3"/>
    <w:rsid w:val="527FA7F0"/>
    <w:rsid w:val="528F2615"/>
    <w:rsid w:val="5299DAE3"/>
    <w:rsid w:val="529AEB3B"/>
    <w:rsid w:val="529C159C"/>
    <w:rsid w:val="529D07EE"/>
    <w:rsid w:val="52AA03BD"/>
    <w:rsid w:val="52ACBDD6"/>
    <w:rsid w:val="52C3664A"/>
    <w:rsid w:val="52C8EE58"/>
    <w:rsid w:val="52CC6ACA"/>
    <w:rsid w:val="52E92E30"/>
    <w:rsid w:val="52F798E3"/>
    <w:rsid w:val="52FBB0E4"/>
    <w:rsid w:val="52FE05D3"/>
    <w:rsid w:val="52FEA499"/>
    <w:rsid w:val="53082494"/>
    <w:rsid w:val="531D1167"/>
    <w:rsid w:val="531DCF54"/>
    <w:rsid w:val="5331DB1C"/>
    <w:rsid w:val="53354B0E"/>
    <w:rsid w:val="533737B7"/>
    <w:rsid w:val="533880AE"/>
    <w:rsid w:val="5353D20D"/>
    <w:rsid w:val="535B66FD"/>
    <w:rsid w:val="536EBF26"/>
    <w:rsid w:val="5372E661"/>
    <w:rsid w:val="537E1435"/>
    <w:rsid w:val="5382EE53"/>
    <w:rsid w:val="5385A53E"/>
    <w:rsid w:val="538E71BE"/>
    <w:rsid w:val="53962BE3"/>
    <w:rsid w:val="53AB0D63"/>
    <w:rsid w:val="53B47EB1"/>
    <w:rsid w:val="53C45788"/>
    <w:rsid w:val="53C511F9"/>
    <w:rsid w:val="53D7BB37"/>
    <w:rsid w:val="53DC09D1"/>
    <w:rsid w:val="53E15F1E"/>
    <w:rsid w:val="53E214F4"/>
    <w:rsid w:val="53E82B52"/>
    <w:rsid w:val="53F37465"/>
    <w:rsid w:val="53FDB6DD"/>
    <w:rsid w:val="53FFB20B"/>
    <w:rsid w:val="5424EB4D"/>
    <w:rsid w:val="5427DF92"/>
    <w:rsid w:val="542A7105"/>
    <w:rsid w:val="54341FCA"/>
    <w:rsid w:val="543D12B2"/>
    <w:rsid w:val="54473449"/>
    <w:rsid w:val="544C744E"/>
    <w:rsid w:val="544FEDA0"/>
    <w:rsid w:val="54565347"/>
    <w:rsid w:val="545BEF79"/>
    <w:rsid w:val="546FEB5C"/>
    <w:rsid w:val="5475F760"/>
    <w:rsid w:val="54A20521"/>
    <w:rsid w:val="54B130F9"/>
    <w:rsid w:val="54B857A6"/>
    <w:rsid w:val="54C26EA7"/>
    <w:rsid w:val="54C28685"/>
    <w:rsid w:val="54CAEC36"/>
    <w:rsid w:val="54D2FF15"/>
    <w:rsid w:val="54DF7970"/>
    <w:rsid w:val="54F615BC"/>
    <w:rsid w:val="54F923D7"/>
    <w:rsid w:val="550873DF"/>
    <w:rsid w:val="55101104"/>
    <w:rsid w:val="551886C8"/>
    <w:rsid w:val="552DB8C3"/>
    <w:rsid w:val="552FDF42"/>
    <w:rsid w:val="5531FD4B"/>
    <w:rsid w:val="5535A77D"/>
    <w:rsid w:val="5538B3B2"/>
    <w:rsid w:val="55494B80"/>
    <w:rsid w:val="554E9A8F"/>
    <w:rsid w:val="555DF7D5"/>
    <w:rsid w:val="5561F6CC"/>
    <w:rsid w:val="5566D1CC"/>
    <w:rsid w:val="5574F2D0"/>
    <w:rsid w:val="557C7B46"/>
    <w:rsid w:val="559512D6"/>
    <w:rsid w:val="55A02E79"/>
    <w:rsid w:val="55A91EAB"/>
    <w:rsid w:val="55AA6E66"/>
    <w:rsid w:val="55AE2569"/>
    <w:rsid w:val="55B9C9B7"/>
    <w:rsid w:val="55D6C8EF"/>
    <w:rsid w:val="55DE8288"/>
    <w:rsid w:val="55DF2ABF"/>
    <w:rsid w:val="55E13AAE"/>
    <w:rsid w:val="561527EE"/>
    <w:rsid w:val="56175B5B"/>
    <w:rsid w:val="56189A01"/>
    <w:rsid w:val="5625DC31"/>
    <w:rsid w:val="562A666F"/>
    <w:rsid w:val="5630E528"/>
    <w:rsid w:val="565042A7"/>
    <w:rsid w:val="5654A37D"/>
    <w:rsid w:val="5659B398"/>
    <w:rsid w:val="566042A9"/>
    <w:rsid w:val="567AD89F"/>
    <w:rsid w:val="567CDFD4"/>
    <w:rsid w:val="568607B4"/>
    <w:rsid w:val="56966C2C"/>
    <w:rsid w:val="56970BC7"/>
    <w:rsid w:val="569BD3E7"/>
    <w:rsid w:val="569F27BF"/>
    <w:rsid w:val="56A8E624"/>
    <w:rsid w:val="56B533E5"/>
    <w:rsid w:val="56B64B4C"/>
    <w:rsid w:val="56B90B4C"/>
    <w:rsid w:val="56BBE2EF"/>
    <w:rsid w:val="56CBF3B3"/>
    <w:rsid w:val="56E0C7D7"/>
    <w:rsid w:val="56FC9653"/>
    <w:rsid w:val="5700FBFF"/>
    <w:rsid w:val="571EF737"/>
    <w:rsid w:val="571F69A2"/>
    <w:rsid w:val="572ED488"/>
    <w:rsid w:val="5730AC50"/>
    <w:rsid w:val="5736B1A3"/>
    <w:rsid w:val="57391DF1"/>
    <w:rsid w:val="573A16D7"/>
    <w:rsid w:val="574F221A"/>
    <w:rsid w:val="574F85F1"/>
    <w:rsid w:val="575805AA"/>
    <w:rsid w:val="576ACC12"/>
    <w:rsid w:val="5771278D"/>
    <w:rsid w:val="57929BB2"/>
    <w:rsid w:val="5798334A"/>
    <w:rsid w:val="57A09D48"/>
    <w:rsid w:val="57B39363"/>
    <w:rsid w:val="57CF72C0"/>
    <w:rsid w:val="57D68477"/>
    <w:rsid w:val="57DC2331"/>
    <w:rsid w:val="57DCC020"/>
    <w:rsid w:val="57E7C246"/>
    <w:rsid w:val="57F3C335"/>
    <w:rsid w:val="57FC9C3B"/>
    <w:rsid w:val="58144B63"/>
    <w:rsid w:val="58470C82"/>
    <w:rsid w:val="58471C5D"/>
    <w:rsid w:val="5849E490"/>
    <w:rsid w:val="5853DFF9"/>
    <w:rsid w:val="585D9429"/>
    <w:rsid w:val="5863622C"/>
    <w:rsid w:val="586F6AB1"/>
    <w:rsid w:val="58741B5C"/>
    <w:rsid w:val="58799D4E"/>
    <w:rsid w:val="587D0AEB"/>
    <w:rsid w:val="5880D0D7"/>
    <w:rsid w:val="5881D6C1"/>
    <w:rsid w:val="5889F3EB"/>
    <w:rsid w:val="5893DFC5"/>
    <w:rsid w:val="58981274"/>
    <w:rsid w:val="589E3EB3"/>
    <w:rsid w:val="58A9565E"/>
    <w:rsid w:val="58ADF94C"/>
    <w:rsid w:val="58B45381"/>
    <w:rsid w:val="58EBB9CC"/>
    <w:rsid w:val="5902CFB1"/>
    <w:rsid w:val="590BBF74"/>
    <w:rsid w:val="590CB263"/>
    <w:rsid w:val="590D0B82"/>
    <w:rsid w:val="590FAE53"/>
    <w:rsid w:val="591C7EA4"/>
    <w:rsid w:val="592E4FAD"/>
    <w:rsid w:val="59352918"/>
    <w:rsid w:val="59364AED"/>
    <w:rsid w:val="59366D6E"/>
    <w:rsid w:val="593C25EF"/>
    <w:rsid w:val="59418655"/>
    <w:rsid w:val="59524426"/>
    <w:rsid w:val="59539B73"/>
    <w:rsid w:val="5959264A"/>
    <w:rsid w:val="595D14C5"/>
    <w:rsid w:val="59625887"/>
    <w:rsid w:val="59808470"/>
    <w:rsid w:val="5980F955"/>
    <w:rsid w:val="5985714E"/>
    <w:rsid w:val="598CB532"/>
    <w:rsid w:val="5993A4C7"/>
    <w:rsid w:val="599FAC32"/>
    <w:rsid w:val="59A52256"/>
    <w:rsid w:val="59A662DE"/>
    <w:rsid w:val="59B0F4D3"/>
    <w:rsid w:val="59B11938"/>
    <w:rsid w:val="59B12A3F"/>
    <w:rsid w:val="59CE382C"/>
    <w:rsid w:val="59DB34B3"/>
    <w:rsid w:val="59EBD38B"/>
    <w:rsid w:val="59EC52BE"/>
    <w:rsid w:val="59F1CB43"/>
    <w:rsid w:val="5A0E5A32"/>
    <w:rsid w:val="5A11C2DA"/>
    <w:rsid w:val="5A13AED3"/>
    <w:rsid w:val="5A29465A"/>
    <w:rsid w:val="5A3B1416"/>
    <w:rsid w:val="5A3D6CEE"/>
    <w:rsid w:val="5A43D0D1"/>
    <w:rsid w:val="5A4E13CA"/>
    <w:rsid w:val="5A4EF36F"/>
    <w:rsid w:val="5A5BFD5E"/>
    <w:rsid w:val="5A698837"/>
    <w:rsid w:val="5A6E9863"/>
    <w:rsid w:val="5A96D8E0"/>
    <w:rsid w:val="5AA2FD2A"/>
    <w:rsid w:val="5AAB8606"/>
    <w:rsid w:val="5AC8547F"/>
    <w:rsid w:val="5AD6C2B8"/>
    <w:rsid w:val="5ADC4757"/>
    <w:rsid w:val="5AE18A12"/>
    <w:rsid w:val="5AF5B078"/>
    <w:rsid w:val="5AFE1E05"/>
    <w:rsid w:val="5B04292C"/>
    <w:rsid w:val="5B0542A2"/>
    <w:rsid w:val="5B0CEAED"/>
    <w:rsid w:val="5B1CD8A7"/>
    <w:rsid w:val="5B2A46F3"/>
    <w:rsid w:val="5B30C371"/>
    <w:rsid w:val="5B39A318"/>
    <w:rsid w:val="5B3EFD72"/>
    <w:rsid w:val="5B4458BF"/>
    <w:rsid w:val="5B542B17"/>
    <w:rsid w:val="5B59A689"/>
    <w:rsid w:val="5B69A34C"/>
    <w:rsid w:val="5B6CE78F"/>
    <w:rsid w:val="5B75C643"/>
    <w:rsid w:val="5B883289"/>
    <w:rsid w:val="5B898C4A"/>
    <w:rsid w:val="5B9A501A"/>
    <w:rsid w:val="5BA6AB3A"/>
    <w:rsid w:val="5BAF0A4D"/>
    <w:rsid w:val="5BB90B8D"/>
    <w:rsid w:val="5BC8C186"/>
    <w:rsid w:val="5BD93364"/>
    <w:rsid w:val="5BDBF7A3"/>
    <w:rsid w:val="5BE2331E"/>
    <w:rsid w:val="5BE3D895"/>
    <w:rsid w:val="5BE4A293"/>
    <w:rsid w:val="5BEC64BB"/>
    <w:rsid w:val="5BEF0ACE"/>
    <w:rsid w:val="5BF10900"/>
    <w:rsid w:val="5BF6970B"/>
    <w:rsid w:val="5C01C008"/>
    <w:rsid w:val="5C1B0BC1"/>
    <w:rsid w:val="5C1FDEE2"/>
    <w:rsid w:val="5C279E6C"/>
    <w:rsid w:val="5C2A2E12"/>
    <w:rsid w:val="5C2B7E02"/>
    <w:rsid w:val="5C30BBAA"/>
    <w:rsid w:val="5C3412B7"/>
    <w:rsid w:val="5C3AF30D"/>
    <w:rsid w:val="5C42119C"/>
    <w:rsid w:val="5C46A9B2"/>
    <w:rsid w:val="5C47CA8C"/>
    <w:rsid w:val="5C5F2A08"/>
    <w:rsid w:val="5C6872D8"/>
    <w:rsid w:val="5C6A4254"/>
    <w:rsid w:val="5C76634C"/>
    <w:rsid w:val="5C79C6C2"/>
    <w:rsid w:val="5C8338FE"/>
    <w:rsid w:val="5C8A2FE5"/>
    <w:rsid w:val="5C9529DE"/>
    <w:rsid w:val="5CA9F0D2"/>
    <w:rsid w:val="5CAE902D"/>
    <w:rsid w:val="5CB53B9A"/>
    <w:rsid w:val="5CB7F1B4"/>
    <w:rsid w:val="5CBB83E4"/>
    <w:rsid w:val="5CBE09E9"/>
    <w:rsid w:val="5CC054D9"/>
    <w:rsid w:val="5CC588E4"/>
    <w:rsid w:val="5CE2A834"/>
    <w:rsid w:val="5CE7BAC9"/>
    <w:rsid w:val="5CF10A37"/>
    <w:rsid w:val="5CF28CB4"/>
    <w:rsid w:val="5CF3883E"/>
    <w:rsid w:val="5CF4C59C"/>
    <w:rsid w:val="5D1700ED"/>
    <w:rsid w:val="5D20DBD1"/>
    <w:rsid w:val="5D24F493"/>
    <w:rsid w:val="5D2C7D20"/>
    <w:rsid w:val="5D4271C4"/>
    <w:rsid w:val="5D47976C"/>
    <w:rsid w:val="5D4A0A90"/>
    <w:rsid w:val="5D4EA54C"/>
    <w:rsid w:val="5D53CA55"/>
    <w:rsid w:val="5D557C0F"/>
    <w:rsid w:val="5D653B25"/>
    <w:rsid w:val="5D6A3042"/>
    <w:rsid w:val="5D791F6D"/>
    <w:rsid w:val="5D9382AC"/>
    <w:rsid w:val="5DA74FB3"/>
    <w:rsid w:val="5DA7AD22"/>
    <w:rsid w:val="5DABEC57"/>
    <w:rsid w:val="5DAE371E"/>
    <w:rsid w:val="5DB18353"/>
    <w:rsid w:val="5DC7C2A3"/>
    <w:rsid w:val="5DD5354F"/>
    <w:rsid w:val="5DDCA7F8"/>
    <w:rsid w:val="5DE6C826"/>
    <w:rsid w:val="5DEDE6B7"/>
    <w:rsid w:val="5DF4E816"/>
    <w:rsid w:val="5DFA2EDF"/>
    <w:rsid w:val="5E07251F"/>
    <w:rsid w:val="5E0C51CD"/>
    <w:rsid w:val="5E1234FA"/>
    <w:rsid w:val="5E1654A5"/>
    <w:rsid w:val="5E19B069"/>
    <w:rsid w:val="5E1D5367"/>
    <w:rsid w:val="5E22EB96"/>
    <w:rsid w:val="5E27CD46"/>
    <w:rsid w:val="5E2AC71F"/>
    <w:rsid w:val="5E45C732"/>
    <w:rsid w:val="5E4DBB0C"/>
    <w:rsid w:val="5E56D42C"/>
    <w:rsid w:val="5E77AF09"/>
    <w:rsid w:val="5E7C6C34"/>
    <w:rsid w:val="5E873D65"/>
    <w:rsid w:val="5E8BA4C2"/>
    <w:rsid w:val="5E98D8E8"/>
    <w:rsid w:val="5E9B1C87"/>
    <w:rsid w:val="5EA35A17"/>
    <w:rsid w:val="5EC2D078"/>
    <w:rsid w:val="5ECA1836"/>
    <w:rsid w:val="5ECB69EE"/>
    <w:rsid w:val="5EE2A5AA"/>
    <w:rsid w:val="5EF53151"/>
    <w:rsid w:val="5F0781E8"/>
    <w:rsid w:val="5F07B1EE"/>
    <w:rsid w:val="5F0F386B"/>
    <w:rsid w:val="5F11910A"/>
    <w:rsid w:val="5F1D0A85"/>
    <w:rsid w:val="5F2CC6F3"/>
    <w:rsid w:val="5F30F7E8"/>
    <w:rsid w:val="5F37E47F"/>
    <w:rsid w:val="5F45CC7B"/>
    <w:rsid w:val="5F5B8A88"/>
    <w:rsid w:val="5F683409"/>
    <w:rsid w:val="5F696A3C"/>
    <w:rsid w:val="5F6A226D"/>
    <w:rsid w:val="5F73F50C"/>
    <w:rsid w:val="5F7CD6A1"/>
    <w:rsid w:val="5F7F43C1"/>
    <w:rsid w:val="5F80B67C"/>
    <w:rsid w:val="5F8D67A0"/>
    <w:rsid w:val="5F901919"/>
    <w:rsid w:val="5F94BA6F"/>
    <w:rsid w:val="5FA30392"/>
    <w:rsid w:val="5FA7FC90"/>
    <w:rsid w:val="5FB389BB"/>
    <w:rsid w:val="5FBC8E26"/>
    <w:rsid w:val="5FD21780"/>
    <w:rsid w:val="5FE674FE"/>
    <w:rsid w:val="5FF3D39E"/>
    <w:rsid w:val="5FFD63AD"/>
    <w:rsid w:val="6005110F"/>
    <w:rsid w:val="6008FD7B"/>
    <w:rsid w:val="6016085F"/>
    <w:rsid w:val="60246C94"/>
    <w:rsid w:val="60278E0F"/>
    <w:rsid w:val="602FE422"/>
    <w:rsid w:val="60412ECE"/>
    <w:rsid w:val="6048E165"/>
    <w:rsid w:val="604C6658"/>
    <w:rsid w:val="605993A2"/>
    <w:rsid w:val="605A1513"/>
    <w:rsid w:val="6061EFD1"/>
    <w:rsid w:val="606E44F2"/>
    <w:rsid w:val="60737EC9"/>
    <w:rsid w:val="6074B1B7"/>
    <w:rsid w:val="6085F28D"/>
    <w:rsid w:val="608C5AEB"/>
    <w:rsid w:val="608D5BE1"/>
    <w:rsid w:val="609622EF"/>
    <w:rsid w:val="6098D292"/>
    <w:rsid w:val="609A3B0B"/>
    <w:rsid w:val="609E3544"/>
    <w:rsid w:val="60AEDC9B"/>
    <w:rsid w:val="60CF91C5"/>
    <w:rsid w:val="60D6A919"/>
    <w:rsid w:val="60DC026C"/>
    <w:rsid w:val="60E0E6B2"/>
    <w:rsid w:val="60E6A829"/>
    <w:rsid w:val="60FD8F27"/>
    <w:rsid w:val="610405D7"/>
    <w:rsid w:val="61075B8E"/>
    <w:rsid w:val="611B162F"/>
    <w:rsid w:val="612B3489"/>
    <w:rsid w:val="6138F866"/>
    <w:rsid w:val="61496918"/>
    <w:rsid w:val="614E1C7D"/>
    <w:rsid w:val="615F1EED"/>
    <w:rsid w:val="616EBE1B"/>
    <w:rsid w:val="616FBFE6"/>
    <w:rsid w:val="617AA88E"/>
    <w:rsid w:val="617B425F"/>
    <w:rsid w:val="617BC480"/>
    <w:rsid w:val="6188EB44"/>
    <w:rsid w:val="6191A04C"/>
    <w:rsid w:val="619B40DF"/>
    <w:rsid w:val="61A5A315"/>
    <w:rsid w:val="61A65D8E"/>
    <w:rsid w:val="61C28104"/>
    <w:rsid w:val="61CD58A2"/>
    <w:rsid w:val="61D0581C"/>
    <w:rsid w:val="61D751F4"/>
    <w:rsid w:val="61E7D96D"/>
    <w:rsid w:val="61EA7FED"/>
    <w:rsid w:val="61ED4AA2"/>
    <w:rsid w:val="61EE92E0"/>
    <w:rsid w:val="61F1CBE4"/>
    <w:rsid w:val="61FC8EDB"/>
    <w:rsid w:val="62112B88"/>
    <w:rsid w:val="6220ED6E"/>
    <w:rsid w:val="6224A6FC"/>
    <w:rsid w:val="623947DE"/>
    <w:rsid w:val="6239BE55"/>
    <w:rsid w:val="623B82B6"/>
    <w:rsid w:val="6241663F"/>
    <w:rsid w:val="62437BBF"/>
    <w:rsid w:val="624A04AC"/>
    <w:rsid w:val="625064D4"/>
    <w:rsid w:val="6264FF23"/>
    <w:rsid w:val="626C6E3C"/>
    <w:rsid w:val="6273AD70"/>
    <w:rsid w:val="62778DBF"/>
    <w:rsid w:val="628165E5"/>
    <w:rsid w:val="628BB5FE"/>
    <w:rsid w:val="628C4F21"/>
    <w:rsid w:val="62A1AFF8"/>
    <w:rsid w:val="62AC8010"/>
    <w:rsid w:val="62CC3C5B"/>
    <w:rsid w:val="62CC4C46"/>
    <w:rsid w:val="62D70196"/>
    <w:rsid w:val="62D9A2ED"/>
    <w:rsid w:val="62EE7867"/>
    <w:rsid w:val="630813FC"/>
    <w:rsid w:val="6319D4E6"/>
    <w:rsid w:val="63222648"/>
    <w:rsid w:val="6333D7F3"/>
    <w:rsid w:val="633DA22B"/>
    <w:rsid w:val="6358E8AD"/>
    <w:rsid w:val="636F115E"/>
    <w:rsid w:val="63759247"/>
    <w:rsid w:val="637C431C"/>
    <w:rsid w:val="638A9439"/>
    <w:rsid w:val="639578B2"/>
    <w:rsid w:val="6398A684"/>
    <w:rsid w:val="639B8DEB"/>
    <w:rsid w:val="639FCD98"/>
    <w:rsid w:val="63A4AD0B"/>
    <w:rsid w:val="63A6C39E"/>
    <w:rsid w:val="63BBD760"/>
    <w:rsid w:val="63BD97D1"/>
    <w:rsid w:val="63BF7051"/>
    <w:rsid w:val="63BFA0B5"/>
    <w:rsid w:val="63C3856F"/>
    <w:rsid w:val="63D8EC8E"/>
    <w:rsid w:val="63E7C507"/>
    <w:rsid w:val="63EF4584"/>
    <w:rsid w:val="64092561"/>
    <w:rsid w:val="6411940E"/>
    <w:rsid w:val="641292CD"/>
    <w:rsid w:val="6419C370"/>
    <w:rsid w:val="641B8152"/>
    <w:rsid w:val="64282DCA"/>
    <w:rsid w:val="6428D38B"/>
    <w:rsid w:val="643837DF"/>
    <w:rsid w:val="643E0850"/>
    <w:rsid w:val="64548164"/>
    <w:rsid w:val="6459884C"/>
    <w:rsid w:val="645AE27A"/>
    <w:rsid w:val="645E4209"/>
    <w:rsid w:val="64606851"/>
    <w:rsid w:val="646572E3"/>
    <w:rsid w:val="646BA304"/>
    <w:rsid w:val="6489B744"/>
    <w:rsid w:val="6489DD17"/>
    <w:rsid w:val="648FCFC5"/>
    <w:rsid w:val="64972471"/>
    <w:rsid w:val="64B3D6F1"/>
    <w:rsid w:val="64B844AA"/>
    <w:rsid w:val="64BC67D4"/>
    <w:rsid w:val="64C1705E"/>
    <w:rsid w:val="64CA4D42"/>
    <w:rsid w:val="64E88CCB"/>
    <w:rsid w:val="64ED05FD"/>
    <w:rsid w:val="64F6E96C"/>
    <w:rsid w:val="64F7BE3B"/>
    <w:rsid w:val="6508A8D8"/>
    <w:rsid w:val="6513E6D0"/>
    <w:rsid w:val="651CEE79"/>
    <w:rsid w:val="652B8F0B"/>
    <w:rsid w:val="652BC29A"/>
    <w:rsid w:val="65351B30"/>
    <w:rsid w:val="65364FCF"/>
    <w:rsid w:val="6538C802"/>
    <w:rsid w:val="653E2371"/>
    <w:rsid w:val="6542F883"/>
    <w:rsid w:val="65452090"/>
    <w:rsid w:val="6547F335"/>
    <w:rsid w:val="6552C593"/>
    <w:rsid w:val="655AD8C7"/>
    <w:rsid w:val="65740977"/>
    <w:rsid w:val="657C024A"/>
    <w:rsid w:val="657D9F10"/>
    <w:rsid w:val="65A1A828"/>
    <w:rsid w:val="65A2B3CF"/>
    <w:rsid w:val="65A630A4"/>
    <w:rsid w:val="65ADA3DE"/>
    <w:rsid w:val="65B4D50E"/>
    <w:rsid w:val="65C00C20"/>
    <w:rsid w:val="65C23509"/>
    <w:rsid w:val="65CB3696"/>
    <w:rsid w:val="65CC2BCF"/>
    <w:rsid w:val="65D50028"/>
    <w:rsid w:val="65E448C9"/>
    <w:rsid w:val="65ED02B3"/>
    <w:rsid w:val="65EEBF07"/>
    <w:rsid w:val="65F015ED"/>
    <w:rsid w:val="66029899"/>
    <w:rsid w:val="660F8D31"/>
    <w:rsid w:val="6611E853"/>
    <w:rsid w:val="6614D2E1"/>
    <w:rsid w:val="661A7D16"/>
    <w:rsid w:val="6622E279"/>
    <w:rsid w:val="662CDBF1"/>
    <w:rsid w:val="66378F30"/>
    <w:rsid w:val="6639BF3D"/>
    <w:rsid w:val="6641C182"/>
    <w:rsid w:val="66494CCF"/>
    <w:rsid w:val="66506C64"/>
    <w:rsid w:val="6664177E"/>
    <w:rsid w:val="666DF2E0"/>
    <w:rsid w:val="668B1915"/>
    <w:rsid w:val="668FFFF1"/>
    <w:rsid w:val="6692DDE4"/>
    <w:rsid w:val="66957BBB"/>
    <w:rsid w:val="669A095F"/>
    <w:rsid w:val="66A8037A"/>
    <w:rsid w:val="66A84EF6"/>
    <w:rsid w:val="66B36D05"/>
    <w:rsid w:val="66D94562"/>
    <w:rsid w:val="66F22577"/>
    <w:rsid w:val="66F81106"/>
    <w:rsid w:val="6717513E"/>
    <w:rsid w:val="671E802F"/>
    <w:rsid w:val="6723A3A5"/>
    <w:rsid w:val="6723A5DB"/>
    <w:rsid w:val="6730F06B"/>
    <w:rsid w:val="6731DF99"/>
    <w:rsid w:val="673F143C"/>
    <w:rsid w:val="6769DC76"/>
    <w:rsid w:val="6770F31D"/>
    <w:rsid w:val="6776EF62"/>
    <w:rsid w:val="678262D7"/>
    <w:rsid w:val="678696CE"/>
    <w:rsid w:val="6792BEF3"/>
    <w:rsid w:val="67A56BEC"/>
    <w:rsid w:val="67C95E17"/>
    <w:rsid w:val="67D420AC"/>
    <w:rsid w:val="67D7E0E5"/>
    <w:rsid w:val="67E437DA"/>
    <w:rsid w:val="67E4F547"/>
    <w:rsid w:val="67E74E43"/>
    <w:rsid w:val="67ED0B96"/>
    <w:rsid w:val="67F91C42"/>
    <w:rsid w:val="6802CDAC"/>
    <w:rsid w:val="6807CA41"/>
    <w:rsid w:val="680D61EF"/>
    <w:rsid w:val="6822C514"/>
    <w:rsid w:val="682B7127"/>
    <w:rsid w:val="682E0579"/>
    <w:rsid w:val="68370A4A"/>
    <w:rsid w:val="68434D44"/>
    <w:rsid w:val="6849D6F1"/>
    <w:rsid w:val="685EE02A"/>
    <w:rsid w:val="6874AD28"/>
    <w:rsid w:val="68887A08"/>
    <w:rsid w:val="689D2DD0"/>
    <w:rsid w:val="68AFF4C5"/>
    <w:rsid w:val="68B3391C"/>
    <w:rsid w:val="68B6E3DF"/>
    <w:rsid w:val="68B7FD71"/>
    <w:rsid w:val="68BF8787"/>
    <w:rsid w:val="68C15AF4"/>
    <w:rsid w:val="68CA8F6B"/>
    <w:rsid w:val="68D90665"/>
    <w:rsid w:val="68DF74E9"/>
    <w:rsid w:val="68F73E14"/>
    <w:rsid w:val="68F92049"/>
    <w:rsid w:val="690495C1"/>
    <w:rsid w:val="690FE3B6"/>
    <w:rsid w:val="694A022A"/>
    <w:rsid w:val="694E9EC2"/>
    <w:rsid w:val="69638F3C"/>
    <w:rsid w:val="69647B62"/>
    <w:rsid w:val="6967B8CB"/>
    <w:rsid w:val="6968C297"/>
    <w:rsid w:val="6977119B"/>
    <w:rsid w:val="69884222"/>
    <w:rsid w:val="699FB24F"/>
    <w:rsid w:val="69A61957"/>
    <w:rsid w:val="69A6DD39"/>
    <w:rsid w:val="69CF1914"/>
    <w:rsid w:val="69D730F9"/>
    <w:rsid w:val="69DC6794"/>
    <w:rsid w:val="69DC6FEE"/>
    <w:rsid w:val="69DFB014"/>
    <w:rsid w:val="69E62F50"/>
    <w:rsid w:val="69F46CA8"/>
    <w:rsid w:val="69F518C0"/>
    <w:rsid w:val="69F99C1B"/>
    <w:rsid w:val="69FB8564"/>
    <w:rsid w:val="6A0C6119"/>
    <w:rsid w:val="6A1B322F"/>
    <w:rsid w:val="6A3B536F"/>
    <w:rsid w:val="6A5187EB"/>
    <w:rsid w:val="6A539C88"/>
    <w:rsid w:val="6A5B28D1"/>
    <w:rsid w:val="6A5B7486"/>
    <w:rsid w:val="6A5BB231"/>
    <w:rsid w:val="6A5E72DB"/>
    <w:rsid w:val="6A65F16C"/>
    <w:rsid w:val="6A6D767E"/>
    <w:rsid w:val="6A8D0B9F"/>
    <w:rsid w:val="6AA985DE"/>
    <w:rsid w:val="6AB77254"/>
    <w:rsid w:val="6AB8829C"/>
    <w:rsid w:val="6ABD83E7"/>
    <w:rsid w:val="6AC4945C"/>
    <w:rsid w:val="6AC579F0"/>
    <w:rsid w:val="6ACBA875"/>
    <w:rsid w:val="6ACF148E"/>
    <w:rsid w:val="6AE4FE43"/>
    <w:rsid w:val="6B217F10"/>
    <w:rsid w:val="6B4248FB"/>
    <w:rsid w:val="6B4ED045"/>
    <w:rsid w:val="6B5AF56B"/>
    <w:rsid w:val="6B5E79E3"/>
    <w:rsid w:val="6B64817B"/>
    <w:rsid w:val="6B6623E2"/>
    <w:rsid w:val="6B885BC9"/>
    <w:rsid w:val="6B9E36EA"/>
    <w:rsid w:val="6BA62BED"/>
    <w:rsid w:val="6BAB1611"/>
    <w:rsid w:val="6BB3C99C"/>
    <w:rsid w:val="6BB7F629"/>
    <w:rsid w:val="6BB97602"/>
    <w:rsid w:val="6BBD8C39"/>
    <w:rsid w:val="6BBF8772"/>
    <w:rsid w:val="6BCAD274"/>
    <w:rsid w:val="6BD01F27"/>
    <w:rsid w:val="6BE80539"/>
    <w:rsid w:val="6BEB4B67"/>
    <w:rsid w:val="6BEDAE61"/>
    <w:rsid w:val="6BF8A732"/>
    <w:rsid w:val="6C1951BB"/>
    <w:rsid w:val="6C214BF1"/>
    <w:rsid w:val="6C2DEEAF"/>
    <w:rsid w:val="6C37384F"/>
    <w:rsid w:val="6C386022"/>
    <w:rsid w:val="6C48223A"/>
    <w:rsid w:val="6C4FF260"/>
    <w:rsid w:val="6C6549DE"/>
    <w:rsid w:val="6C72D408"/>
    <w:rsid w:val="6CAD0F16"/>
    <w:rsid w:val="6CBA7D82"/>
    <w:rsid w:val="6CBAF2F8"/>
    <w:rsid w:val="6CE011C7"/>
    <w:rsid w:val="6CE9B4B1"/>
    <w:rsid w:val="6CF1F487"/>
    <w:rsid w:val="6CFE6CCE"/>
    <w:rsid w:val="6D11062F"/>
    <w:rsid w:val="6D170D93"/>
    <w:rsid w:val="6D184D79"/>
    <w:rsid w:val="6D3230C3"/>
    <w:rsid w:val="6D359211"/>
    <w:rsid w:val="6D3972B5"/>
    <w:rsid w:val="6D44A07A"/>
    <w:rsid w:val="6D45748C"/>
    <w:rsid w:val="6D53E42A"/>
    <w:rsid w:val="6D548227"/>
    <w:rsid w:val="6D5CA77D"/>
    <w:rsid w:val="6D6ECBF0"/>
    <w:rsid w:val="6D7746B2"/>
    <w:rsid w:val="6D7A3635"/>
    <w:rsid w:val="6D7DCDE8"/>
    <w:rsid w:val="6D8DDA4D"/>
    <w:rsid w:val="6DA11A3D"/>
    <w:rsid w:val="6DA5B788"/>
    <w:rsid w:val="6DAC30CD"/>
    <w:rsid w:val="6DB8E217"/>
    <w:rsid w:val="6DBF0625"/>
    <w:rsid w:val="6DE1D515"/>
    <w:rsid w:val="6DECB68F"/>
    <w:rsid w:val="6DEE4228"/>
    <w:rsid w:val="6DF636E4"/>
    <w:rsid w:val="6DF664CF"/>
    <w:rsid w:val="6E0BBD50"/>
    <w:rsid w:val="6E149DD8"/>
    <w:rsid w:val="6E2EE6B3"/>
    <w:rsid w:val="6E3B864B"/>
    <w:rsid w:val="6E42F49F"/>
    <w:rsid w:val="6E45FA44"/>
    <w:rsid w:val="6E48B1AA"/>
    <w:rsid w:val="6E4ABF8D"/>
    <w:rsid w:val="6E4B5D8A"/>
    <w:rsid w:val="6E58FBE2"/>
    <w:rsid w:val="6E601DF5"/>
    <w:rsid w:val="6E7E1ECD"/>
    <w:rsid w:val="6E89F2C6"/>
    <w:rsid w:val="6E8AEA7A"/>
    <w:rsid w:val="6E94D837"/>
    <w:rsid w:val="6EA975CF"/>
    <w:rsid w:val="6EABF52A"/>
    <w:rsid w:val="6EB34A1D"/>
    <w:rsid w:val="6EBE2714"/>
    <w:rsid w:val="6EBF2E84"/>
    <w:rsid w:val="6EC7440B"/>
    <w:rsid w:val="6EDEDB04"/>
    <w:rsid w:val="6EDFF398"/>
    <w:rsid w:val="6EED6363"/>
    <w:rsid w:val="6F07F154"/>
    <w:rsid w:val="6F0EE74A"/>
    <w:rsid w:val="6F20915E"/>
    <w:rsid w:val="6F262D90"/>
    <w:rsid w:val="6F2C9853"/>
    <w:rsid w:val="6F352320"/>
    <w:rsid w:val="6F39E77E"/>
    <w:rsid w:val="6F4AB5C6"/>
    <w:rsid w:val="6F5AB98D"/>
    <w:rsid w:val="6F5F118B"/>
    <w:rsid w:val="6F6B8D74"/>
    <w:rsid w:val="6F6DF4C1"/>
    <w:rsid w:val="6F7E6022"/>
    <w:rsid w:val="6F8861B3"/>
    <w:rsid w:val="6F8CD577"/>
    <w:rsid w:val="6FB3069F"/>
    <w:rsid w:val="6FB42DE1"/>
    <w:rsid w:val="6FB7FF46"/>
    <w:rsid w:val="6FBA2CB1"/>
    <w:rsid w:val="6FC42174"/>
    <w:rsid w:val="6FC6526F"/>
    <w:rsid w:val="6FD0D30C"/>
    <w:rsid w:val="6FD618F5"/>
    <w:rsid w:val="6FD676B0"/>
    <w:rsid w:val="6FE68E4E"/>
    <w:rsid w:val="6FEB125F"/>
    <w:rsid w:val="6FEC8B41"/>
    <w:rsid w:val="6FF2E110"/>
    <w:rsid w:val="700A54BF"/>
    <w:rsid w:val="70122161"/>
    <w:rsid w:val="70122D96"/>
    <w:rsid w:val="7020CA8D"/>
    <w:rsid w:val="7023E7E7"/>
    <w:rsid w:val="70284CC7"/>
    <w:rsid w:val="7034E8BF"/>
    <w:rsid w:val="7039505C"/>
    <w:rsid w:val="703F2AC6"/>
    <w:rsid w:val="7043B2D6"/>
    <w:rsid w:val="704E00FB"/>
    <w:rsid w:val="70517143"/>
    <w:rsid w:val="7057913E"/>
    <w:rsid w:val="7068DC08"/>
    <w:rsid w:val="70699B47"/>
    <w:rsid w:val="7075C44A"/>
    <w:rsid w:val="707FE599"/>
    <w:rsid w:val="70886AE5"/>
    <w:rsid w:val="70A065FA"/>
    <w:rsid w:val="70A73DE9"/>
    <w:rsid w:val="70BD8E8A"/>
    <w:rsid w:val="70D3CC8A"/>
    <w:rsid w:val="70D40AED"/>
    <w:rsid w:val="70FAA0B6"/>
    <w:rsid w:val="70FB5F30"/>
    <w:rsid w:val="71024660"/>
    <w:rsid w:val="71072866"/>
    <w:rsid w:val="7109B2C0"/>
    <w:rsid w:val="710BE3AA"/>
    <w:rsid w:val="710E1120"/>
    <w:rsid w:val="71187BBF"/>
    <w:rsid w:val="7119643D"/>
    <w:rsid w:val="71199F63"/>
    <w:rsid w:val="711B3541"/>
    <w:rsid w:val="71271893"/>
    <w:rsid w:val="7129E445"/>
    <w:rsid w:val="712C74AA"/>
    <w:rsid w:val="713047E1"/>
    <w:rsid w:val="7134338A"/>
    <w:rsid w:val="713FED77"/>
    <w:rsid w:val="7144E443"/>
    <w:rsid w:val="7150E4AA"/>
    <w:rsid w:val="7164209D"/>
    <w:rsid w:val="716A3B47"/>
    <w:rsid w:val="71809BC0"/>
    <w:rsid w:val="71897A42"/>
    <w:rsid w:val="71899352"/>
    <w:rsid w:val="718CA425"/>
    <w:rsid w:val="71B8F62E"/>
    <w:rsid w:val="71B8F6DD"/>
    <w:rsid w:val="71BE472F"/>
    <w:rsid w:val="71C7B783"/>
    <w:rsid w:val="71C9A8B3"/>
    <w:rsid w:val="71D91799"/>
    <w:rsid w:val="71EF80FC"/>
    <w:rsid w:val="72137916"/>
    <w:rsid w:val="7225AAB2"/>
    <w:rsid w:val="7230242A"/>
    <w:rsid w:val="724E74EC"/>
    <w:rsid w:val="7250D424"/>
    <w:rsid w:val="72534697"/>
    <w:rsid w:val="7268863A"/>
    <w:rsid w:val="7268A912"/>
    <w:rsid w:val="726CA23F"/>
    <w:rsid w:val="726EAB33"/>
    <w:rsid w:val="726F04F3"/>
    <w:rsid w:val="727F4425"/>
    <w:rsid w:val="7282AA8D"/>
    <w:rsid w:val="728900FE"/>
    <w:rsid w:val="728C4E79"/>
    <w:rsid w:val="72909590"/>
    <w:rsid w:val="729524FC"/>
    <w:rsid w:val="7297C99F"/>
    <w:rsid w:val="729EDF89"/>
    <w:rsid w:val="72AD7006"/>
    <w:rsid w:val="72AE729B"/>
    <w:rsid w:val="72B3B133"/>
    <w:rsid w:val="72C40B7A"/>
    <w:rsid w:val="72CA2850"/>
    <w:rsid w:val="72D3AD34"/>
    <w:rsid w:val="72D56264"/>
    <w:rsid w:val="72D82A42"/>
    <w:rsid w:val="72F370AB"/>
    <w:rsid w:val="730266D5"/>
    <w:rsid w:val="730453A3"/>
    <w:rsid w:val="7313C495"/>
    <w:rsid w:val="73172414"/>
    <w:rsid w:val="73199E5E"/>
    <w:rsid w:val="731AB9B8"/>
    <w:rsid w:val="733A4B0D"/>
    <w:rsid w:val="73407860"/>
    <w:rsid w:val="7340EE10"/>
    <w:rsid w:val="73565E2C"/>
    <w:rsid w:val="735A9A88"/>
    <w:rsid w:val="735E645C"/>
    <w:rsid w:val="736A342D"/>
    <w:rsid w:val="736E47C6"/>
    <w:rsid w:val="7398306A"/>
    <w:rsid w:val="7398C60E"/>
    <w:rsid w:val="73C503B1"/>
    <w:rsid w:val="73CE821D"/>
    <w:rsid w:val="73D08848"/>
    <w:rsid w:val="73D15C26"/>
    <w:rsid w:val="73DB4DCC"/>
    <w:rsid w:val="73F62590"/>
    <w:rsid w:val="740A6934"/>
    <w:rsid w:val="741C6020"/>
    <w:rsid w:val="741D89D1"/>
    <w:rsid w:val="743C37D6"/>
    <w:rsid w:val="744E477B"/>
    <w:rsid w:val="7453B38E"/>
    <w:rsid w:val="745B2AEB"/>
    <w:rsid w:val="74611509"/>
    <w:rsid w:val="7468C6C9"/>
    <w:rsid w:val="746ABFB7"/>
    <w:rsid w:val="7478ED82"/>
    <w:rsid w:val="74793EB4"/>
    <w:rsid w:val="747DEB81"/>
    <w:rsid w:val="748D7E63"/>
    <w:rsid w:val="749F4DD1"/>
    <w:rsid w:val="74AC04CD"/>
    <w:rsid w:val="74B1B406"/>
    <w:rsid w:val="74CCA0AE"/>
    <w:rsid w:val="74CF3D49"/>
    <w:rsid w:val="74DA6E9A"/>
    <w:rsid w:val="74F18D56"/>
    <w:rsid w:val="7501A0CF"/>
    <w:rsid w:val="75061F52"/>
    <w:rsid w:val="750ACC3C"/>
    <w:rsid w:val="750B93E6"/>
    <w:rsid w:val="750CB7DE"/>
    <w:rsid w:val="75122A97"/>
    <w:rsid w:val="7525049E"/>
    <w:rsid w:val="7532AD19"/>
    <w:rsid w:val="7534F822"/>
    <w:rsid w:val="753AE477"/>
    <w:rsid w:val="75446F9C"/>
    <w:rsid w:val="7555C38B"/>
    <w:rsid w:val="7556AC9D"/>
    <w:rsid w:val="75598BEE"/>
    <w:rsid w:val="7562888A"/>
    <w:rsid w:val="756BEAA4"/>
    <w:rsid w:val="75743F0A"/>
    <w:rsid w:val="757FF16C"/>
    <w:rsid w:val="75815112"/>
    <w:rsid w:val="75904939"/>
    <w:rsid w:val="7595BEB5"/>
    <w:rsid w:val="7598F129"/>
    <w:rsid w:val="75A205F2"/>
    <w:rsid w:val="75B07E8A"/>
    <w:rsid w:val="75BDC913"/>
    <w:rsid w:val="75C1E79A"/>
    <w:rsid w:val="75C2ED00"/>
    <w:rsid w:val="75C3652A"/>
    <w:rsid w:val="75D2B175"/>
    <w:rsid w:val="75D446D6"/>
    <w:rsid w:val="75E1B356"/>
    <w:rsid w:val="75ECB137"/>
    <w:rsid w:val="75F80788"/>
    <w:rsid w:val="7606B983"/>
    <w:rsid w:val="7606D884"/>
    <w:rsid w:val="76167253"/>
    <w:rsid w:val="761B6A32"/>
    <w:rsid w:val="764496A1"/>
    <w:rsid w:val="76519A54"/>
    <w:rsid w:val="7656C87D"/>
    <w:rsid w:val="7663E5C0"/>
    <w:rsid w:val="766AF8F5"/>
    <w:rsid w:val="76700A9C"/>
    <w:rsid w:val="7673A3E2"/>
    <w:rsid w:val="769C30E6"/>
    <w:rsid w:val="769CD2E1"/>
    <w:rsid w:val="76A23575"/>
    <w:rsid w:val="76AA3DA6"/>
    <w:rsid w:val="76AD02CB"/>
    <w:rsid w:val="76B06EFC"/>
    <w:rsid w:val="76B10F91"/>
    <w:rsid w:val="76B1AF78"/>
    <w:rsid w:val="76B773A5"/>
    <w:rsid w:val="76B9C932"/>
    <w:rsid w:val="76BB1B08"/>
    <w:rsid w:val="76C00CC4"/>
    <w:rsid w:val="76C77CF7"/>
    <w:rsid w:val="76D974B1"/>
    <w:rsid w:val="76DE54CC"/>
    <w:rsid w:val="76E1C3AC"/>
    <w:rsid w:val="76E73FD5"/>
    <w:rsid w:val="76F6AADE"/>
    <w:rsid w:val="770B057E"/>
    <w:rsid w:val="7714C9D9"/>
    <w:rsid w:val="7718DF5B"/>
    <w:rsid w:val="7719713D"/>
    <w:rsid w:val="771AAABE"/>
    <w:rsid w:val="771ED724"/>
    <w:rsid w:val="7720B342"/>
    <w:rsid w:val="772B6A5A"/>
    <w:rsid w:val="77336650"/>
    <w:rsid w:val="77366D62"/>
    <w:rsid w:val="7739C132"/>
    <w:rsid w:val="773CEE61"/>
    <w:rsid w:val="773E4FB4"/>
    <w:rsid w:val="774CED71"/>
    <w:rsid w:val="7755ADC1"/>
    <w:rsid w:val="775A4A8F"/>
    <w:rsid w:val="775C97A1"/>
    <w:rsid w:val="778001EB"/>
    <w:rsid w:val="77858FEB"/>
    <w:rsid w:val="779DEC5A"/>
    <w:rsid w:val="77A2C1DF"/>
    <w:rsid w:val="77AFF42E"/>
    <w:rsid w:val="77B9C39F"/>
    <w:rsid w:val="77BE302D"/>
    <w:rsid w:val="77C2A88E"/>
    <w:rsid w:val="77DEBFD6"/>
    <w:rsid w:val="77E108C4"/>
    <w:rsid w:val="77F7314D"/>
    <w:rsid w:val="78068847"/>
    <w:rsid w:val="78072A6A"/>
    <w:rsid w:val="780DEF09"/>
    <w:rsid w:val="78170A2F"/>
    <w:rsid w:val="781CA191"/>
    <w:rsid w:val="781D8664"/>
    <w:rsid w:val="781FAFA6"/>
    <w:rsid w:val="7830CA8E"/>
    <w:rsid w:val="7835F1A4"/>
    <w:rsid w:val="78380382"/>
    <w:rsid w:val="783A3FCE"/>
    <w:rsid w:val="783B2780"/>
    <w:rsid w:val="783D6A77"/>
    <w:rsid w:val="78501358"/>
    <w:rsid w:val="78507D21"/>
    <w:rsid w:val="7852C7C2"/>
    <w:rsid w:val="785AAA8E"/>
    <w:rsid w:val="785B7B12"/>
    <w:rsid w:val="78612C40"/>
    <w:rsid w:val="7865583C"/>
    <w:rsid w:val="7891309A"/>
    <w:rsid w:val="789A2980"/>
    <w:rsid w:val="789C48CA"/>
    <w:rsid w:val="78A36810"/>
    <w:rsid w:val="78AA48E5"/>
    <w:rsid w:val="78CCF950"/>
    <w:rsid w:val="78E8A150"/>
    <w:rsid w:val="78EA44A6"/>
    <w:rsid w:val="78F5A948"/>
    <w:rsid w:val="790708E6"/>
    <w:rsid w:val="790F153A"/>
    <w:rsid w:val="79149771"/>
    <w:rsid w:val="7915D00E"/>
    <w:rsid w:val="7916B8B1"/>
    <w:rsid w:val="792EC294"/>
    <w:rsid w:val="793916C9"/>
    <w:rsid w:val="793EFF29"/>
    <w:rsid w:val="7951D3D7"/>
    <w:rsid w:val="79538B4A"/>
    <w:rsid w:val="7961D7BC"/>
    <w:rsid w:val="7979DFF7"/>
    <w:rsid w:val="799A97BD"/>
    <w:rsid w:val="79A83E3B"/>
    <w:rsid w:val="79A8C2EB"/>
    <w:rsid w:val="79BA67D4"/>
    <w:rsid w:val="79BB5246"/>
    <w:rsid w:val="79DB032C"/>
    <w:rsid w:val="79E017DE"/>
    <w:rsid w:val="79E4F327"/>
    <w:rsid w:val="79E85BA6"/>
    <w:rsid w:val="79EA98E6"/>
    <w:rsid w:val="79FAC689"/>
    <w:rsid w:val="7A12F270"/>
    <w:rsid w:val="7A1DC9DC"/>
    <w:rsid w:val="7A1F0777"/>
    <w:rsid w:val="7A250596"/>
    <w:rsid w:val="7A317250"/>
    <w:rsid w:val="7A4C5A29"/>
    <w:rsid w:val="7A4CD01C"/>
    <w:rsid w:val="7A4DC485"/>
    <w:rsid w:val="7A52F554"/>
    <w:rsid w:val="7A741034"/>
    <w:rsid w:val="7A7FA795"/>
    <w:rsid w:val="7A857A28"/>
    <w:rsid w:val="7A86D3B9"/>
    <w:rsid w:val="7A8AB3D8"/>
    <w:rsid w:val="7A95D16D"/>
    <w:rsid w:val="7A95F981"/>
    <w:rsid w:val="7A9C2F35"/>
    <w:rsid w:val="7AA21635"/>
    <w:rsid w:val="7AB11C58"/>
    <w:rsid w:val="7AB6E0F7"/>
    <w:rsid w:val="7AD12E34"/>
    <w:rsid w:val="7AD1F25A"/>
    <w:rsid w:val="7AD8E424"/>
    <w:rsid w:val="7ADAD70A"/>
    <w:rsid w:val="7ADC0A18"/>
    <w:rsid w:val="7AE5BCE2"/>
    <w:rsid w:val="7AE67601"/>
    <w:rsid w:val="7AF98EA7"/>
    <w:rsid w:val="7B02908B"/>
    <w:rsid w:val="7B07EC2F"/>
    <w:rsid w:val="7B089119"/>
    <w:rsid w:val="7B16453F"/>
    <w:rsid w:val="7B1EAB72"/>
    <w:rsid w:val="7B2D0E3D"/>
    <w:rsid w:val="7B3305EA"/>
    <w:rsid w:val="7B339918"/>
    <w:rsid w:val="7B36F8BB"/>
    <w:rsid w:val="7B3F060F"/>
    <w:rsid w:val="7B4435AE"/>
    <w:rsid w:val="7B45DE46"/>
    <w:rsid w:val="7B45F8ED"/>
    <w:rsid w:val="7B4A43C0"/>
    <w:rsid w:val="7B4ECF9B"/>
    <w:rsid w:val="7B65B49F"/>
    <w:rsid w:val="7B65BA33"/>
    <w:rsid w:val="7B755FFA"/>
    <w:rsid w:val="7B7E0BFE"/>
    <w:rsid w:val="7B85468E"/>
    <w:rsid w:val="7B8D124B"/>
    <w:rsid w:val="7B8E9205"/>
    <w:rsid w:val="7B9A3673"/>
    <w:rsid w:val="7B9DBD2F"/>
    <w:rsid w:val="7B9FBAA4"/>
    <w:rsid w:val="7BA050F6"/>
    <w:rsid w:val="7BA694BE"/>
    <w:rsid w:val="7BB3BF13"/>
    <w:rsid w:val="7BBAA331"/>
    <w:rsid w:val="7BE35DC4"/>
    <w:rsid w:val="7BF7AEC2"/>
    <w:rsid w:val="7C0CE8B4"/>
    <w:rsid w:val="7C149535"/>
    <w:rsid w:val="7C20ACDF"/>
    <w:rsid w:val="7C26FB28"/>
    <w:rsid w:val="7C3A727C"/>
    <w:rsid w:val="7C3FC777"/>
    <w:rsid w:val="7C41DCA3"/>
    <w:rsid w:val="7C4542F5"/>
    <w:rsid w:val="7C4A6F33"/>
    <w:rsid w:val="7C5C64C4"/>
    <w:rsid w:val="7C66ED16"/>
    <w:rsid w:val="7C696503"/>
    <w:rsid w:val="7C6DF6CC"/>
    <w:rsid w:val="7C7EDC87"/>
    <w:rsid w:val="7C8922A3"/>
    <w:rsid w:val="7C9113C1"/>
    <w:rsid w:val="7C9226EA"/>
    <w:rsid w:val="7CA1CF69"/>
    <w:rsid w:val="7CB31F73"/>
    <w:rsid w:val="7CB36CCA"/>
    <w:rsid w:val="7CC0D6EF"/>
    <w:rsid w:val="7CD22F27"/>
    <w:rsid w:val="7CD69B58"/>
    <w:rsid w:val="7CDA6844"/>
    <w:rsid w:val="7D2406A0"/>
    <w:rsid w:val="7D328852"/>
    <w:rsid w:val="7D393231"/>
    <w:rsid w:val="7D3D9B34"/>
    <w:rsid w:val="7D40B283"/>
    <w:rsid w:val="7D5ACDC9"/>
    <w:rsid w:val="7D6792AF"/>
    <w:rsid w:val="7D69073E"/>
    <w:rsid w:val="7D6B4433"/>
    <w:rsid w:val="7D702EC0"/>
    <w:rsid w:val="7D766575"/>
    <w:rsid w:val="7D87BDE9"/>
    <w:rsid w:val="7D8972D7"/>
    <w:rsid w:val="7D978E53"/>
    <w:rsid w:val="7D9D1ED4"/>
    <w:rsid w:val="7DA9B1CB"/>
    <w:rsid w:val="7DAD54FC"/>
    <w:rsid w:val="7DB14805"/>
    <w:rsid w:val="7DB6E857"/>
    <w:rsid w:val="7DB719F7"/>
    <w:rsid w:val="7DBA231E"/>
    <w:rsid w:val="7DCD9CB8"/>
    <w:rsid w:val="7DDEBD09"/>
    <w:rsid w:val="7DE1FA3C"/>
    <w:rsid w:val="7DF01941"/>
    <w:rsid w:val="7DF69AF8"/>
    <w:rsid w:val="7DFE7473"/>
    <w:rsid w:val="7DFEF921"/>
    <w:rsid w:val="7E018EAF"/>
    <w:rsid w:val="7E2B8B7C"/>
    <w:rsid w:val="7E38EFF5"/>
    <w:rsid w:val="7E476E7F"/>
    <w:rsid w:val="7E4E11AE"/>
    <w:rsid w:val="7E545947"/>
    <w:rsid w:val="7E661F82"/>
    <w:rsid w:val="7E6904FD"/>
    <w:rsid w:val="7E6A8147"/>
    <w:rsid w:val="7E7BBCB1"/>
    <w:rsid w:val="7E8D06B0"/>
    <w:rsid w:val="7EB0BB62"/>
    <w:rsid w:val="7EB40DCB"/>
    <w:rsid w:val="7EB58DD5"/>
    <w:rsid w:val="7EC62733"/>
    <w:rsid w:val="7ECF4F07"/>
    <w:rsid w:val="7ED6FA99"/>
    <w:rsid w:val="7EDF26B3"/>
    <w:rsid w:val="7EE3FF8A"/>
    <w:rsid w:val="7EEB07D7"/>
    <w:rsid w:val="7EEBEA9D"/>
    <w:rsid w:val="7EF17CB0"/>
    <w:rsid w:val="7EFC2331"/>
    <w:rsid w:val="7EFED30D"/>
    <w:rsid w:val="7F0119B0"/>
    <w:rsid w:val="7F032225"/>
    <w:rsid w:val="7F0330F2"/>
    <w:rsid w:val="7F19AFB0"/>
    <w:rsid w:val="7F2417B1"/>
    <w:rsid w:val="7F3126F0"/>
    <w:rsid w:val="7F34A48D"/>
    <w:rsid w:val="7F3868D3"/>
    <w:rsid w:val="7F3B0885"/>
    <w:rsid w:val="7F503238"/>
    <w:rsid w:val="7F5BD47D"/>
    <w:rsid w:val="7F69F990"/>
    <w:rsid w:val="7F707F46"/>
    <w:rsid w:val="7F9A1678"/>
    <w:rsid w:val="7F9CCF1B"/>
    <w:rsid w:val="7FA2734D"/>
    <w:rsid w:val="7FA2FFC7"/>
    <w:rsid w:val="7FB053F1"/>
    <w:rsid w:val="7FCBDB1F"/>
    <w:rsid w:val="7FCECA06"/>
    <w:rsid w:val="7FD58A07"/>
    <w:rsid w:val="7FD8B85F"/>
    <w:rsid w:val="7FEF7DA5"/>
    <w:rsid w:val="7FF400FE"/>
    <w:rsid w:val="7FF7CC72"/>
    <w:rsid w:val="7FFBADB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68CD"/>
  <w15:chartTrackingRefBased/>
  <w15:docId w15:val="{DB5F634E-5115-48F8-970A-28B7A282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2CC136"/>
    <w:rPr>
      <w:lang w:val="en-GB"/>
    </w:rPr>
  </w:style>
  <w:style w:type="paragraph" w:styleId="Heading1">
    <w:name w:val="heading 1"/>
    <w:basedOn w:val="Normal"/>
    <w:next w:val="Normal"/>
    <w:link w:val="Heading1Char"/>
    <w:uiPriority w:val="9"/>
    <w:qFormat/>
    <w:rsid w:val="0C2CC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C2CC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C2CC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C2CC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C2CC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C2CC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C2CC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C2CC13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C2CC136"/>
    <w:pPr>
      <w:keepNext/>
      <w:keepLines/>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B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B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B34"/>
    <w:rPr>
      <w:rFonts w:eastAsiaTheme="majorEastAsia" w:cstheme="majorBidi"/>
      <w:i/>
      <w:iCs/>
      <w:color w:val="272727"/>
      <w:lang w:val="en-GB"/>
    </w:rPr>
  </w:style>
  <w:style w:type="character" w:customStyle="1" w:styleId="Heading9Char">
    <w:name w:val="Heading 9 Char"/>
    <w:basedOn w:val="DefaultParagraphFont"/>
    <w:link w:val="Heading9"/>
    <w:uiPriority w:val="9"/>
    <w:semiHidden/>
    <w:rsid w:val="00E42B34"/>
    <w:rPr>
      <w:rFonts w:eastAsiaTheme="majorEastAsia" w:cstheme="majorBidi"/>
      <w:color w:val="272727"/>
      <w:lang w:val="en-GB"/>
    </w:rPr>
  </w:style>
  <w:style w:type="paragraph" w:styleId="Title">
    <w:name w:val="Title"/>
    <w:basedOn w:val="Normal"/>
    <w:next w:val="Normal"/>
    <w:link w:val="TitleChar"/>
    <w:uiPriority w:val="10"/>
    <w:qFormat/>
    <w:rsid w:val="0C2CC13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4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C2CC13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4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C2CC136"/>
    <w:pPr>
      <w:spacing w:before="160"/>
      <w:jc w:val="center"/>
    </w:pPr>
    <w:rPr>
      <w:i/>
      <w:iCs/>
      <w:color w:val="404040" w:themeColor="text1" w:themeTint="BF"/>
    </w:rPr>
  </w:style>
  <w:style w:type="character" w:customStyle="1" w:styleId="QuoteChar">
    <w:name w:val="Quote Char"/>
    <w:basedOn w:val="DefaultParagraphFont"/>
    <w:link w:val="Quote"/>
    <w:uiPriority w:val="29"/>
    <w:rsid w:val="00E42B34"/>
    <w:rPr>
      <w:i/>
      <w:iCs/>
      <w:color w:val="404040" w:themeColor="text1" w:themeTint="BF"/>
    </w:rPr>
  </w:style>
  <w:style w:type="paragraph" w:styleId="ListParagraph">
    <w:name w:val="List Paragraph"/>
    <w:basedOn w:val="Normal"/>
    <w:uiPriority w:val="34"/>
    <w:qFormat/>
    <w:rsid w:val="0C2CC136"/>
    <w:pPr>
      <w:ind w:left="720"/>
      <w:contextualSpacing/>
    </w:pPr>
  </w:style>
  <w:style w:type="character" w:styleId="IntenseEmphasis">
    <w:name w:val="Intense Emphasis"/>
    <w:basedOn w:val="DefaultParagraphFont"/>
    <w:uiPriority w:val="21"/>
    <w:qFormat/>
    <w:rsid w:val="00E42B34"/>
    <w:rPr>
      <w:i/>
      <w:iCs/>
      <w:color w:val="2F5496" w:themeColor="accent1" w:themeShade="BF"/>
    </w:rPr>
  </w:style>
  <w:style w:type="paragraph" w:styleId="IntenseQuote">
    <w:name w:val="Intense Quote"/>
    <w:basedOn w:val="Normal"/>
    <w:next w:val="Normal"/>
    <w:link w:val="IntenseQuoteChar"/>
    <w:uiPriority w:val="30"/>
    <w:qFormat/>
    <w:rsid w:val="0C2CC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B34"/>
    <w:rPr>
      <w:i/>
      <w:iCs/>
      <w:color w:val="2F5496" w:themeColor="accent1" w:themeShade="BF"/>
    </w:rPr>
  </w:style>
  <w:style w:type="character" w:styleId="IntenseReference">
    <w:name w:val="Intense Reference"/>
    <w:basedOn w:val="DefaultParagraphFont"/>
    <w:uiPriority w:val="32"/>
    <w:qFormat/>
    <w:rsid w:val="00E42B34"/>
    <w:rPr>
      <w:b/>
      <w:bCs/>
      <w:smallCaps/>
      <w:color w:val="2F5496" w:themeColor="accent1" w:themeShade="BF"/>
      <w:spacing w:val="5"/>
    </w:rPr>
  </w:style>
  <w:style w:type="character" w:styleId="LineNumber">
    <w:name w:val="line number"/>
    <w:basedOn w:val="DefaultParagraphFont"/>
    <w:uiPriority w:val="99"/>
    <w:semiHidden/>
    <w:unhideWhenUsed/>
    <w:rsid w:val="00E42B34"/>
  </w:style>
  <w:style w:type="character" w:styleId="CommentReference">
    <w:name w:val="annotation reference"/>
    <w:basedOn w:val="DefaultParagraphFont"/>
    <w:uiPriority w:val="99"/>
    <w:semiHidden/>
    <w:unhideWhenUsed/>
    <w:rsid w:val="00214F01"/>
    <w:rPr>
      <w:sz w:val="16"/>
      <w:szCs w:val="16"/>
    </w:rPr>
  </w:style>
  <w:style w:type="paragraph" w:styleId="CommentText">
    <w:name w:val="annotation text"/>
    <w:basedOn w:val="Normal"/>
    <w:link w:val="CommentTextChar"/>
    <w:uiPriority w:val="99"/>
    <w:unhideWhenUsed/>
    <w:rsid w:val="0C2CC136"/>
    <w:rPr>
      <w:sz w:val="20"/>
      <w:szCs w:val="20"/>
    </w:rPr>
  </w:style>
  <w:style w:type="character" w:customStyle="1" w:styleId="CommentTextChar">
    <w:name w:val="Comment Text Char"/>
    <w:basedOn w:val="DefaultParagraphFont"/>
    <w:link w:val="CommentText"/>
    <w:uiPriority w:val="99"/>
    <w:rsid w:val="00214F01"/>
    <w:rPr>
      <w:sz w:val="20"/>
      <w:szCs w:val="20"/>
    </w:rPr>
  </w:style>
  <w:style w:type="paragraph" w:styleId="NoSpacing">
    <w:name w:val="No Spacing"/>
    <w:uiPriority w:val="1"/>
    <w:qFormat/>
    <w:rsid w:val="00F53242"/>
  </w:style>
  <w:style w:type="table" w:styleId="TableGrid">
    <w:name w:val="Table Grid"/>
    <w:basedOn w:val="TableNormal"/>
    <w:uiPriority w:val="39"/>
    <w:rsid w:val="00F53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37FD"/>
    <w:rPr>
      <w:color w:val="0563C1" w:themeColor="hyperlink"/>
      <w:u w:val="single"/>
    </w:rPr>
  </w:style>
  <w:style w:type="paragraph" w:styleId="NormalWeb">
    <w:name w:val="Normal (Web)"/>
    <w:basedOn w:val="Normal"/>
    <w:uiPriority w:val="99"/>
    <w:semiHidden/>
    <w:unhideWhenUsed/>
    <w:rsid w:val="0C2CC136"/>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11DBB"/>
    <w:rPr>
      <w:b/>
      <w:bCs/>
    </w:rPr>
  </w:style>
  <w:style w:type="character" w:customStyle="1" w:styleId="CommentSubjectChar">
    <w:name w:val="Comment Subject Char"/>
    <w:basedOn w:val="CommentTextChar"/>
    <w:link w:val="CommentSubject"/>
    <w:uiPriority w:val="99"/>
    <w:semiHidden/>
    <w:rsid w:val="00211DBB"/>
    <w:rPr>
      <w:b/>
      <w:bCs/>
      <w:sz w:val="20"/>
      <w:szCs w:val="20"/>
    </w:rPr>
  </w:style>
  <w:style w:type="paragraph" w:styleId="Revision">
    <w:name w:val="Revision"/>
    <w:hidden/>
    <w:uiPriority w:val="99"/>
    <w:semiHidden/>
    <w:rsid w:val="0061219C"/>
  </w:style>
  <w:style w:type="paragraph" w:styleId="HTMLPreformatted">
    <w:name w:val="HTML Preformatted"/>
    <w:basedOn w:val="Normal"/>
    <w:link w:val="HTMLPreformattedChar"/>
    <w:uiPriority w:val="99"/>
    <w:semiHidden/>
    <w:unhideWhenUsed/>
    <w:rsid w:val="0C2CC13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4263"/>
    <w:rPr>
      <w:rFonts w:ascii="Consolas" w:hAnsi="Consolas"/>
      <w:sz w:val="20"/>
      <w:szCs w:val="20"/>
      <w:lang w:val="en-GB"/>
    </w:rPr>
  </w:style>
  <w:style w:type="table" w:styleId="PlainTable2">
    <w:name w:val="Plain Table 2"/>
    <w:basedOn w:val="TableNormal"/>
    <w:uiPriority w:val="42"/>
    <w:rsid w:val="00B33D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C2CC136"/>
    <w:pPr>
      <w:spacing w:after="200"/>
    </w:pPr>
    <w:rPr>
      <w:i/>
      <w:iCs/>
      <w:color w:val="44546A" w:themeColor="text2"/>
      <w:sz w:val="18"/>
      <w:szCs w:val="18"/>
    </w:rPr>
  </w:style>
  <w:style w:type="paragraph" w:styleId="Header">
    <w:name w:val="header"/>
    <w:basedOn w:val="Normal"/>
    <w:link w:val="HeaderChar"/>
    <w:uiPriority w:val="99"/>
    <w:unhideWhenUsed/>
    <w:rsid w:val="0C2CC136"/>
    <w:pPr>
      <w:tabs>
        <w:tab w:val="center" w:pos="4513"/>
        <w:tab w:val="right" w:pos="9026"/>
      </w:tabs>
    </w:pPr>
  </w:style>
  <w:style w:type="character" w:customStyle="1" w:styleId="HeaderChar">
    <w:name w:val="Header Char"/>
    <w:basedOn w:val="DefaultParagraphFont"/>
    <w:link w:val="Header"/>
    <w:uiPriority w:val="99"/>
    <w:rsid w:val="00C61AEC"/>
    <w:rPr>
      <w:lang w:val="en-GB"/>
    </w:rPr>
  </w:style>
  <w:style w:type="paragraph" w:styleId="Footer">
    <w:name w:val="footer"/>
    <w:basedOn w:val="Normal"/>
    <w:link w:val="FooterChar"/>
    <w:uiPriority w:val="99"/>
    <w:unhideWhenUsed/>
    <w:rsid w:val="0C2CC136"/>
    <w:pPr>
      <w:tabs>
        <w:tab w:val="center" w:pos="4513"/>
        <w:tab w:val="right" w:pos="9026"/>
      </w:tabs>
    </w:pPr>
  </w:style>
  <w:style w:type="character" w:customStyle="1" w:styleId="FooterChar">
    <w:name w:val="Footer Char"/>
    <w:basedOn w:val="DefaultParagraphFont"/>
    <w:link w:val="Footer"/>
    <w:uiPriority w:val="99"/>
    <w:rsid w:val="00C61AEC"/>
    <w:rPr>
      <w:lang w:val="en-GB"/>
    </w:rPr>
  </w:style>
  <w:style w:type="character" w:styleId="UnresolvedMention">
    <w:name w:val="Unresolved Mention"/>
    <w:basedOn w:val="DefaultParagraphFont"/>
    <w:uiPriority w:val="99"/>
    <w:semiHidden/>
    <w:unhideWhenUsed/>
    <w:rsid w:val="000F7E2A"/>
    <w:rPr>
      <w:color w:val="605E5C"/>
      <w:shd w:val="clear" w:color="auto" w:fill="E1DFDD"/>
    </w:rPr>
  </w:style>
  <w:style w:type="character" w:styleId="PlaceholderText">
    <w:name w:val="Placeholder Text"/>
    <w:basedOn w:val="DefaultParagraphFont"/>
    <w:uiPriority w:val="99"/>
    <w:semiHidden/>
    <w:rsid w:val="00295867"/>
    <w:rPr>
      <w:color w:val="666666"/>
    </w:rPr>
  </w:style>
  <w:style w:type="character" w:styleId="FollowedHyperlink">
    <w:name w:val="FollowedHyperlink"/>
    <w:basedOn w:val="DefaultParagraphFont"/>
    <w:uiPriority w:val="99"/>
    <w:semiHidden/>
    <w:unhideWhenUsed/>
    <w:rsid w:val="00CC627D"/>
    <w:rPr>
      <w:color w:val="96607D"/>
      <w:u w:val="single"/>
    </w:rPr>
  </w:style>
  <w:style w:type="paragraph" w:customStyle="1" w:styleId="msonormal0">
    <w:name w:val="msonormal"/>
    <w:basedOn w:val="Normal"/>
    <w:rsid w:val="00CC627D"/>
    <w:pPr>
      <w:spacing w:before="100" w:beforeAutospacing="1" w:after="100" w:afterAutospacing="1"/>
      <w:jc w:val="left"/>
    </w:pPr>
    <w:rPr>
      <w:rFonts w:ascii="Times New Roman" w:eastAsia="Times New Roman" w:hAnsi="Times New Roman" w:cs="Times New Roman"/>
      <w:kern w:val="0"/>
      <w:sz w:val="24"/>
      <w:szCs w:val="24"/>
      <w:lang w:eastAsia="en-GB"/>
      <w14:ligatures w14:val="none"/>
    </w:rPr>
  </w:style>
  <w:style w:type="paragraph" w:customStyle="1" w:styleId="font5">
    <w:name w:val="font5"/>
    <w:basedOn w:val="Normal"/>
    <w:rsid w:val="00CC627D"/>
    <w:pPr>
      <w:spacing w:before="100" w:beforeAutospacing="1" w:after="100" w:afterAutospacing="1"/>
      <w:jc w:val="left"/>
    </w:pPr>
    <w:rPr>
      <w:rFonts w:ascii="Calibri" w:eastAsia="Times New Roman" w:hAnsi="Calibri" w:cs="Calibri"/>
      <w:color w:val="000000"/>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533">
      <w:bodyDiv w:val="1"/>
      <w:marLeft w:val="0"/>
      <w:marRight w:val="0"/>
      <w:marTop w:val="0"/>
      <w:marBottom w:val="0"/>
      <w:divBdr>
        <w:top w:val="none" w:sz="0" w:space="0" w:color="auto"/>
        <w:left w:val="none" w:sz="0" w:space="0" w:color="auto"/>
        <w:bottom w:val="none" w:sz="0" w:space="0" w:color="auto"/>
        <w:right w:val="none" w:sz="0" w:space="0" w:color="auto"/>
      </w:divBdr>
    </w:div>
    <w:div w:id="13970224">
      <w:bodyDiv w:val="1"/>
      <w:marLeft w:val="0"/>
      <w:marRight w:val="0"/>
      <w:marTop w:val="0"/>
      <w:marBottom w:val="0"/>
      <w:divBdr>
        <w:top w:val="none" w:sz="0" w:space="0" w:color="auto"/>
        <w:left w:val="none" w:sz="0" w:space="0" w:color="auto"/>
        <w:bottom w:val="none" w:sz="0" w:space="0" w:color="auto"/>
        <w:right w:val="none" w:sz="0" w:space="0" w:color="auto"/>
      </w:divBdr>
    </w:div>
    <w:div w:id="14305139">
      <w:bodyDiv w:val="1"/>
      <w:marLeft w:val="0"/>
      <w:marRight w:val="0"/>
      <w:marTop w:val="0"/>
      <w:marBottom w:val="0"/>
      <w:divBdr>
        <w:top w:val="none" w:sz="0" w:space="0" w:color="auto"/>
        <w:left w:val="none" w:sz="0" w:space="0" w:color="auto"/>
        <w:bottom w:val="none" w:sz="0" w:space="0" w:color="auto"/>
        <w:right w:val="none" w:sz="0" w:space="0" w:color="auto"/>
      </w:divBdr>
    </w:div>
    <w:div w:id="14885243">
      <w:marLeft w:val="0"/>
      <w:marRight w:val="0"/>
      <w:marTop w:val="0"/>
      <w:marBottom w:val="0"/>
      <w:divBdr>
        <w:top w:val="none" w:sz="0" w:space="0" w:color="auto"/>
        <w:left w:val="none" w:sz="0" w:space="0" w:color="auto"/>
        <w:bottom w:val="none" w:sz="0" w:space="0" w:color="auto"/>
        <w:right w:val="none" w:sz="0" w:space="0" w:color="auto"/>
      </w:divBdr>
    </w:div>
    <w:div w:id="33041602">
      <w:marLeft w:val="0"/>
      <w:marRight w:val="0"/>
      <w:marTop w:val="0"/>
      <w:marBottom w:val="0"/>
      <w:divBdr>
        <w:top w:val="none" w:sz="0" w:space="0" w:color="auto"/>
        <w:left w:val="none" w:sz="0" w:space="0" w:color="auto"/>
        <w:bottom w:val="none" w:sz="0" w:space="0" w:color="auto"/>
        <w:right w:val="none" w:sz="0" w:space="0" w:color="auto"/>
      </w:divBdr>
    </w:div>
    <w:div w:id="45108965">
      <w:bodyDiv w:val="1"/>
      <w:marLeft w:val="0"/>
      <w:marRight w:val="0"/>
      <w:marTop w:val="0"/>
      <w:marBottom w:val="0"/>
      <w:divBdr>
        <w:top w:val="none" w:sz="0" w:space="0" w:color="auto"/>
        <w:left w:val="none" w:sz="0" w:space="0" w:color="auto"/>
        <w:bottom w:val="none" w:sz="0" w:space="0" w:color="auto"/>
        <w:right w:val="none" w:sz="0" w:space="0" w:color="auto"/>
      </w:divBdr>
    </w:div>
    <w:div w:id="57097565">
      <w:bodyDiv w:val="1"/>
      <w:marLeft w:val="0"/>
      <w:marRight w:val="0"/>
      <w:marTop w:val="0"/>
      <w:marBottom w:val="0"/>
      <w:divBdr>
        <w:top w:val="none" w:sz="0" w:space="0" w:color="auto"/>
        <w:left w:val="none" w:sz="0" w:space="0" w:color="auto"/>
        <w:bottom w:val="none" w:sz="0" w:space="0" w:color="auto"/>
        <w:right w:val="none" w:sz="0" w:space="0" w:color="auto"/>
      </w:divBdr>
    </w:div>
    <w:div w:id="57362685">
      <w:bodyDiv w:val="1"/>
      <w:marLeft w:val="0"/>
      <w:marRight w:val="0"/>
      <w:marTop w:val="0"/>
      <w:marBottom w:val="0"/>
      <w:divBdr>
        <w:top w:val="none" w:sz="0" w:space="0" w:color="auto"/>
        <w:left w:val="none" w:sz="0" w:space="0" w:color="auto"/>
        <w:bottom w:val="none" w:sz="0" w:space="0" w:color="auto"/>
        <w:right w:val="none" w:sz="0" w:space="0" w:color="auto"/>
      </w:divBdr>
    </w:div>
    <w:div w:id="57481139">
      <w:bodyDiv w:val="1"/>
      <w:marLeft w:val="0"/>
      <w:marRight w:val="0"/>
      <w:marTop w:val="0"/>
      <w:marBottom w:val="0"/>
      <w:divBdr>
        <w:top w:val="none" w:sz="0" w:space="0" w:color="auto"/>
        <w:left w:val="none" w:sz="0" w:space="0" w:color="auto"/>
        <w:bottom w:val="none" w:sz="0" w:space="0" w:color="auto"/>
        <w:right w:val="none" w:sz="0" w:space="0" w:color="auto"/>
      </w:divBdr>
    </w:div>
    <w:div w:id="62337744">
      <w:marLeft w:val="0"/>
      <w:marRight w:val="0"/>
      <w:marTop w:val="0"/>
      <w:marBottom w:val="0"/>
      <w:divBdr>
        <w:top w:val="none" w:sz="0" w:space="0" w:color="auto"/>
        <w:left w:val="none" w:sz="0" w:space="0" w:color="auto"/>
        <w:bottom w:val="none" w:sz="0" w:space="0" w:color="auto"/>
        <w:right w:val="none" w:sz="0" w:space="0" w:color="auto"/>
      </w:divBdr>
    </w:div>
    <w:div w:id="113065965">
      <w:marLeft w:val="0"/>
      <w:marRight w:val="0"/>
      <w:marTop w:val="0"/>
      <w:marBottom w:val="0"/>
      <w:divBdr>
        <w:top w:val="none" w:sz="0" w:space="0" w:color="auto"/>
        <w:left w:val="none" w:sz="0" w:space="0" w:color="auto"/>
        <w:bottom w:val="none" w:sz="0" w:space="0" w:color="auto"/>
        <w:right w:val="none" w:sz="0" w:space="0" w:color="auto"/>
      </w:divBdr>
    </w:div>
    <w:div w:id="162361989">
      <w:bodyDiv w:val="1"/>
      <w:marLeft w:val="0"/>
      <w:marRight w:val="0"/>
      <w:marTop w:val="0"/>
      <w:marBottom w:val="0"/>
      <w:divBdr>
        <w:top w:val="none" w:sz="0" w:space="0" w:color="auto"/>
        <w:left w:val="none" w:sz="0" w:space="0" w:color="auto"/>
        <w:bottom w:val="none" w:sz="0" w:space="0" w:color="auto"/>
        <w:right w:val="none" w:sz="0" w:space="0" w:color="auto"/>
      </w:divBdr>
    </w:div>
    <w:div w:id="189605835">
      <w:marLeft w:val="0"/>
      <w:marRight w:val="0"/>
      <w:marTop w:val="0"/>
      <w:marBottom w:val="0"/>
      <w:divBdr>
        <w:top w:val="none" w:sz="0" w:space="0" w:color="auto"/>
        <w:left w:val="none" w:sz="0" w:space="0" w:color="auto"/>
        <w:bottom w:val="none" w:sz="0" w:space="0" w:color="auto"/>
        <w:right w:val="none" w:sz="0" w:space="0" w:color="auto"/>
      </w:divBdr>
    </w:div>
    <w:div w:id="200216149">
      <w:bodyDiv w:val="1"/>
      <w:marLeft w:val="0"/>
      <w:marRight w:val="0"/>
      <w:marTop w:val="0"/>
      <w:marBottom w:val="0"/>
      <w:divBdr>
        <w:top w:val="none" w:sz="0" w:space="0" w:color="auto"/>
        <w:left w:val="none" w:sz="0" w:space="0" w:color="auto"/>
        <w:bottom w:val="none" w:sz="0" w:space="0" w:color="auto"/>
        <w:right w:val="none" w:sz="0" w:space="0" w:color="auto"/>
      </w:divBdr>
    </w:div>
    <w:div w:id="204414305">
      <w:marLeft w:val="0"/>
      <w:marRight w:val="0"/>
      <w:marTop w:val="0"/>
      <w:marBottom w:val="0"/>
      <w:divBdr>
        <w:top w:val="none" w:sz="0" w:space="0" w:color="auto"/>
        <w:left w:val="none" w:sz="0" w:space="0" w:color="auto"/>
        <w:bottom w:val="none" w:sz="0" w:space="0" w:color="auto"/>
        <w:right w:val="none" w:sz="0" w:space="0" w:color="auto"/>
      </w:divBdr>
    </w:div>
    <w:div w:id="216161675">
      <w:marLeft w:val="0"/>
      <w:marRight w:val="0"/>
      <w:marTop w:val="0"/>
      <w:marBottom w:val="0"/>
      <w:divBdr>
        <w:top w:val="none" w:sz="0" w:space="0" w:color="auto"/>
        <w:left w:val="none" w:sz="0" w:space="0" w:color="auto"/>
        <w:bottom w:val="none" w:sz="0" w:space="0" w:color="auto"/>
        <w:right w:val="none" w:sz="0" w:space="0" w:color="auto"/>
      </w:divBdr>
    </w:div>
    <w:div w:id="226503637">
      <w:marLeft w:val="0"/>
      <w:marRight w:val="0"/>
      <w:marTop w:val="0"/>
      <w:marBottom w:val="0"/>
      <w:divBdr>
        <w:top w:val="none" w:sz="0" w:space="0" w:color="auto"/>
        <w:left w:val="none" w:sz="0" w:space="0" w:color="auto"/>
        <w:bottom w:val="none" w:sz="0" w:space="0" w:color="auto"/>
        <w:right w:val="none" w:sz="0" w:space="0" w:color="auto"/>
      </w:divBdr>
    </w:div>
    <w:div w:id="236983342">
      <w:marLeft w:val="0"/>
      <w:marRight w:val="0"/>
      <w:marTop w:val="0"/>
      <w:marBottom w:val="0"/>
      <w:divBdr>
        <w:top w:val="none" w:sz="0" w:space="0" w:color="auto"/>
        <w:left w:val="none" w:sz="0" w:space="0" w:color="auto"/>
        <w:bottom w:val="none" w:sz="0" w:space="0" w:color="auto"/>
        <w:right w:val="none" w:sz="0" w:space="0" w:color="auto"/>
      </w:divBdr>
    </w:div>
    <w:div w:id="255142281">
      <w:bodyDiv w:val="1"/>
      <w:marLeft w:val="0"/>
      <w:marRight w:val="0"/>
      <w:marTop w:val="0"/>
      <w:marBottom w:val="0"/>
      <w:divBdr>
        <w:top w:val="none" w:sz="0" w:space="0" w:color="auto"/>
        <w:left w:val="none" w:sz="0" w:space="0" w:color="auto"/>
        <w:bottom w:val="none" w:sz="0" w:space="0" w:color="auto"/>
        <w:right w:val="none" w:sz="0" w:space="0" w:color="auto"/>
      </w:divBdr>
    </w:div>
    <w:div w:id="257056763">
      <w:bodyDiv w:val="1"/>
      <w:marLeft w:val="0"/>
      <w:marRight w:val="0"/>
      <w:marTop w:val="0"/>
      <w:marBottom w:val="0"/>
      <w:divBdr>
        <w:top w:val="none" w:sz="0" w:space="0" w:color="auto"/>
        <w:left w:val="none" w:sz="0" w:space="0" w:color="auto"/>
        <w:bottom w:val="none" w:sz="0" w:space="0" w:color="auto"/>
        <w:right w:val="none" w:sz="0" w:space="0" w:color="auto"/>
      </w:divBdr>
    </w:div>
    <w:div w:id="282931414">
      <w:marLeft w:val="0"/>
      <w:marRight w:val="0"/>
      <w:marTop w:val="0"/>
      <w:marBottom w:val="0"/>
      <w:divBdr>
        <w:top w:val="none" w:sz="0" w:space="0" w:color="auto"/>
        <w:left w:val="none" w:sz="0" w:space="0" w:color="auto"/>
        <w:bottom w:val="none" w:sz="0" w:space="0" w:color="auto"/>
        <w:right w:val="none" w:sz="0" w:space="0" w:color="auto"/>
      </w:divBdr>
    </w:div>
    <w:div w:id="287932291">
      <w:marLeft w:val="0"/>
      <w:marRight w:val="0"/>
      <w:marTop w:val="0"/>
      <w:marBottom w:val="0"/>
      <w:divBdr>
        <w:top w:val="none" w:sz="0" w:space="0" w:color="auto"/>
        <w:left w:val="none" w:sz="0" w:space="0" w:color="auto"/>
        <w:bottom w:val="none" w:sz="0" w:space="0" w:color="auto"/>
        <w:right w:val="none" w:sz="0" w:space="0" w:color="auto"/>
      </w:divBdr>
    </w:div>
    <w:div w:id="293801529">
      <w:bodyDiv w:val="1"/>
      <w:marLeft w:val="0"/>
      <w:marRight w:val="0"/>
      <w:marTop w:val="0"/>
      <w:marBottom w:val="0"/>
      <w:divBdr>
        <w:top w:val="none" w:sz="0" w:space="0" w:color="auto"/>
        <w:left w:val="none" w:sz="0" w:space="0" w:color="auto"/>
        <w:bottom w:val="none" w:sz="0" w:space="0" w:color="auto"/>
        <w:right w:val="none" w:sz="0" w:space="0" w:color="auto"/>
      </w:divBdr>
    </w:div>
    <w:div w:id="298191239">
      <w:bodyDiv w:val="1"/>
      <w:marLeft w:val="0"/>
      <w:marRight w:val="0"/>
      <w:marTop w:val="0"/>
      <w:marBottom w:val="0"/>
      <w:divBdr>
        <w:top w:val="none" w:sz="0" w:space="0" w:color="auto"/>
        <w:left w:val="none" w:sz="0" w:space="0" w:color="auto"/>
        <w:bottom w:val="none" w:sz="0" w:space="0" w:color="auto"/>
        <w:right w:val="none" w:sz="0" w:space="0" w:color="auto"/>
      </w:divBdr>
    </w:div>
    <w:div w:id="302539728">
      <w:bodyDiv w:val="1"/>
      <w:marLeft w:val="0"/>
      <w:marRight w:val="0"/>
      <w:marTop w:val="0"/>
      <w:marBottom w:val="0"/>
      <w:divBdr>
        <w:top w:val="none" w:sz="0" w:space="0" w:color="auto"/>
        <w:left w:val="none" w:sz="0" w:space="0" w:color="auto"/>
        <w:bottom w:val="none" w:sz="0" w:space="0" w:color="auto"/>
        <w:right w:val="none" w:sz="0" w:space="0" w:color="auto"/>
      </w:divBdr>
    </w:div>
    <w:div w:id="310601354">
      <w:marLeft w:val="0"/>
      <w:marRight w:val="0"/>
      <w:marTop w:val="0"/>
      <w:marBottom w:val="0"/>
      <w:divBdr>
        <w:top w:val="none" w:sz="0" w:space="0" w:color="auto"/>
        <w:left w:val="none" w:sz="0" w:space="0" w:color="auto"/>
        <w:bottom w:val="none" w:sz="0" w:space="0" w:color="auto"/>
        <w:right w:val="none" w:sz="0" w:space="0" w:color="auto"/>
      </w:divBdr>
    </w:div>
    <w:div w:id="321088090">
      <w:bodyDiv w:val="1"/>
      <w:marLeft w:val="0"/>
      <w:marRight w:val="0"/>
      <w:marTop w:val="0"/>
      <w:marBottom w:val="0"/>
      <w:divBdr>
        <w:top w:val="none" w:sz="0" w:space="0" w:color="auto"/>
        <w:left w:val="none" w:sz="0" w:space="0" w:color="auto"/>
        <w:bottom w:val="none" w:sz="0" w:space="0" w:color="auto"/>
        <w:right w:val="none" w:sz="0" w:space="0" w:color="auto"/>
      </w:divBdr>
    </w:div>
    <w:div w:id="325129770">
      <w:bodyDiv w:val="1"/>
      <w:marLeft w:val="0"/>
      <w:marRight w:val="0"/>
      <w:marTop w:val="0"/>
      <w:marBottom w:val="0"/>
      <w:divBdr>
        <w:top w:val="none" w:sz="0" w:space="0" w:color="auto"/>
        <w:left w:val="none" w:sz="0" w:space="0" w:color="auto"/>
        <w:bottom w:val="none" w:sz="0" w:space="0" w:color="auto"/>
        <w:right w:val="none" w:sz="0" w:space="0" w:color="auto"/>
      </w:divBdr>
    </w:div>
    <w:div w:id="327174030">
      <w:marLeft w:val="0"/>
      <w:marRight w:val="0"/>
      <w:marTop w:val="0"/>
      <w:marBottom w:val="0"/>
      <w:divBdr>
        <w:top w:val="none" w:sz="0" w:space="0" w:color="auto"/>
        <w:left w:val="none" w:sz="0" w:space="0" w:color="auto"/>
        <w:bottom w:val="none" w:sz="0" w:space="0" w:color="auto"/>
        <w:right w:val="none" w:sz="0" w:space="0" w:color="auto"/>
      </w:divBdr>
    </w:div>
    <w:div w:id="340206302">
      <w:bodyDiv w:val="1"/>
      <w:marLeft w:val="0"/>
      <w:marRight w:val="0"/>
      <w:marTop w:val="0"/>
      <w:marBottom w:val="0"/>
      <w:divBdr>
        <w:top w:val="none" w:sz="0" w:space="0" w:color="auto"/>
        <w:left w:val="none" w:sz="0" w:space="0" w:color="auto"/>
        <w:bottom w:val="none" w:sz="0" w:space="0" w:color="auto"/>
        <w:right w:val="none" w:sz="0" w:space="0" w:color="auto"/>
      </w:divBdr>
    </w:div>
    <w:div w:id="342511556">
      <w:bodyDiv w:val="1"/>
      <w:marLeft w:val="0"/>
      <w:marRight w:val="0"/>
      <w:marTop w:val="0"/>
      <w:marBottom w:val="0"/>
      <w:divBdr>
        <w:top w:val="none" w:sz="0" w:space="0" w:color="auto"/>
        <w:left w:val="none" w:sz="0" w:space="0" w:color="auto"/>
        <w:bottom w:val="none" w:sz="0" w:space="0" w:color="auto"/>
        <w:right w:val="none" w:sz="0" w:space="0" w:color="auto"/>
      </w:divBdr>
    </w:div>
    <w:div w:id="354695416">
      <w:bodyDiv w:val="1"/>
      <w:marLeft w:val="0"/>
      <w:marRight w:val="0"/>
      <w:marTop w:val="0"/>
      <w:marBottom w:val="0"/>
      <w:divBdr>
        <w:top w:val="none" w:sz="0" w:space="0" w:color="auto"/>
        <w:left w:val="none" w:sz="0" w:space="0" w:color="auto"/>
        <w:bottom w:val="none" w:sz="0" w:space="0" w:color="auto"/>
        <w:right w:val="none" w:sz="0" w:space="0" w:color="auto"/>
      </w:divBdr>
    </w:div>
    <w:div w:id="376516032">
      <w:marLeft w:val="0"/>
      <w:marRight w:val="0"/>
      <w:marTop w:val="0"/>
      <w:marBottom w:val="0"/>
      <w:divBdr>
        <w:top w:val="none" w:sz="0" w:space="0" w:color="auto"/>
        <w:left w:val="none" w:sz="0" w:space="0" w:color="auto"/>
        <w:bottom w:val="none" w:sz="0" w:space="0" w:color="auto"/>
        <w:right w:val="none" w:sz="0" w:space="0" w:color="auto"/>
      </w:divBdr>
    </w:div>
    <w:div w:id="395128536">
      <w:marLeft w:val="0"/>
      <w:marRight w:val="0"/>
      <w:marTop w:val="0"/>
      <w:marBottom w:val="0"/>
      <w:divBdr>
        <w:top w:val="none" w:sz="0" w:space="0" w:color="auto"/>
        <w:left w:val="none" w:sz="0" w:space="0" w:color="auto"/>
        <w:bottom w:val="none" w:sz="0" w:space="0" w:color="auto"/>
        <w:right w:val="none" w:sz="0" w:space="0" w:color="auto"/>
      </w:divBdr>
    </w:div>
    <w:div w:id="401685704">
      <w:marLeft w:val="0"/>
      <w:marRight w:val="0"/>
      <w:marTop w:val="0"/>
      <w:marBottom w:val="0"/>
      <w:divBdr>
        <w:top w:val="none" w:sz="0" w:space="0" w:color="auto"/>
        <w:left w:val="none" w:sz="0" w:space="0" w:color="auto"/>
        <w:bottom w:val="none" w:sz="0" w:space="0" w:color="auto"/>
        <w:right w:val="none" w:sz="0" w:space="0" w:color="auto"/>
      </w:divBdr>
    </w:div>
    <w:div w:id="427506825">
      <w:bodyDiv w:val="1"/>
      <w:marLeft w:val="0"/>
      <w:marRight w:val="0"/>
      <w:marTop w:val="0"/>
      <w:marBottom w:val="0"/>
      <w:divBdr>
        <w:top w:val="none" w:sz="0" w:space="0" w:color="auto"/>
        <w:left w:val="none" w:sz="0" w:space="0" w:color="auto"/>
        <w:bottom w:val="none" w:sz="0" w:space="0" w:color="auto"/>
        <w:right w:val="none" w:sz="0" w:space="0" w:color="auto"/>
      </w:divBdr>
    </w:div>
    <w:div w:id="453790679">
      <w:bodyDiv w:val="1"/>
      <w:marLeft w:val="0"/>
      <w:marRight w:val="0"/>
      <w:marTop w:val="0"/>
      <w:marBottom w:val="0"/>
      <w:divBdr>
        <w:top w:val="none" w:sz="0" w:space="0" w:color="auto"/>
        <w:left w:val="none" w:sz="0" w:space="0" w:color="auto"/>
        <w:bottom w:val="none" w:sz="0" w:space="0" w:color="auto"/>
        <w:right w:val="none" w:sz="0" w:space="0" w:color="auto"/>
      </w:divBdr>
    </w:div>
    <w:div w:id="468011517">
      <w:marLeft w:val="0"/>
      <w:marRight w:val="0"/>
      <w:marTop w:val="0"/>
      <w:marBottom w:val="0"/>
      <w:divBdr>
        <w:top w:val="none" w:sz="0" w:space="0" w:color="auto"/>
        <w:left w:val="none" w:sz="0" w:space="0" w:color="auto"/>
        <w:bottom w:val="none" w:sz="0" w:space="0" w:color="auto"/>
        <w:right w:val="none" w:sz="0" w:space="0" w:color="auto"/>
      </w:divBdr>
    </w:div>
    <w:div w:id="478034330">
      <w:bodyDiv w:val="1"/>
      <w:marLeft w:val="0"/>
      <w:marRight w:val="0"/>
      <w:marTop w:val="0"/>
      <w:marBottom w:val="0"/>
      <w:divBdr>
        <w:top w:val="none" w:sz="0" w:space="0" w:color="auto"/>
        <w:left w:val="none" w:sz="0" w:space="0" w:color="auto"/>
        <w:bottom w:val="none" w:sz="0" w:space="0" w:color="auto"/>
        <w:right w:val="none" w:sz="0" w:space="0" w:color="auto"/>
      </w:divBdr>
    </w:div>
    <w:div w:id="491651558">
      <w:bodyDiv w:val="1"/>
      <w:marLeft w:val="0"/>
      <w:marRight w:val="0"/>
      <w:marTop w:val="0"/>
      <w:marBottom w:val="0"/>
      <w:divBdr>
        <w:top w:val="none" w:sz="0" w:space="0" w:color="auto"/>
        <w:left w:val="none" w:sz="0" w:space="0" w:color="auto"/>
        <w:bottom w:val="none" w:sz="0" w:space="0" w:color="auto"/>
        <w:right w:val="none" w:sz="0" w:space="0" w:color="auto"/>
      </w:divBdr>
    </w:div>
    <w:div w:id="516584660">
      <w:marLeft w:val="0"/>
      <w:marRight w:val="0"/>
      <w:marTop w:val="0"/>
      <w:marBottom w:val="0"/>
      <w:divBdr>
        <w:top w:val="none" w:sz="0" w:space="0" w:color="auto"/>
        <w:left w:val="none" w:sz="0" w:space="0" w:color="auto"/>
        <w:bottom w:val="none" w:sz="0" w:space="0" w:color="auto"/>
        <w:right w:val="none" w:sz="0" w:space="0" w:color="auto"/>
      </w:divBdr>
    </w:div>
    <w:div w:id="518735696">
      <w:bodyDiv w:val="1"/>
      <w:marLeft w:val="0"/>
      <w:marRight w:val="0"/>
      <w:marTop w:val="0"/>
      <w:marBottom w:val="0"/>
      <w:divBdr>
        <w:top w:val="none" w:sz="0" w:space="0" w:color="auto"/>
        <w:left w:val="none" w:sz="0" w:space="0" w:color="auto"/>
        <w:bottom w:val="none" w:sz="0" w:space="0" w:color="auto"/>
        <w:right w:val="none" w:sz="0" w:space="0" w:color="auto"/>
      </w:divBdr>
    </w:div>
    <w:div w:id="549264714">
      <w:bodyDiv w:val="1"/>
      <w:marLeft w:val="0"/>
      <w:marRight w:val="0"/>
      <w:marTop w:val="0"/>
      <w:marBottom w:val="0"/>
      <w:divBdr>
        <w:top w:val="none" w:sz="0" w:space="0" w:color="auto"/>
        <w:left w:val="none" w:sz="0" w:space="0" w:color="auto"/>
        <w:bottom w:val="none" w:sz="0" w:space="0" w:color="auto"/>
        <w:right w:val="none" w:sz="0" w:space="0" w:color="auto"/>
      </w:divBdr>
    </w:div>
    <w:div w:id="549847654">
      <w:bodyDiv w:val="1"/>
      <w:marLeft w:val="0"/>
      <w:marRight w:val="0"/>
      <w:marTop w:val="0"/>
      <w:marBottom w:val="0"/>
      <w:divBdr>
        <w:top w:val="none" w:sz="0" w:space="0" w:color="auto"/>
        <w:left w:val="none" w:sz="0" w:space="0" w:color="auto"/>
        <w:bottom w:val="none" w:sz="0" w:space="0" w:color="auto"/>
        <w:right w:val="none" w:sz="0" w:space="0" w:color="auto"/>
      </w:divBdr>
    </w:div>
    <w:div w:id="560402833">
      <w:bodyDiv w:val="1"/>
      <w:marLeft w:val="0"/>
      <w:marRight w:val="0"/>
      <w:marTop w:val="0"/>
      <w:marBottom w:val="0"/>
      <w:divBdr>
        <w:top w:val="none" w:sz="0" w:space="0" w:color="auto"/>
        <w:left w:val="none" w:sz="0" w:space="0" w:color="auto"/>
        <w:bottom w:val="none" w:sz="0" w:space="0" w:color="auto"/>
        <w:right w:val="none" w:sz="0" w:space="0" w:color="auto"/>
      </w:divBdr>
    </w:div>
    <w:div w:id="566652697">
      <w:marLeft w:val="0"/>
      <w:marRight w:val="0"/>
      <w:marTop w:val="0"/>
      <w:marBottom w:val="0"/>
      <w:divBdr>
        <w:top w:val="none" w:sz="0" w:space="0" w:color="auto"/>
        <w:left w:val="none" w:sz="0" w:space="0" w:color="auto"/>
        <w:bottom w:val="none" w:sz="0" w:space="0" w:color="auto"/>
        <w:right w:val="none" w:sz="0" w:space="0" w:color="auto"/>
      </w:divBdr>
    </w:div>
    <w:div w:id="583532579">
      <w:bodyDiv w:val="1"/>
      <w:marLeft w:val="0"/>
      <w:marRight w:val="0"/>
      <w:marTop w:val="0"/>
      <w:marBottom w:val="0"/>
      <w:divBdr>
        <w:top w:val="none" w:sz="0" w:space="0" w:color="auto"/>
        <w:left w:val="none" w:sz="0" w:space="0" w:color="auto"/>
        <w:bottom w:val="none" w:sz="0" w:space="0" w:color="auto"/>
        <w:right w:val="none" w:sz="0" w:space="0" w:color="auto"/>
      </w:divBdr>
    </w:div>
    <w:div w:id="585695696">
      <w:bodyDiv w:val="1"/>
      <w:marLeft w:val="0"/>
      <w:marRight w:val="0"/>
      <w:marTop w:val="0"/>
      <w:marBottom w:val="0"/>
      <w:divBdr>
        <w:top w:val="none" w:sz="0" w:space="0" w:color="auto"/>
        <w:left w:val="none" w:sz="0" w:space="0" w:color="auto"/>
        <w:bottom w:val="none" w:sz="0" w:space="0" w:color="auto"/>
        <w:right w:val="none" w:sz="0" w:space="0" w:color="auto"/>
      </w:divBdr>
    </w:div>
    <w:div w:id="593166710">
      <w:bodyDiv w:val="1"/>
      <w:marLeft w:val="0"/>
      <w:marRight w:val="0"/>
      <w:marTop w:val="0"/>
      <w:marBottom w:val="0"/>
      <w:divBdr>
        <w:top w:val="none" w:sz="0" w:space="0" w:color="auto"/>
        <w:left w:val="none" w:sz="0" w:space="0" w:color="auto"/>
        <w:bottom w:val="none" w:sz="0" w:space="0" w:color="auto"/>
        <w:right w:val="none" w:sz="0" w:space="0" w:color="auto"/>
      </w:divBdr>
    </w:div>
    <w:div w:id="610017114">
      <w:marLeft w:val="0"/>
      <w:marRight w:val="0"/>
      <w:marTop w:val="0"/>
      <w:marBottom w:val="0"/>
      <w:divBdr>
        <w:top w:val="none" w:sz="0" w:space="0" w:color="auto"/>
        <w:left w:val="none" w:sz="0" w:space="0" w:color="auto"/>
        <w:bottom w:val="none" w:sz="0" w:space="0" w:color="auto"/>
        <w:right w:val="none" w:sz="0" w:space="0" w:color="auto"/>
      </w:divBdr>
    </w:div>
    <w:div w:id="610941669">
      <w:bodyDiv w:val="1"/>
      <w:marLeft w:val="0"/>
      <w:marRight w:val="0"/>
      <w:marTop w:val="0"/>
      <w:marBottom w:val="0"/>
      <w:divBdr>
        <w:top w:val="none" w:sz="0" w:space="0" w:color="auto"/>
        <w:left w:val="none" w:sz="0" w:space="0" w:color="auto"/>
        <w:bottom w:val="none" w:sz="0" w:space="0" w:color="auto"/>
        <w:right w:val="none" w:sz="0" w:space="0" w:color="auto"/>
      </w:divBdr>
    </w:div>
    <w:div w:id="614756982">
      <w:bodyDiv w:val="1"/>
      <w:marLeft w:val="0"/>
      <w:marRight w:val="0"/>
      <w:marTop w:val="0"/>
      <w:marBottom w:val="0"/>
      <w:divBdr>
        <w:top w:val="none" w:sz="0" w:space="0" w:color="auto"/>
        <w:left w:val="none" w:sz="0" w:space="0" w:color="auto"/>
        <w:bottom w:val="none" w:sz="0" w:space="0" w:color="auto"/>
        <w:right w:val="none" w:sz="0" w:space="0" w:color="auto"/>
      </w:divBdr>
    </w:div>
    <w:div w:id="631597002">
      <w:bodyDiv w:val="1"/>
      <w:marLeft w:val="0"/>
      <w:marRight w:val="0"/>
      <w:marTop w:val="0"/>
      <w:marBottom w:val="0"/>
      <w:divBdr>
        <w:top w:val="none" w:sz="0" w:space="0" w:color="auto"/>
        <w:left w:val="none" w:sz="0" w:space="0" w:color="auto"/>
        <w:bottom w:val="none" w:sz="0" w:space="0" w:color="auto"/>
        <w:right w:val="none" w:sz="0" w:space="0" w:color="auto"/>
      </w:divBdr>
    </w:div>
    <w:div w:id="684214239">
      <w:marLeft w:val="0"/>
      <w:marRight w:val="0"/>
      <w:marTop w:val="0"/>
      <w:marBottom w:val="0"/>
      <w:divBdr>
        <w:top w:val="none" w:sz="0" w:space="0" w:color="auto"/>
        <w:left w:val="none" w:sz="0" w:space="0" w:color="auto"/>
        <w:bottom w:val="none" w:sz="0" w:space="0" w:color="auto"/>
        <w:right w:val="none" w:sz="0" w:space="0" w:color="auto"/>
      </w:divBdr>
    </w:div>
    <w:div w:id="702562986">
      <w:bodyDiv w:val="1"/>
      <w:marLeft w:val="0"/>
      <w:marRight w:val="0"/>
      <w:marTop w:val="0"/>
      <w:marBottom w:val="0"/>
      <w:divBdr>
        <w:top w:val="none" w:sz="0" w:space="0" w:color="auto"/>
        <w:left w:val="none" w:sz="0" w:space="0" w:color="auto"/>
        <w:bottom w:val="none" w:sz="0" w:space="0" w:color="auto"/>
        <w:right w:val="none" w:sz="0" w:space="0" w:color="auto"/>
      </w:divBdr>
    </w:div>
    <w:div w:id="705328310">
      <w:marLeft w:val="0"/>
      <w:marRight w:val="0"/>
      <w:marTop w:val="0"/>
      <w:marBottom w:val="0"/>
      <w:divBdr>
        <w:top w:val="none" w:sz="0" w:space="0" w:color="auto"/>
        <w:left w:val="none" w:sz="0" w:space="0" w:color="auto"/>
        <w:bottom w:val="none" w:sz="0" w:space="0" w:color="auto"/>
        <w:right w:val="none" w:sz="0" w:space="0" w:color="auto"/>
      </w:divBdr>
    </w:div>
    <w:div w:id="742143096">
      <w:bodyDiv w:val="1"/>
      <w:marLeft w:val="0"/>
      <w:marRight w:val="0"/>
      <w:marTop w:val="0"/>
      <w:marBottom w:val="0"/>
      <w:divBdr>
        <w:top w:val="none" w:sz="0" w:space="0" w:color="auto"/>
        <w:left w:val="none" w:sz="0" w:space="0" w:color="auto"/>
        <w:bottom w:val="none" w:sz="0" w:space="0" w:color="auto"/>
        <w:right w:val="none" w:sz="0" w:space="0" w:color="auto"/>
      </w:divBdr>
    </w:div>
    <w:div w:id="744914627">
      <w:marLeft w:val="0"/>
      <w:marRight w:val="0"/>
      <w:marTop w:val="0"/>
      <w:marBottom w:val="0"/>
      <w:divBdr>
        <w:top w:val="none" w:sz="0" w:space="0" w:color="auto"/>
        <w:left w:val="none" w:sz="0" w:space="0" w:color="auto"/>
        <w:bottom w:val="none" w:sz="0" w:space="0" w:color="auto"/>
        <w:right w:val="none" w:sz="0" w:space="0" w:color="auto"/>
      </w:divBdr>
    </w:div>
    <w:div w:id="747194624">
      <w:marLeft w:val="0"/>
      <w:marRight w:val="0"/>
      <w:marTop w:val="0"/>
      <w:marBottom w:val="0"/>
      <w:divBdr>
        <w:top w:val="none" w:sz="0" w:space="0" w:color="auto"/>
        <w:left w:val="none" w:sz="0" w:space="0" w:color="auto"/>
        <w:bottom w:val="none" w:sz="0" w:space="0" w:color="auto"/>
        <w:right w:val="none" w:sz="0" w:space="0" w:color="auto"/>
      </w:divBdr>
    </w:div>
    <w:div w:id="747339486">
      <w:bodyDiv w:val="1"/>
      <w:marLeft w:val="0"/>
      <w:marRight w:val="0"/>
      <w:marTop w:val="0"/>
      <w:marBottom w:val="0"/>
      <w:divBdr>
        <w:top w:val="none" w:sz="0" w:space="0" w:color="auto"/>
        <w:left w:val="none" w:sz="0" w:space="0" w:color="auto"/>
        <w:bottom w:val="none" w:sz="0" w:space="0" w:color="auto"/>
        <w:right w:val="none" w:sz="0" w:space="0" w:color="auto"/>
      </w:divBdr>
    </w:div>
    <w:div w:id="755394861">
      <w:bodyDiv w:val="1"/>
      <w:marLeft w:val="0"/>
      <w:marRight w:val="0"/>
      <w:marTop w:val="0"/>
      <w:marBottom w:val="0"/>
      <w:divBdr>
        <w:top w:val="none" w:sz="0" w:space="0" w:color="auto"/>
        <w:left w:val="none" w:sz="0" w:space="0" w:color="auto"/>
        <w:bottom w:val="none" w:sz="0" w:space="0" w:color="auto"/>
        <w:right w:val="none" w:sz="0" w:space="0" w:color="auto"/>
      </w:divBdr>
    </w:div>
    <w:div w:id="767191689">
      <w:marLeft w:val="0"/>
      <w:marRight w:val="0"/>
      <w:marTop w:val="0"/>
      <w:marBottom w:val="0"/>
      <w:divBdr>
        <w:top w:val="none" w:sz="0" w:space="0" w:color="auto"/>
        <w:left w:val="none" w:sz="0" w:space="0" w:color="auto"/>
        <w:bottom w:val="none" w:sz="0" w:space="0" w:color="auto"/>
        <w:right w:val="none" w:sz="0" w:space="0" w:color="auto"/>
      </w:divBdr>
    </w:div>
    <w:div w:id="782068894">
      <w:marLeft w:val="0"/>
      <w:marRight w:val="0"/>
      <w:marTop w:val="0"/>
      <w:marBottom w:val="0"/>
      <w:divBdr>
        <w:top w:val="none" w:sz="0" w:space="0" w:color="auto"/>
        <w:left w:val="none" w:sz="0" w:space="0" w:color="auto"/>
        <w:bottom w:val="none" w:sz="0" w:space="0" w:color="auto"/>
        <w:right w:val="none" w:sz="0" w:space="0" w:color="auto"/>
      </w:divBdr>
    </w:div>
    <w:div w:id="798183573">
      <w:marLeft w:val="0"/>
      <w:marRight w:val="0"/>
      <w:marTop w:val="0"/>
      <w:marBottom w:val="0"/>
      <w:divBdr>
        <w:top w:val="none" w:sz="0" w:space="0" w:color="auto"/>
        <w:left w:val="none" w:sz="0" w:space="0" w:color="auto"/>
        <w:bottom w:val="none" w:sz="0" w:space="0" w:color="auto"/>
        <w:right w:val="none" w:sz="0" w:space="0" w:color="auto"/>
      </w:divBdr>
    </w:div>
    <w:div w:id="826477012">
      <w:marLeft w:val="0"/>
      <w:marRight w:val="0"/>
      <w:marTop w:val="0"/>
      <w:marBottom w:val="0"/>
      <w:divBdr>
        <w:top w:val="none" w:sz="0" w:space="0" w:color="auto"/>
        <w:left w:val="none" w:sz="0" w:space="0" w:color="auto"/>
        <w:bottom w:val="none" w:sz="0" w:space="0" w:color="auto"/>
        <w:right w:val="none" w:sz="0" w:space="0" w:color="auto"/>
      </w:divBdr>
    </w:div>
    <w:div w:id="826630351">
      <w:marLeft w:val="0"/>
      <w:marRight w:val="0"/>
      <w:marTop w:val="0"/>
      <w:marBottom w:val="0"/>
      <w:divBdr>
        <w:top w:val="none" w:sz="0" w:space="0" w:color="auto"/>
        <w:left w:val="none" w:sz="0" w:space="0" w:color="auto"/>
        <w:bottom w:val="none" w:sz="0" w:space="0" w:color="auto"/>
        <w:right w:val="none" w:sz="0" w:space="0" w:color="auto"/>
      </w:divBdr>
    </w:div>
    <w:div w:id="843516273">
      <w:bodyDiv w:val="1"/>
      <w:marLeft w:val="0"/>
      <w:marRight w:val="0"/>
      <w:marTop w:val="0"/>
      <w:marBottom w:val="0"/>
      <w:divBdr>
        <w:top w:val="none" w:sz="0" w:space="0" w:color="auto"/>
        <w:left w:val="none" w:sz="0" w:space="0" w:color="auto"/>
        <w:bottom w:val="none" w:sz="0" w:space="0" w:color="auto"/>
        <w:right w:val="none" w:sz="0" w:space="0" w:color="auto"/>
      </w:divBdr>
    </w:div>
    <w:div w:id="848568758">
      <w:bodyDiv w:val="1"/>
      <w:marLeft w:val="0"/>
      <w:marRight w:val="0"/>
      <w:marTop w:val="0"/>
      <w:marBottom w:val="0"/>
      <w:divBdr>
        <w:top w:val="none" w:sz="0" w:space="0" w:color="auto"/>
        <w:left w:val="none" w:sz="0" w:space="0" w:color="auto"/>
        <w:bottom w:val="none" w:sz="0" w:space="0" w:color="auto"/>
        <w:right w:val="none" w:sz="0" w:space="0" w:color="auto"/>
      </w:divBdr>
    </w:div>
    <w:div w:id="851994232">
      <w:marLeft w:val="0"/>
      <w:marRight w:val="0"/>
      <w:marTop w:val="0"/>
      <w:marBottom w:val="0"/>
      <w:divBdr>
        <w:top w:val="none" w:sz="0" w:space="0" w:color="auto"/>
        <w:left w:val="none" w:sz="0" w:space="0" w:color="auto"/>
        <w:bottom w:val="none" w:sz="0" w:space="0" w:color="auto"/>
        <w:right w:val="none" w:sz="0" w:space="0" w:color="auto"/>
      </w:divBdr>
    </w:div>
    <w:div w:id="864834074">
      <w:marLeft w:val="0"/>
      <w:marRight w:val="0"/>
      <w:marTop w:val="0"/>
      <w:marBottom w:val="0"/>
      <w:divBdr>
        <w:top w:val="none" w:sz="0" w:space="0" w:color="auto"/>
        <w:left w:val="none" w:sz="0" w:space="0" w:color="auto"/>
        <w:bottom w:val="none" w:sz="0" w:space="0" w:color="auto"/>
        <w:right w:val="none" w:sz="0" w:space="0" w:color="auto"/>
      </w:divBdr>
    </w:div>
    <w:div w:id="870919678">
      <w:marLeft w:val="0"/>
      <w:marRight w:val="0"/>
      <w:marTop w:val="0"/>
      <w:marBottom w:val="0"/>
      <w:divBdr>
        <w:top w:val="none" w:sz="0" w:space="0" w:color="auto"/>
        <w:left w:val="none" w:sz="0" w:space="0" w:color="auto"/>
        <w:bottom w:val="none" w:sz="0" w:space="0" w:color="auto"/>
        <w:right w:val="none" w:sz="0" w:space="0" w:color="auto"/>
      </w:divBdr>
    </w:div>
    <w:div w:id="878783693">
      <w:bodyDiv w:val="1"/>
      <w:marLeft w:val="0"/>
      <w:marRight w:val="0"/>
      <w:marTop w:val="0"/>
      <w:marBottom w:val="0"/>
      <w:divBdr>
        <w:top w:val="none" w:sz="0" w:space="0" w:color="auto"/>
        <w:left w:val="none" w:sz="0" w:space="0" w:color="auto"/>
        <w:bottom w:val="none" w:sz="0" w:space="0" w:color="auto"/>
        <w:right w:val="none" w:sz="0" w:space="0" w:color="auto"/>
      </w:divBdr>
    </w:div>
    <w:div w:id="880047583">
      <w:bodyDiv w:val="1"/>
      <w:marLeft w:val="0"/>
      <w:marRight w:val="0"/>
      <w:marTop w:val="0"/>
      <w:marBottom w:val="0"/>
      <w:divBdr>
        <w:top w:val="none" w:sz="0" w:space="0" w:color="auto"/>
        <w:left w:val="none" w:sz="0" w:space="0" w:color="auto"/>
        <w:bottom w:val="none" w:sz="0" w:space="0" w:color="auto"/>
        <w:right w:val="none" w:sz="0" w:space="0" w:color="auto"/>
      </w:divBdr>
    </w:div>
    <w:div w:id="899557719">
      <w:bodyDiv w:val="1"/>
      <w:marLeft w:val="0"/>
      <w:marRight w:val="0"/>
      <w:marTop w:val="0"/>
      <w:marBottom w:val="0"/>
      <w:divBdr>
        <w:top w:val="none" w:sz="0" w:space="0" w:color="auto"/>
        <w:left w:val="none" w:sz="0" w:space="0" w:color="auto"/>
        <w:bottom w:val="none" w:sz="0" w:space="0" w:color="auto"/>
        <w:right w:val="none" w:sz="0" w:space="0" w:color="auto"/>
      </w:divBdr>
    </w:div>
    <w:div w:id="903563405">
      <w:marLeft w:val="0"/>
      <w:marRight w:val="0"/>
      <w:marTop w:val="0"/>
      <w:marBottom w:val="0"/>
      <w:divBdr>
        <w:top w:val="none" w:sz="0" w:space="0" w:color="auto"/>
        <w:left w:val="none" w:sz="0" w:space="0" w:color="auto"/>
        <w:bottom w:val="none" w:sz="0" w:space="0" w:color="auto"/>
        <w:right w:val="none" w:sz="0" w:space="0" w:color="auto"/>
      </w:divBdr>
    </w:div>
    <w:div w:id="913441969">
      <w:bodyDiv w:val="1"/>
      <w:marLeft w:val="0"/>
      <w:marRight w:val="0"/>
      <w:marTop w:val="0"/>
      <w:marBottom w:val="0"/>
      <w:divBdr>
        <w:top w:val="none" w:sz="0" w:space="0" w:color="auto"/>
        <w:left w:val="none" w:sz="0" w:space="0" w:color="auto"/>
        <w:bottom w:val="none" w:sz="0" w:space="0" w:color="auto"/>
        <w:right w:val="none" w:sz="0" w:space="0" w:color="auto"/>
      </w:divBdr>
    </w:div>
    <w:div w:id="915556045">
      <w:bodyDiv w:val="1"/>
      <w:marLeft w:val="0"/>
      <w:marRight w:val="0"/>
      <w:marTop w:val="0"/>
      <w:marBottom w:val="0"/>
      <w:divBdr>
        <w:top w:val="none" w:sz="0" w:space="0" w:color="auto"/>
        <w:left w:val="none" w:sz="0" w:space="0" w:color="auto"/>
        <w:bottom w:val="none" w:sz="0" w:space="0" w:color="auto"/>
        <w:right w:val="none" w:sz="0" w:space="0" w:color="auto"/>
      </w:divBdr>
    </w:div>
    <w:div w:id="916011019">
      <w:bodyDiv w:val="1"/>
      <w:marLeft w:val="0"/>
      <w:marRight w:val="0"/>
      <w:marTop w:val="0"/>
      <w:marBottom w:val="0"/>
      <w:divBdr>
        <w:top w:val="none" w:sz="0" w:space="0" w:color="auto"/>
        <w:left w:val="none" w:sz="0" w:space="0" w:color="auto"/>
        <w:bottom w:val="none" w:sz="0" w:space="0" w:color="auto"/>
        <w:right w:val="none" w:sz="0" w:space="0" w:color="auto"/>
      </w:divBdr>
    </w:div>
    <w:div w:id="923876792">
      <w:marLeft w:val="0"/>
      <w:marRight w:val="0"/>
      <w:marTop w:val="0"/>
      <w:marBottom w:val="0"/>
      <w:divBdr>
        <w:top w:val="none" w:sz="0" w:space="0" w:color="auto"/>
        <w:left w:val="none" w:sz="0" w:space="0" w:color="auto"/>
        <w:bottom w:val="none" w:sz="0" w:space="0" w:color="auto"/>
        <w:right w:val="none" w:sz="0" w:space="0" w:color="auto"/>
      </w:divBdr>
    </w:div>
    <w:div w:id="934557221">
      <w:bodyDiv w:val="1"/>
      <w:marLeft w:val="0"/>
      <w:marRight w:val="0"/>
      <w:marTop w:val="0"/>
      <w:marBottom w:val="0"/>
      <w:divBdr>
        <w:top w:val="none" w:sz="0" w:space="0" w:color="auto"/>
        <w:left w:val="none" w:sz="0" w:space="0" w:color="auto"/>
        <w:bottom w:val="none" w:sz="0" w:space="0" w:color="auto"/>
        <w:right w:val="none" w:sz="0" w:space="0" w:color="auto"/>
      </w:divBdr>
    </w:div>
    <w:div w:id="942806268">
      <w:bodyDiv w:val="1"/>
      <w:marLeft w:val="0"/>
      <w:marRight w:val="0"/>
      <w:marTop w:val="0"/>
      <w:marBottom w:val="0"/>
      <w:divBdr>
        <w:top w:val="none" w:sz="0" w:space="0" w:color="auto"/>
        <w:left w:val="none" w:sz="0" w:space="0" w:color="auto"/>
        <w:bottom w:val="none" w:sz="0" w:space="0" w:color="auto"/>
        <w:right w:val="none" w:sz="0" w:space="0" w:color="auto"/>
      </w:divBdr>
    </w:div>
    <w:div w:id="974607392">
      <w:bodyDiv w:val="1"/>
      <w:marLeft w:val="0"/>
      <w:marRight w:val="0"/>
      <w:marTop w:val="0"/>
      <w:marBottom w:val="0"/>
      <w:divBdr>
        <w:top w:val="none" w:sz="0" w:space="0" w:color="auto"/>
        <w:left w:val="none" w:sz="0" w:space="0" w:color="auto"/>
        <w:bottom w:val="none" w:sz="0" w:space="0" w:color="auto"/>
        <w:right w:val="none" w:sz="0" w:space="0" w:color="auto"/>
      </w:divBdr>
    </w:div>
    <w:div w:id="999892027">
      <w:marLeft w:val="0"/>
      <w:marRight w:val="0"/>
      <w:marTop w:val="0"/>
      <w:marBottom w:val="0"/>
      <w:divBdr>
        <w:top w:val="none" w:sz="0" w:space="0" w:color="auto"/>
        <w:left w:val="none" w:sz="0" w:space="0" w:color="auto"/>
        <w:bottom w:val="none" w:sz="0" w:space="0" w:color="auto"/>
        <w:right w:val="none" w:sz="0" w:space="0" w:color="auto"/>
      </w:divBdr>
    </w:div>
    <w:div w:id="1004667615">
      <w:bodyDiv w:val="1"/>
      <w:marLeft w:val="0"/>
      <w:marRight w:val="0"/>
      <w:marTop w:val="0"/>
      <w:marBottom w:val="0"/>
      <w:divBdr>
        <w:top w:val="none" w:sz="0" w:space="0" w:color="auto"/>
        <w:left w:val="none" w:sz="0" w:space="0" w:color="auto"/>
        <w:bottom w:val="none" w:sz="0" w:space="0" w:color="auto"/>
        <w:right w:val="none" w:sz="0" w:space="0" w:color="auto"/>
      </w:divBdr>
    </w:div>
    <w:div w:id="1025400096">
      <w:bodyDiv w:val="1"/>
      <w:marLeft w:val="0"/>
      <w:marRight w:val="0"/>
      <w:marTop w:val="0"/>
      <w:marBottom w:val="0"/>
      <w:divBdr>
        <w:top w:val="none" w:sz="0" w:space="0" w:color="auto"/>
        <w:left w:val="none" w:sz="0" w:space="0" w:color="auto"/>
        <w:bottom w:val="none" w:sz="0" w:space="0" w:color="auto"/>
        <w:right w:val="none" w:sz="0" w:space="0" w:color="auto"/>
      </w:divBdr>
    </w:div>
    <w:div w:id="1046640863">
      <w:bodyDiv w:val="1"/>
      <w:marLeft w:val="0"/>
      <w:marRight w:val="0"/>
      <w:marTop w:val="0"/>
      <w:marBottom w:val="0"/>
      <w:divBdr>
        <w:top w:val="none" w:sz="0" w:space="0" w:color="auto"/>
        <w:left w:val="none" w:sz="0" w:space="0" w:color="auto"/>
        <w:bottom w:val="none" w:sz="0" w:space="0" w:color="auto"/>
        <w:right w:val="none" w:sz="0" w:space="0" w:color="auto"/>
      </w:divBdr>
    </w:div>
    <w:div w:id="1057630666">
      <w:marLeft w:val="0"/>
      <w:marRight w:val="0"/>
      <w:marTop w:val="0"/>
      <w:marBottom w:val="0"/>
      <w:divBdr>
        <w:top w:val="none" w:sz="0" w:space="0" w:color="auto"/>
        <w:left w:val="none" w:sz="0" w:space="0" w:color="auto"/>
        <w:bottom w:val="none" w:sz="0" w:space="0" w:color="auto"/>
        <w:right w:val="none" w:sz="0" w:space="0" w:color="auto"/>
      </w:divBdr>
    </w:div>
    <w:div w:id="1067874123">
      <w:bodyDiv w:val="1"/>
      <w:marLeft w:val="0"/>
      <w:marRight w:val="0"/>
      <w:marTop w:val="0"/>
      <w:marBottom w:val="0"/>
      <w:divBdr>
        <w:top w:val="none" w:sz="0" w:space="0" w:color="auto"/>
        <w:left w:val="none" w:sz="0" w:space="0" w:color="auto"/>
        <w:bottom w:val="none" w:sz="0" w:space="0" w:color="auto"/>
        <w:right w:val="none" w:sz="0" w:space="0" w:color="auto"/>
      </w:divBdr>
    </w:div>
    <w:div w:id="1087075868">
      <w:marLeft w:val="0"/>
      <w:marRight w:val="0"/>
      <w:marTop w:val="0"/>
      <w:marBottom w:val="0"/>
      <w:divBdr>
        <w:top w:val="none" w:sz="0" w:space="0" w:color="auto"/>
        <w:left w:val="none" w:sz="0" w:space="0" w:color="auto"/>
        <w:bottom w:val="none" w:sz="0" w:space="0" w:color="auto"/>
        <w:right w:val="none" w:sz="0" w:space="0" w:color="auto"/>
      </w:divBdr>
    </w:div>
    <w:div w:id="1118793314">
      <w:marLeft w:val="0"/>
      <w:marRight w:val="0"/>
      <w:marTop w:val="0"/>
      <w:marBottom w:val="0"/>
      <w:divBdr>
        <w:top w:val="none" w:sz="0" w:space="0" w:color="auto"/>
        <w:left w:val="none" w:sz="0" w:space="0" w:color="auto"/>
        <w:bottom w:val="none" w:sz="0" w:space="0" w:color="auto"/>
        <w:right w:val="none" w:sz="0" w:space="0" w:color="auto"/>
      </w:divBdr>
    </w:div>
    <w:div w:id="1118913939">
      <w:bodyDiv w:val="1"/>
      <w:marLeft w:val="0"/>
      <w:marRight w:val="0"/>
      <w:marTop w:val="0"/>
      <w:marBottom w:val="0"/>
      <w:divBdr>
        <w:top w:val="none" w:sz="0" w:space="0" w:color="auto"/>
        <w:left w:val="none" w:sz="0" w:space="0" w:color="auto"/>
        <w:bottom w:val="none" w:sz="0" w:space="0" w:color="auto"/>
        <w:right w:val="none" w:sz="0" w:space="0" w:color="auto"/>
      </w:divBdr>
    </w:div>
    <w:div w:id="1129976436">
      <w:bodyDiv w:val="1"/>
      <w:marLeft w:val="0"/>
      <w:marRight w:val="0"/>
      <w:marTop w:val="0"/>
      <w:marBottom w:val="0"/>
      <w:divBdr>
        <w:top w:val="none" w:sz="0" w:space="0" w:color="auto"/>
        <w:left w:val="none" w:sz="0" w:space="0" w:color="auto"/>
        <w:bottom w:val="none" w:sz="0" w:space="0" w:color="auto"/>
        <w:right w:val="none" w:sz="0" w:space="0" w:color="auto"/>
      </w:divBdr>
    </w:div>
    <w:div w:id="1132333290">
      <w:bodyDiv w:val="1"/>
      <w:marLeft w:val="0"/>
      <w:marRight w:val="0"/>
      <w:marTop w:val="0"/>
      <w:marBottom w:val="0"/>
      <w:divBdr>
        <w:top w:val="none" w:sz="0" w:space="0" w:color="auto"/>
        <w:left w:val="none" w:sz="0" w:space="0" w:color="auto"/>
        <w:bottom w:val="none" w:sz="0" w:space="0" w:color="auto"/>
        <w:right w:val="none" w:sz="0" w:space="0" w:color="auto"/>
      </w:divBdr>
    </w:div>
    <w:div w:id="1145195506">
      <w:bodyDiv w:val="1"/>
      <w:marLeft w:val="0"/>
      <w:marRight w:val="0"/>
      <w:marTop w:val="0"/>
      <w:marBottom w:val="0"/>
      <w:divBdr>
        <w:top w:val="none" w:sz="0" w:space="0" w:color="auto"/>
        <w:left w:val="none" w:sz="0" w:space="0" w:color="auto"/>
        <w:bottom w:val="none" w:sz="0" w:space="0" w:color="auto"/>
        <w:right w:val="none" w:sz="0" w:space="0" w:color="auto"/>
      </w:divBdr>
    </w:div>
    <w:div w:id="1158032250">
      <w:bodyDiv w:val="1"/>
      <w:marLeft w:val="0"/>
      <w:marRight w:val="0"/>
      <w:marTop w:val="0"/>
      <w:marBottom w:val="0"/>
      <w:divBdr>
        <w:top w:val="none" w:sz="0" w:space="0" w:color="auto"/>
        <w:left w:val="none" w:sz="0" w:space="0" w:color="auto"/>
        <w:bottom w:val="none" w:sz="0" w:space="0" w:color="auto"/>
        <w:right w:val="none" w:sz="0" w:space="0" w:color="auto"/>
      </w:divBdr>
    </w:div>
    <w:div w:id="1158425583">
      <w:bodyDiv w:val="1"/>
      <w:marLeft w:val="0"/>
      <w:marRight w:val="0"/>
      <w:marTop w:val="0"/>
      <w:marBottom w:val="0"/>
      <w:divBdr>
        <w:top w:val="none" w:sz="0" w:space="0" w:color="auto"/>
        <w:left w:val="none" w:sz="0" w:space="0" w:color="auto"/>
        <w:bottom w:val="none" w:sz="0" w:space="0" w:color="auto"/>
        <w:right w:val="none" w:sz="0" w:space="0" w:color="auto"/>
      </w:divBdr>
    </w:div>
    <w:div w:id="1159540313">
      <w:bodyDiv w:val="1"/>
      <w:marLeft w:val="0"/>
      <w:marRight w:val="0"/>
      <w:marTop w:val="0"/>
      <w:marBottom w:val="0"/>
      <w:divBdr>
        <w:top w:val="none" w:sz="0" w:space="0" w:color="auto"/>
        <w:left w:val="none" w:sz="0" w:space="0" w:color="auto"/>
        <w:bottom w:val="none" w:sz="0" w:space="0" w:color="auto"/>
        <w:right w:val="none" w:sz="0" w:space="0" w:color="auto"/>
      </w:divBdr>
    </w:div>
    <w:div w:id="1163592177">
      <w:marLeft w:val="0"/>
      <w:marRight w:val="0"/>
      <w:marTop w:val="0"/>
      <w:marBottom w:val="0"/>
      <w:divBdr>
        <w:top w:val="none" w:sz="0" w:space="0" w:color="auto"/>
        <w:left w:val="none" w:sz="0" w:space="0" w:color="auto"/>
        <w:bottom w:val="none" w:sz="0" w:space="0" w:color="auto"/>
        <w:right w:val="none" w:sz="0" w:space="0" w:color="auto"/>
      </w:divBdr>
    </w:div>
    <w:div w:id="1173375074">
      <w:bodyDiv w:val="1"/>
      <w:marLeft w:val="0"/>
      <w:marRight w:val="0"/>
      <w:marTop w:val="0"/>
      <w:marBottom w:val="0"/>
      <w:divBdr>
        <w:top w:val="none" w:sz="0" w:space="0" w:color="auto"/>
        <w:left w:val="none" w:sz="0" w:space="0" w:color="auto"/>
        <w:bottom w:val="none" w:sz="0" w:space="0" w:color="auto"/>
        <w:right w:val="none" w:sz="0" w:space="0" w:color="auto"/>
      </w:divBdr>
    </w:div>
    <w:div w:id="1177384986">
      <w:bodyDiv w:val="1"/>
      <w:marLeft w:val="0"/>
      <w:marRight w:val="0"/>
      <w:marTop w:val="0"/>
      <w:marBottom w:val="0"/>
      <w:divBdr>
        <w:top w:val="none" w:sz="0" w:space="0" w:color="auto"/>
        <w:left w:val="none" w:sz="0" w:space="0" w:color="auto"/>
        <w:bottom w:val="none" w:sz="0" w:space="0" w:color="auto"/>
        <w:right w:val="none" w:sz="0" w:space="0" w:color="auto"/>
      </w:divBdr>
    </w:div>
    <w:div w:id="1178034639">
      <w:marLeft w:val="0"/>
      <w:marRight w:val="0"/>
      <w:marTop w:val="0"/>
      <w:marBottom w:val="0"/>
      <w:divBdr>
        <w:top w:val="none" w:sz="0" w:space="0" w:color="auto"/>
        <w:left w:val="none" w:sz="0" w:space="0" w:color="auto"/>
        <w:bottom w:val="none" w:sz="0" w:space="0" w:color="auto"/>
        <w:right w:val="none" w:sz="0" w:space="0" w:color="auto"/>
      </w:divBdr>
    </w:div>
    <w:div w:id="1186292272">
      <w:marLeft w:val="0"/>
      <w:marRight w:val="0"/>
      <w:marTop w:val="0"/>
      <w:marBottom w:val="0"/>
      <w:divBdr>
        <w:top w:val="none" w:sz="0" w:space="0" w:color="auto"/>
        <w:left w:val="none" w:sz="0" w:space="0" w:color="auto"/>
        <w:bottom w:val="none" w:sz="0" w:space="0" w:color="auto"/>
        <w:right w:val="none" w:sz="0" w:space="0" w:color="auto"/>
      </w:divBdr>
    </w:div>
    <w:div w:id="1188762056">
      <w:bodyDiv w:val="1"/>
      <w:marLeft w:val="0"/>
      <w:marRight w:val="0"/>
      <w:marTop w:val="0"/>
      <w:marBottom w:val="0"/>
      <w:divBdr>
        <w:top w:val="none" w:sz="0" w:space="0" w:color="auto"/>
        <w:left w:val="none" w:sz="0" w:space="0" w:color="auto"/>
        <w:bottom w:val="none" w:sz="0" w:space="0" w:color="auto"/>
        <w:right w:val="none" w:sz="0" w:space="0" w:color="auto"/>
      </w:divBdr>
    </w:div>
    <w:div w:id="1199053116">
      <w:bodyDiv w:val="1"/>
      <w:marLeft w:val="0"/>
      <w:marRight w:val="0"/>
      <w:marTop w:val="0"/>
      <w:marBottom w:val="0"/>
      <w:divBdr>
        <w:top w:val="none" w:sz="0" w:space="0" w:color="auto"/>
        <w:left w:val="none" w:sz="0" w:space="0" w:color="auto"/>
        <w:bottom w:val="none" w:sz="0" w:space="0" w:color="auto"/>
        <w:right w:val="none" w:sz="0" w:space="0" w:color="auto"/>
      </w:divBdr>
    </w:div>
    <w:div w:id="1209561937">
      <w:bodyDiv w:val="1"/>
      <w:marLeft w:val="0"/>
      <w:marRight w:val="0"/>
      <w:marTop w:val="0"/>
      <w:marBottom w:val="0"/>
      <w:divBdr>
        <w:top w:val="none" w:sz="0" w:space="0" w:color="auto"/>
        <w:left w:val="none" w:sz="0" w:space="0" w:color="auto"/>
        <w:bottom w:val="none" w:sz="0" w:space="0" w:color="auto"/>
        <w:right w:val="none" w:sz="0" w:space="0" w:color="auto"/>
      </w:divBdr>
    </w:div>
    <w:div w:id="1217007985">
      <w:bodyDiv w:val="1"/>
      <w:marLeft w:val="0"/>
      <w:marRight w:val="0"/>
      <w:marTop w:val="0"/>
      <w:marBottom w:val="0"/>
      <w:divBdr>
        <w:top w:val="none" w:sz="0" w:space="0" w:color="auto"/>
        <w:left w:val="none" w:sz="0" w:space="0" w:color="auto"/>
        <w:bottom w:val="none" w:sz="0" w:space="0" w:color="auto"/>
        <w:right w:val="none" w:sz="0" w:space="0" w:color="auto"/>
      </w:divBdr>
    </w:div>
    <w:div w:id="1218279621">
      <w:bodyDiv w:val="1"/>
      <w:marLeft w:val="0"/>
      <w:marRight w:val="0"/>
      <w:marTop w:val="0"/>
      <w:marBottom w:val="0"/>
      <w:divBdr>
        <w:top w:val="none" w:sz="0" w:space="0" w:color="auto"/>
        <w:left w:val="none" w:sz="0" w:space="0" w:color="auto"/>
        <w:bottom w:val="none" w:sz="0" w:space="0" w:color="auto"/>
        <w:right w:val="none" w:sz="0" w:space="0" w:color="auto"/>
      </w:divBdr>
    </w:div>
    <w:div w:id="1231429670">
      <w:bodyDiv w:val="1"/>
      <w:marLeft w:val="0"/>
      <w:marRight w:val="0"/>
      <w:marTop w:val="0"/>
      <w:marBottom w:val="0"/>
      <w:divBdr>
        <w:top w:val="none" w:sz="0" w:space="0" w:color="auto"/>
        <w:left w:val="none" w:sz="0" w:space="0" w:color="auto"/>
        <w:bottom w:val="none" w:sz="0" w:space="0" w:color="auto"/>
        <w:right w:val="none" w:sz="0" w:space="0" w:color="auto"/>
      </w:divBdr>
    </w:div>
    <w:div w:id="1234243511">
      <w:bodyDiv w:val="1"/>
      <w:marLeft w:val="0"/>
      <w:marRight w:val="0"/>
      <w:marTop w:val="0"/>
      <w:marBottom w:val="0"/>
      <w:divBdr>
        <w:top w:val="none" w:sz="0" w:space="0" w:color="auto"/>
        <w:left w:val="none" w:sz="0" w:space="0" w:color="auto"/>
        <w:bottom w:val="none" w:sz="0" w:space="0" w:color="auto"/>
        <w:right w:val="none" w:sz="0" w:space="0" w:color="auto"/>
      </w:divBdr>
    </w:div>
    <w:div w:id="1261134878">
      <w:bodyDiv w:val="1"/>
      <w:marLeft w:val="0"/>
      <w:marRight w:val="0"/>
      <w:marTop w:val="0"/>
      <w:marBottom w:val="0"/>
      <w:divBdr>
        <w:top w:val="none" w:sz="0" w:space="0" w:color="auto"/>
        <w:left w:val="none" w:sz="0" w:space="0" w:color="auto"/>
        <w:bottom w:val="none" w:sz="0" w:space="0" w:color="auto"/>
        <w:right w:val="none" w:sz="0" w:space="0" w:color="auto"/>
      </w:divBdr>
    </w:div>
    <w:div w:id="1267809241">
      <w:bodyDiv w:val="1"/>
      <w:marLeft w:val="0"/>
      <w:marRight w:val="0"/>
      <w:marTop w:val="0"/>
      <w:marBottom w:val="0"/>
      <w:divBdr>
        <w:top w:val="none" w:sz="0" w:space="0" w:color="auto"/>
        <w:left w:val="none" w:sz="0" w:space="0" w:color="auto"/>
        <w:bottom w:val="none" w:sz="0" w:space="0" w:color="auto"/>
        <w:right w:val="none" w:sz="0" w:space="0" w:color="auto"/>
      </w:divBdr>
    </w:div>
    <w:div w:id="1276904788">
      <w:marLeft w:val="0"/>
      <w:marRight w:val="0"/>
      <w:marTop w:val="0"/>
      <w:marBottom w:val="0"/>
      <w:divBdr>
        <w:top w:val="none" w:sz="0" w:space="0" w:color="auto"/>
        <w:left w:val="none" w:sz="0" w:space="0" w:color="auto"/>
        <w:bottom w:val="none" w:sz="0" w:space="0" w:color="auto"/>
        <w:right w:val="none" w:sz="0" w:space="0" w:color="auto"/>
      </w:divBdr>
    </w:div>
    <w:div w:id="1288700618">
      <w:bodyDiv w:val="1"/>
      <w:marLeft w:val="0"/>
      <w:marRight w:val="0"/>
      <w:marTop w:val="0"/>
      <w:marBottom w:val="0"/>
      <w:divBdr>
        <w:top w:val="none" w:sz="0" w:space="0" w:color="auto"/>
        <w:left w:val="none" w:sz="0" w:space="0" w:color="auto"/>
        <w:bottom w:val="none" w:sz="0" w:space="0" w:color="auto"/>
        <w:right w:val="none" w:sz="0" w:space="0" w:color="auto"/>
      </w:divBdr>
    </w:div>
    <w:div w:id="1298486980">
      <w:bodyDiv w:val="1"/>
      <w:marLeft w:val="0"/>
      <w:marRight w:val="0"/>
      <w:marTop w:val="0"/>
      <w:marBottom w:val="0"/>
      <w:divBdr>
        <w:top w:val="none" w:sz="0" w:space="0" w:color="auto"/>
        <w:left w:val="none" w:sz="0" w:space="0" w:color="auto"/>
        <w:bottom w:val="none" w:sz="0" w:space="0" w:color="auto"/>
        <w:right w:val="none" w:sz="0" w:space="0" w:color="auto"/>
      </w:divBdr>
    </w:div>
    <w:div w:id="1305964350">
      <w:bodyDiv w:val="1"/>
      <w:marLeft w:val="0"/>
      <w:marRight w:val="0"/>
      <w:marTop w:val="0"/>
      <w:marBottom w:val="0"/>
      <w:divBdr>
        <w:top w:val="none" w:sz="0" w:space="0" w:color="auto"/>
        <w:left w:val="none" w:sz="0" w:space="0" w:color="auto"/>
        <w:bottom w:val="none" w:sz="0" w:space="0" w:color="auto"/>
        <w:right w:val="none" w:sz="0" w:space="0" w:color="auto"/>
      </w:divBdr>
    </w:div>
    <w:div w:id="1329017722">
      <w:marLeft w:val="0"/>
      <w:marRight w:val="0"/>
      <w:marTop w:val="0"/>
      <w:marBottom w:val="0"/>
      <w:divBdr>
        <w:top w:val="none" w:sz="0" w:space="0" w:color="auto"/>
        <w:left w:val="none" w:sz="0" w:space="0" w:color="auto"/>
        <w:bottom w:val="none" w:sz="0" w:space="0" w:color="auto"/>
        <w:right w:val="none" w:sz="0" w:space="0" w:color="auto"/>
      </w:divBdr>
    </w:div>
    <w:div w:id="1345133579">
      <w:bodyDiv w:val="1"/>
      <w:marLeft w:val="0"/>
      <w:marRight w:val="0"/>
      <w:marTop w:val="0"/>
      <w:marBottom w:val="0"/>
      <w:divBdr>
        <w:top w:val="none" w:sz="0" w:space="0" w:color="auto"/>
        <w:left w:val="none" w:sz="0" w:space="0" w:color="auto"/>
        <w:bottom w:val="none" w:sz="0" w:space="0" w:color="auto"/>
        <w:right w:val="none" w:sz="0" w:space="0" w:color="auto"/>
      </w:divBdr>
    </w:div>
    <w:div w:id="1352874993">
      <w:bodyDiv w:val="1"/>
      <w:marLeft w:val="0"/>
      <w:marRight w:val="0"/>
      <w:marTop w:val="0"/>
      <w:marBottom w:val="0"/>
      <w:divBdr>
        <w:top w:val="none" w:sz="0" w:space="0" w:color="auto"/>
        <w:left w:val="none" w:sz="0" w:space="0" w:color="auto"/>
        <w:bottom w:val="none" w:sz="0" w:space="0" w:color="auto"/>
        <w:right w:val="none" w:sz="0" w:space="0" w:color="auto"/>
      </w:divBdr>
    </w:div>
    <w:div w:id="1353217133">
      <w:marLeft w:val="0"/>
      <w:marRight w:val="0"/>
      <w:marTop w:val="0"/>
      <w:marBottom w:val="0"/>
      <w:divBdr>
        <w:top w:val="none" w:sz="0" w:space="0" w:color="auto"/>
        <w:left w:val="none" w:sz="0" w:space="0" w:color="auto"/>
        <w:bottom w:val="none" w:sz="0" w:space="0" w:color="auto"/>
        <w:right w:val="none" w:sz="0" w:space="0" w:color="auto"/>
      </w:divBdr>
    </w:div>
    <w:div w:id="1387876471">
      <w:bodyDiv w:val="1"/>
      <w:marLeft w:val="0"/>
      <w:marRight w:val="0"/>
      <w:marTop w:val="0"/>
      <w:marBottom w:val="0"/>
      <w:divBdr>
        <w:top w:val="none" w:sz="0" w:space="0" w:color="auto"/>
        <w:left w:val="none" w:sz="0" w:space="0" w:color="auto"/>
        <w:bottom w:val="none" w:sz="0" w:space="0" w:color="auto"/>
        <w:right w:val="none" w:sz="0" w:space="0" w:color="auto"/>
      </w:divBdr>
    </w:div>
    <w:div w:id="1408185387">
      <w:bodyDiv w:val="1"/>
      <w:marLeft w:val="0"/>
      <w:marRight w:val="0"/>
      <w:marTop w:val="0"/>
      <w:marBottom w:val="0"/>
      <w:divBdr>
        <w:top w:val="none" w:sz="0" w:space="0" w:color="auto"/>
        <w:left w:val="none" w:sz="0" w:space="0" w:color="auto"/>
        <w:bottom w:val="none" w:sz="0" w:space="0" w:color="auto"/>
        <w:right w:val="none" w:sz="0" w:space="0" w:color="auto"/>
      </w:divBdr>
    </w:div>
    <w:div w:id="1412583886">
      <w:bodyDiv w:val="1"/>
      <w:marLeft w:val="0"/>
      <w:marRight w:val="0"/>
      <w:marTop w:val="0"/>
      <w:marBottom w:val="0"/>
      <w:divBdr>
        <w:top w:val="none" w:sz="0" w:space="0" w:color="auto"/>
        <w:left w:val="none" w:sz="0" w:space="0" w:color="auto"/>
        <w:bottom w:val="none" w:sz="0" w:space="0" w:color="auto"/>
        <w:right w:val="none" w:sz="0" w:space="0" w:color="auto"/>
      </w:divBdr>
    </w:div>
    <w:div w:id="1422096507">
      <w:bodyDiv w:val="1"/>
      <w:marLeft w:val="0"/>
      <w:marRight w:val="0"/>
      <w:marTop w:val="0"/>
      <w:marBottom w:val="0"/>
      <w:divBdr>
        <w:top w:val="none" w:sz="0" w:space="0" w:color="auto"/>
        <w:left w:val="none" w:sz="0" w:space="0" w:color="auto"/>
        <w:bottom w:val="none" w:sz="0" w:space="0" w:color="auto"/>
        <w:right w:val="none" w:sz="0" w:space="0" w:color="auto"/>
      </w:divBdr>
    </w:div>
    <w:div w:id="1442914686">
      <w:bodyDiv w:val="1"/>
      <w:marLeft w:val="0"/>
      <w:marRight w:val="0"/>
      <w:marTop w:val="0"/>
      <w:marBottom w:val="0"/>
      <w:divBdr>
        <w:top w:val="none" w:sz="0" w:space="0" w:color="auto"/>
        <w:left w:val="none" w:sz="0" w:space="0" w:color="auto"/>
        <w:bottom w:val="none" w:sz="0" w:space="0" w:color="auto"/>
        <w:right w:val="none" w:sz="0" w:space="0" w:color="auto"/>
      </w:divBdr>
    </w:div>
    <w:div w:id="1447390815">
      <w:marLeft w:val="0"/>
      <w:marRight w:val="0"/>
      <w:marTop w:val="0"/>
      <w:marBottom w:val="0"/>
      <w:divBdr>
        <w:top w:val="none" w:sz="0" w:space="0" w:color="auto"/>
        <w:left w:val="none" w:sz="0" w:space="0" w:color="auto"/>
        <w:bottom w:val="none" w:sz="0" w:space="0" w:color="auto"/>
        <w:right w:val="none" w:sz="0" w:space="0" w:color="auto"/>
      </w:divBdr>
    </w:div>
    <w:div w:id="1450585509">
      <w:bodyDiv w:val="1"/>
      <w:marLeft w:val="0"/>
      <w:marRight w:val="0"/>
      <w:marTop w:val="0"/>
      <w:marBottom w:val="0"/>
      <w:divBdr>
        <w:top w:val="none" w:sz="0" w:space="0" w:color="auto"/>
        <w:left w:val="none" w:sz="0" w:space="0" w:color="auto"/>
        <w:bottom w:val="none" w:sz="0" w:space="0" w:color="auto"/>
        <w:right w:val="none" w:sz="0" w:space="0" w:color="auto"/>
      </w:divBdr>
    </w:div>
    <w:div w:id="1457523100">
      <w:bodyDiv w:val="1"/>
      <w:marLeft w:val="0"/>
      <w:marRight w:val="0"/>
      <w:marTop w:val="0"/>
      <w:marBottom w:val="0"/>
      <w:divBdr>
        <w:top w:val="none" w:sz="0" w:space="0" w:color="auto"/>
        <w:left w:val="none" w:sz="0" w:space="0" w:color="auto"/>
        <w:bottom w:val="none" w:sz="0" w:space="0" w:color="auto"/>
        <w:right w:val="none" w:sz="0" w:space="0" w:color="auto"/>
      </w:divBdr>
    </w:div>
    <w:div w:id="1459956122">
      <w:bodyDiv w:val="1"/>
      <w:marLeft w:val="0"/>
      <w:marRight w:val="0"/>
      <w:marTop w:val="0"/>
      <w:marBottom w:val="0"/>
      <w:divBdr>
        <w:top w:val="none" w:sz="0" w:space="0" w:color="auto"/>
        <w:left w:val="none" w:sz="0" w:space="0" w:color="auto"/>
        <w:bottom w:val="none" w:sz="0" w:space="0" w:color="auto"/>
        <w:right w:val="none" w:sz="0" w:space="0" w:color="auto"/>
      </w:divBdr>
    </w:div>
    <w:div w:id="1467430233">
      <w:bodyDiv w:val="1"/>
      <w:marLeft w:val="0"/>
      <w:marRight w:val="0"/>
      <w:marTop w:val="0"/>
      <w:marBottom w:val="0"/>
      <w:divBdr>
        <w:top w:val="none" w:sz="0" w:space="0" w:color="auto"/>
        <w:left w:val="none" w:sz="0" w:space="0" w:color="auto"/>
        <w:bottom w:val="none" w:sz="0" w:space="0" w:color="auto"/>
        <w:right w:val="none" w:sz="0" w:space="0" w:color="auto"/>
      </w:divBdr>
      <w:divsChild>
        <w:div w:id="1270971079">
          <w:marLeft w:val="1080"/>
          <w:marRight w:val="0"/>
          <w:marTop w:val="100"/>
          <w:marBottom w:val="0"/>
          <w:divBdr>
            <w:top w:val="none" w:sz="0" w:space="0" w:color="auto"/>
            <w:left w:val="none" w:sz="0" w:space="0" w:color="auto"/>
            <w:bottom w:val="none" w:sz="0" w:space="0" w:color="auto"/>
            <w:right w:val="none" w:sz="0" w:space="0" w:color="auto"/>
          </w:divBdr>
        </w:div>
      </w:divsChild>
    </w:div>
    <w:div w:id="1471897380">
      <w:bodyDiv w:val="1"/>
      <w:marLeft w:val="0"/>
      <w:marRight w:val="0"/>
      <w:marTop w:val="0"/>
      <w:marBottom w:val="0"/>
      <w:divBdr>
        <w:top w:val="none" w:sz="0" w:space="0" w:color="auto"/>
        <w:left w:val="none" w:sz="0" w:space="0" w:color="auto"/>
        <w:bottom w:val="none" w:sz="0" w:space="0" w:color="auto"/>
        <w:right w:val="none" w:sz="0" w:space="0" w:color="auto"/>
      </w:divBdr>
    </w:div>
    <w:div w:id="1476411658">
      <w:bodyDiv w:val="1"/>
      <w:marLeft w:val="0"/>
      <w:marRight w:val="0"/>
      <w:marTop w:val="0"/>
      <w:marBottom w:val="0"/>
      <w:divBdr>
        <w:top w:val="none" w:sz="0" w:space="0" w:color="auto"/>
        <w:left w:val="none" w:sz="0" w:space="0" w:color="auto"/>
        <w:bottom w:val="none" w:sz="0" w:space="0" w:color="auto"/>
        <w:right w:val="none" w:sz="0" w:space="0" w:color="auto"/>
      </w:divBdr>
      <w:divsChild>
        <w:div w:id="1397122754">
          <w:marLeft w:val="0"/>
          <w:marRight w:val="0"/>
          <w:marTop w:val="0"/>
          <w:marBottom w:val="0"/>
          <w:divBdr>
            <w:top w:val="none" w:sz="0" w:space="0" w:color="auto"/>
            <w:left w:val="none" w:sz="0" w:space="0" w:color="auto"/>
            <w:bottom w:val="none" w:sz="0" w:space="0" w:color="auto"/>
            <w:right w:val="none" w:sz="0" w:space="0" w:color="auto"/>
          </w:divBdr>
          <w:divsChild>
            <w:div w:id="986201245">
              <w:marLeft w:val="0"/>
              <w:marRight w:val="0"/>
              <w:marTop w:val="0"/>
              <w:marBottom w:val="0"/>
              <w:divBdr>
                <w:top w:val="none" w:sz="0" w:space="0" w:color="auto"/>
                <w:left w:val="none" w:sz="0" w:space="0" w:color="auto"/>
                <w:bottom w:val="none" w:sz="0" w:space="0" w:color="auto"/>
                <w:right w:val="none" w:sz="0" w:space="0" w:color="auto"/>
              </w:divBdr>
            </w:div>
            <w:div w:id="1752190737">
              <w:marLeft w:val="0"/>
              <w:marRight w:val="0"/>
              <w:marTop w:val="0"/>
              <w:marBottom w:val="0"/>
              <w:divBdr>
                <w:top w:val="none" w:sz="0" w:space="0" w:color="auto"/>
                <w:left w:val="none" w:sz="0" w:space="0" w:color="auto"/>
                <w:bottom w:val="none" w:sz="0" w:space="0" w:color="auto"/>
                <w:right w:val="none" w:sz="0" w:space="0" w:color="auto"/>
              </w:divBdr>
              <w:divsChild>
                <w:div w:id="1360087955">
                  <w:marLeft w:val="0"/>
                  <w:marRight w:val="0"/>
                  <w:marTop w:val="0"/>
                  <w:marBottom w:val="0"/>
                  <w:divBdr>
                    <w:top w:val="none" w:sz="0" w:space="0" w:color="auto"/>
                    <w:left w:val="none" w:sz="0" w:space="0" w:color="auto"/>
                    <w:bottom w:val="none" w:sz="0" w:space="0" w:color="auto"/>
                    <w:right w:val="none" w:sz="0" w:space="0" w:color="auto"/>
                  </w:divBdr>
                  <w:divsChild>
                    <w:div w:id="15266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158616">
      <w:bodyDiv w:val="1"/>
      <w:marLeft w:val="0"/>
      <w:marRight w:val="0"/>
      <w:marTop w:val="0"/>
      <w:marBottom w:val="0"/>
      <w:divBdr>
        <w:top w:val="none" w:sz="0" w:space="0" w:color="auto"/>
        <w:left w:val="none" w:sz="0" w:space="0" w:color="auto"/>
        <w:bottom w:val="none" w:sz="0" w:space="0" w:color="auto"/>
        <w:right w:val="none" w:sz="0" w:space="0" w:color="auto"/>
      </w:divBdr>
    </w:div>
    <w:div w:id="1531383272">
      <w:bodyDiv w:val="1"/>
      <w:marLeft w:val="0"/>
      <w:marRight w:val="0"/>
      <w:marTop w:val="0"/>
      <w:marBottom w:val="0"/>
      <w:divBdr>
        <w:top w:val="none" w:sz="0" w:space="0" w:color="auto"/>
        <w:left w:val="none" w:sz="0" w:space="0" w:color="auto"/>
        <w:bottom w:val="none" w:sz="0" w:space="0" w:color="auto"/>
        <w:right w:val="none" w:sz="0" w:space="0" w:color="auto"/>
      </w:divBdr>
    </w:div>
    <w:div w:id="1549293661">
      <w:bodyDiv w:val="1"/>
      <w:marLeft w:val="0"/>
      <w:marRight w:val="0"/>
      <w:marTop w:val="0"/>
      <w:marBottom w:val="0"/>
      <w:divBdr>
        <w:top w:val="none" w:sz="0" w:space="0" w:color="auto"/>
        <w:left w:val="none" w:sz="0" w:space="0" w:color="auto"/>
        <w:bottom w:val="none" w:sz="0" w:space="0" w:color="auto"/>
        <w:right w:val="none" w:sz="0" w:space="0" w:color="auto"/>
      </w:divBdr>
    </w:div>
    <w:div w:id="1550069271">
      <w:bodyDiv w:val="1"/>
      <w:marLeft w:val="0"/>
      <w:marRight w:val="0"/>
      <w:marTop w:val="0"/>
      <w:marBottom w:val="0"/>
      <w:divBdr>
        <w:top w:val="none" w:sz="0" w:space="0" w:color="auto"/>
        <w:left w:val="none" w:sz="0" w:space="0" w:color="auto"/>
        <w:bottom w:val="none" w:sz="0" w:space="0" w:color="auto"/>
        <w:right w:val="none" w:sz="0" w:space="0" w:color="auto"/>
      </w:divBdr>
    </w:div>
    <w:div w:id="1550603543">
      <w:marLeft w:val="0"/>
      <w:marRight w:val="0"/>
      <w:marTop w:val="0"/>
      <w:marBottom w:val="0"/>
      <w:divBdr>
        <w:top w:val="none" w:sz="0" w:space="0" w:color="auto"/>
        <w:left w:val="none" w:sz="0" w:space="0" w:color="auto"/>
        <w:bottom w:val="none" w:sz="0" w:space="0" w:color="auto"/>
        <w:right w:val="none" w:sz="0" w:space="0" w:color="auto"/>
      </w:divBdr>
    </w:div>
    <w:div w:id="1557082409">
      <w:bodyDiv w:val="1"/>
      <w:marLeft w:val="0"/>
      <w:marRight w:val="0"/>
      <w:marTop w:val="0"/>
      <w:marBottom w:val="0"/>
      <w:divBdr>
        <w:top w:val="none" w:sz="0" w:space="0" w:color="auto"/>
        <w:left w:val="none" w:sz="0" w:space="0" w:color="auto"/>
        <w:bottom w:val="none" w:sz="0" w:space="0" w:color="auto"/>
        <w:right w:val="none" w:sz="0" w:space="0" w:color="auto"/>
      </w:divBdr>
    </w:div>
    <w:div w:id="1558593674">
      <w:bodyDiv w:val="1"/>
      <w:marLeft w:val="0"/>
      <w:marRight w:val="0"/>
      <w:marTop w:val="0"/>
      <w:marBottom w:val="0"/>
      <w:divBdr>
        <w:top w:val="none" w:sz="0" w:space="0" w:color="auto"/>
        <w:left w:val="none" w:sz="0" w:space="0" w:color="auto"/>
        <w:bottom w:val="none" w:sz="0" w:space="0" w:color="auto"/>
        <w:right w:val="none" w:sz="0" w:space="0" w:color="auto"/>
      </w:divBdr>
    </w:div>
    <w:div w:id="1559168586">
      <w:bodyDiv w:val="1"/>
      <w:marLeft w:val="0"/>
      <w:marRight w:val="0"/>
      <w:marTop w:val="0"/>
      <w:marBottom w:val="0"/>
      <w:divBdr>
        <w:top w:val="none" w:sz="0" w:space="0" w:color="auto"/>
        <w:left w:val="none" w:sz="0" w:space="0" w:color="auto"/>
        <w:bottom w:val="none" w:sz="0" w:space="0" w:color="auto"/>
        <w:right w:val="none" w:sz="0" w:space="0" w:color="auto"/>
      </w:divBdr>
    </w:div>
    <w:div w:id="1563835119">
      <w:bodyDiv w:val="1"/>
      <w:marLeft w:val="0"/>
      <w:marRight w:val="0"/>
      <w:marTop w:val="0"/>
      <w:marBottom w:val="0"/>
      <w:divBdr>
        <w:top w:val="none" w:sz="0" w:space="0" w:color="auto"/>
        <w:left w:val="none" w:sz="0" w:space="0" w:color="auto"/>
        <w:bottom w:val="none" w:sz="0" w:space="0" w:color="auto"/>
        <w:right w:val="none" w:sz="0" w:space="0" w:color="auto"/>
      </w:divBdr>
      <w:divsChild>
        <w:div w:id="1735736954">
          <w:marLeft w:val="1080"/>
          <w:marRight w:val="0"/>
          <w:marTop w:val="100"/>
          <w:marBottom w:val="0"/>
          <w:divBdr>
            <w:top w:val="none" w:sz="0" w:space="0" w:color="auto"/>
            <w:left w:val="none" w:sz="0" w:space="0" w:color="auto"/>
            <w:bottom w:val="none" w:sz="0" w:space="0" w:color="auto"/>
            <w:right w:val="none" w:sz="0" w:space="0" w:color="auto"/>
          </w:divBdr>
        </w:div>
      </w:divsChild>
    </w:div>
    <w:div w:id="1570529605">
      <w:bodyDiv w:val="1"/>
      <w:marLeft w:val="0"/>
      <w:marRight w:val="0"/>
      <w:marTop w:val="0"/>
      <w:marBottom w:val="0"/>
      <w:divBdr>
        <w:top w:val="none" w:sz="0" w:space="0" w:color="auto"/>
        <w:left w:val="none" w:sz="0" w:space="0" w:color="auto"/>
        <w:bottom w:val="none" w:sz="0" w:space="0" w:color="auto"/>
        <w:right w:val="none" w:sz="0" w:space="0" w:color="auto"/>
      </w:divBdr>
    </w:div>
    <w:div w:id="1576620342">
      <w:marLeft w:val="0"/>
      <w:marRight w:val="0"/>
      <w:marTop w:val="0"/>
      <w:marBottom w:val="0"/>
      <w:divBdr>
        <w:top w:val="none" w:sz="0" w:space="0" w:color="auto"/>
        <w:left w:val="none" w:sz="0" w:space="0" w:color="auto"/>
        <w:bottom w:val="none" w:sz="0" w:space="0" w:color="auto"/>
        <w:right w:val="none" w:sz="0" w:space="0" w:color="auto"/>
      </w:divBdr>
    </w:div>
    <w:div w:id="1577014906">
      <w:bodyDiv w:val="1"/>
      <w:marLeft w:val="0"/>
      <w:marRight w:val="0"/>
      <w:marTop w:val="0"/>
      <w:marBottom w:val="0"/>
      <w:divBdr>
        <w:top w:val="none" w:sz="0" w:space="0" w:color="auto"/>
        <w:left w:val="none" w:sz="0" w:space="0" w:color="auto"/>
        <w:bottom w:val="none" w:sz="0" w:space="0" w:color="auto"/>
        <w:right w:val="none" w:sz="0" w:space="0" w:color="auto"/>
      </w:divBdr>
    </w:div>
    <w:div w:id="1582792292">
      <w:marLeft w:val="0"/>
      <w:marRight w:val="0"/>
      <w:marTop w:val="0"/>
      <w:marBottom w:val="0"/>
      <w:divBdr>
        <w:top w:val="none" w:sz="0" w:space="0" w:color="auto"/>
        <w:left w:val="none" w:sz="0" w:space="0" w:color="auto"/>
        <w:bottom w:val="none" w:sz="0" w:space="0" w:color="auto"/>
        <w:right w:val="none" w:sz="0" w:space="0" w:color="auto"/>
      </w:divBdr>
    </w:div>
    <w:div w:id="1586645597">
      <w:marLeft w:val="0"/>
      <w:marRight w:val="0"/>
      <w:marTop w:val="0"/>
      <w:marBottom w:val="0"/>
      <w:divBdr>
        <w:top w:val="none" w:sz="0" w:space="0" w:color="auto"/>
        <w:left w:val="none" w:sz="0" w:space="0" w:color="auto"/>
        <w:bottom w:val="none" w:sz="0" w:space="0" w:color="auto"/>
        <w:right w:val="none" w:sz="0" w:space="0" w:color="auto"/>
      </w:divBdr>
    </w:div>
    <w:div w:id="1602715015">
      <w:marLeft w:val="0"/>
      <w:marRight w:val="0"/>
      <w:marTop w:val="0"/>
      <w:marBottom w:val="0"/>
      <w:divBdr>
        <w:top w:val="none" w:sz="0" w:space="0" w:color="auto"/>
        <w:left w:val="none" w:sz="0" w:space="0" w:color="auto"/>
        <w:bottom w:val="none" w:sz="0" w:space="0" w:color="auto"/>
        <w:right w:val="none" w:sz="0" w:space="0" w:color="auto"/>
      </w:divBdr>
    </w:div>
    <w:div w:id="1628120355">
      <w:bodyDiv w:val="1"/>
      <w:marLeft w:val="0"/>
      <w:marRight w:val="0"/>
      <w:marTop w:val="0"/>
      <w:marBottom w:val="0"/>
      <w:divBdr>
        <w:top w:val="none" w:sz="0" w:space="0" w:color="auto"/>
        <w:left w:val="none" w:sz="0" w:space="0" w:color="auto"/>
        <w:bottom w:val="none" w:sz="0" w:space="0" w:color="auto"/>
        <w:right w:val="none" w:sz="0" w:space="0" w:color="auto"/>
      </w:divBdr>
    </w:div>
    <w:div w:id="1642078581">
      <w:marLeft w:val="0"/>
      <w:marRight w:val="0"/>
      <w:marTop w:val="0"/>
      <w:marBottom w:val="0"/>
      <w:divBdr>
        <w:top w:val="none" w:sz="0" w:space="0" w:color="auto"/>
        <w:left w:val="none" w:sz="0" w:space="0" w:color="auto"/>
        <w:bottom w:val="none" w:sz="0" w:space="0" w:color="auto"/>
        <w:right w:val="none" w:sz="0" w:space="0" w:color="auto"/>
      </w:divBdr>
    </w:div>
    <w:div w:id="1654020083">
      <w:bodyDiv w:val="1"/>
      <w:marLeft w:val="0"/>
      <w:marRight w:val="0"/>
      <w:marTop w:val="0"/>
      <w:marBottom w:val="0"/>
      <w:divBdr>
        <w:top w:val="none" w:sz="0" w:space="0" w:color="auto"/>
        <w:left w:val="none" w:sz="0" w:space="0" w:color="auto"/>
        <w:bottom w:val="none" w:sz="0" w:space="0" w:color="auto"/>
        <w:right w:val="none" w:sz="0" w:space="0" w:color="auto"/>
      </w:divBdr>
    </w:div>
    <w:div w:id="1663849209">
      <w:bodyDiv w:val="1"/>
      <w:marLeft w:val="0"/>
      <w:marRight w:val="0"/>
      <w:marTop w:val="0"/>
      <w:marBottom w:val="0"/>
      <w:divBdr>
        <w:top w:val="none" w:sz="0" w:space="0" w:color="auto"/>
        <w:left w:val="none" w:sz="0" w:space="0" w:color="auto"/>
        <w:bottom w:val="none" w:sz="0" w:space="0" w:color="auto"/>
        <w:right w:val="none" w:sz="0" w:space="0" w:color="auto"/>
      </w:divBdr>
    </w:div>
    <w:div w:id="1672024233">
      <w:marLeft w:val="0"/>
      <w:marRight w:val="0"/>
      <w:marTop w:val="0"/>
      <w:marBottom w:val="0"/>
      <w:divBdr>
        <w:top w:val="none" w:sz="0" w:space="0" w:color="auto"/>
        <w:left w:val="none" w:sz="0" w:space="0" w:color="auto"/>
        <w:bottom w:val="none" w:sz="0" w:space="0" w:color="auto"/>
        <w:right w:val="none" w:sz="0" w:space="0" w:color="auto"/>
      </w:divBdr>
    </w:div>
    <w:div w:id="1678771213">
      <w:marLeft w:val="0"/>
      <w:marRight w:val="0"/>
      <w:marTop w:val="0"/>
      <w:marBottom w:val="0"/>
      <w:divBdr>
        <w:top w:val="none" w:sz="0" w:space="0" w:color="auto"/>
        <w:left w:val="none" w:sz="0" w:space="0" w:color="auto"/>
        <w:bottom w:val="none" w:sz="0" w:space="0" w:color="auto"/>
        <w:right w:val="none" w:sz="0" w:space="0" w:color="auto"/>
      </w:divBdr>
    </w:div>
    <w:div w:id="1691033062">
      <w:bodyDiv w:val="1"/>
      <w:marLeft w:val="0"/>
      <w:marRight w:val="0"/>
      <w:marTop w:val="0"/>
      <w:marBottom w:val="0"/>
      <w:divBdr>
        <w:top w:val="none" w:sz="0" w:space="0" w:color="auto"/>
        <w:left w:val="none" w:sz="0" w:space="0" w:color="auto"/>
        <w:bottom w:val="none" w:sz="0" w:space="0" w:color="auto"/>
        <w:right w:val="none" w:sz="0" w:space="0" w:color="auto"/>
      </w:divBdr>
    </w:div>
    <w:div w:id="1717001124">
      <w:marLeft w:val="0"/>
      <w:marRight w:val="0"/>
      <w:marTop w:val="0"/>
      <w:marBottom w:val="0"/>
      <w:divBdr>
        <w:top w:val="none" w:sz="0" w:space="0" w:color="auto"/>
        <w:left w:val="none" w:sz="0" w:space="0" w:color="auto"/>
        <w:bottom w:val="none" w:sz="0" w:space="0" w:color="auto"/>
        <w:right w:val="none" w:sz="0" w:space="0" w:color="auto"/>
      </w:divBdr>
    </w:div>
    <w:div w:id="1742633929">
      <w:bodyDiv w:val="1"/>
      <w:marLeft w:val="0"/>
      <w:marRight w:val="0"/>
      <w:marTop w:val="0"/>
      <w:marBottom w:val="0"/>
      <w:divBdr>
        <w:top w:val="none" w:sz="0" w:space="0" w:color="auto"/>
        <w:left w:val="none" w:sz="0" w:space="0" w:color="auto"/>
        <w:bottom w:val="none" w:sz="0" w:space="0" w:color="auto"/>
        <w:right w:val="none" w:sz="0" w:space="0" w:color="auto"/>
      </w:divBdr>
    </w:div>
    <w:div w:id="1747799310">
      <w:bodyDiv w:val="1"/>
      <w:marLeft w:val="0"/>
      <w:marRight w:val="0"/>
      <w:marTop w:val="0"/>
      <w:marBottom w:val="0"/>
      <w:divBdr>
        <w:top w:val="none" w:sz="0" w:space="0" w:color="auto"/>
        <w:left w:val="none" w:sz="0" w:space="0" w:color="auto"/>
        <w:bottom w:val="none" w:sz="0" w:space="0" w:color="auto"/>
        <w:right w:val="none" w:sz="0" w:space="0" w:color="auto"/>
      </w:divBdr>
    </w:div>
    <w:div w:id="1767118934">
      <w:marLeft w:val="0"/>
      <w:marRight w:val="0"/>
      <w:marTop w:val="0"/>
      <w:marBottom w:val="0"/>
      <w:divBdr>
        <w:top w:val="none" w:sz="0" w:space="0" w:color="auto"/>
        <w:left w:val="none" w:sz="0" w:space="0" w:color="auto"/>
        <w:bottom w:val="none" w:sz="0" w:space="0" w:color="auto"/>
        <w:right w:val="none" w:sz="0" w:space="0" w:color="auto"/>
      </w:divBdr>
    </w:div>
    <w:div w:id="1774086836">
      <w:marLeft w:val="0"/>
      <w:marRight w:val="0"/>
      <w:marTop w:val="0"/>
      <w:marBottom w:val="0"/>
      <w:divBdr>
        <w:top w:val="none" w:sz="0" w:space="0" w:color="auto"/>
        <w:left w:val="none" w:sz="0" w:space="0" w:color="auto"/>
        <w:bottom w:val="none" w:sz="0" w:space="0" w:color="auto"/>
        <w:right w:val="none" w:sz="0" w:space="0" w:color="auto"/>
      </w:divBdr>
    </w:div>
    <w:div w:id="1791586240">
      <w:bodyDiv w:val="1"/>
      <w:marLeft w:val="0"/>
      <w:marRight w:val="0"/>
      <w:marTop w:val="0"/>
      <w:marBottom w:val="0"/>
      <w:divBdr>
        <w:top w:val="none" w:sz="0" w:space="0" w:color="auto"/>
        <w:left w:val="none" w:sz="0" w:space="0" w:color="auto"/>
        <w:bottom w:val="none" w:sz="0" w:space="0" w:color="auto"/>
        <w:right w:val="none" w:sz="0" w:space="0" w:color="auto"/>
      </w:divBdr>
    </w:div>
    <w:div w:id="1800226402">
      <w:marLeft w:val="0"/>
      <w:marRight w:val="0"/>
      <w:marTop w:val="0"/>
      <w:marBottom w:val="0"/>
      <w:divBdr>
        <w:top w:val="none" w:sz="0" w:space="0" w:color="auto"/>
        <w:left w:val="none" w:sz="0" w:space="0" w:color="auto"/>
        <w:bottom w:val="none" w:sz="0" w:space="0" w:color="auto"/>
        <w:right w:val="none" w:sz="0" w:space="0" w:color="auto"/>
      </w:divBdr>
    </w:div>
    <w:div w:id="1805199070">
      <w:bodyDiv w:val="1"/>
      <w:marLeft w:val="0"/>
      <w:marRight w:val="0"/>
      <w:marTop w:val="0"/>
      <w:marBottom w:val="0"/>
      <w:divBdr>
        <w:top w:val="none" w:sz="0" w:space="0" w:color="auto"/>
        <w:left w:val="none" w:sz="0" w:space="0" w:color="auto"/>
        <w:bottom w:val="none" w:sz="0" w:space="0" w:color="auto"/>
        <w:right w:val="none" w:sz="0" w:space="0" w:color="auto"/>
      </w:divBdr>
    </w:div>
    <w:div w:id="1828134357">
      <w:bodyDiv w:val="1"/>
      <w:marLeft w:val="0"/>
      <w:marRight w:val="0"/>
      <w:marTop w:val="0"/>
      <w:marBottom w:val="0"/>
      <w:divBdr>
        <w:top w:val="none" w:sz="0" w:space="0" w:color="auto"/>
        <w:left w:val="none" w:sz="0" w:space="0" w:color="auto"/>
        <w:bottom w:val="none" w:sz="0" w:space="0" w:color="auto"/>
        <w:right w:val="none" w:sz="0" w:space="0" w:color="auto"/>
      </w:divBdr>
      <w:divsChild>
        <w:div w:id="114832147">
          <w:marLeft w:val="1080"/>
          <w:marRight w:val="0"/>
          <w:marTop w:val="100"/>
          <w:marBottom w:val="0"/>
          <w:divBdr>
            <w:top w:val="none" w:sz="0" w:space="0" w:color="auto"/>
            <w:left w:val="none" w:sz="0" w:space="0" w:color="auto"/>
            <w:bottom w:val="none" w:sz="0" w:space="0" w:color="auto"/>
            <w:right w:val="none" w:sz="0" w:space="0" w:color="auto"/>
          </w:divBdr>
        </w:div>
      </w:divsChild>
    </w:div>
    <w:div w:id="1867326334">
      <w:marLeft w:val="0"/>
      <w:marRight w:val="0"/>
      <w:marTop w:val="0"/>
      <w:marBottom w:val="0"/>
      <w:divBdr>
        <w:top w:val="none" w:sz="0" w:space="0" w:color="auto"/>
        <w:left w:val="none" w:sz="0" w:space="0" w:color="auto"/>
        <w:bottom w:val="none" w:sz="0" w:space="0" w:color="auto"/>
        <w:right w:val="none" w:sz="0" w:space="0" w:color="auto"/>
      </w:divBdr>
    </w:div>
    <w:div w:id="1891500682">
      <w:marLeft w:val="0"/>
      <w:marRight w:val="0"/>
      <w:marTop w:val="0"/>
      <w:marBottom w:val="0"/>
      <w:divBdr>
        <w:top w:val="none" w:sz="0" w:space="0" w:color="auto"/>
        <w:left w:val="none" w:sz="0" w:space="0" w:color="auto"/>
        <w:bottom w:val="none" w:sz="0" w:space="0" w:color="auto"/>
        <w:right w:val="none" w:sz="0" w:space="0" w:color="auto"/>
      </w:divBdr>
    </w:div>
    <w:div w:id="1901671581">
      <w:bodyDiv w:val="1"/>
      <w:marLeft w:val="0"/>
      <w:marRight w:val="0"/>
      <w:marTop w:val="0"/>
      <w:marBottom w:val="0"/>
      <w:divBdr>
        <w:top w:val="none" w:sz="0" w:space="0" w:color="auto"/>
        <w:left w:val="none" w:sz="0" w:space="0" w:color="auto"/>
        <w:bottom w:val="none" w:sz="0" w:space="0" w:color="auto"/>
        <w:right w:val="none" w:sz="0" w:space="0" w:color="auto"/>
      </w:divBdr>
    </w:div>
    <w:div w:id="1908225770">
      <w:bodyDiv w:val="1"/>
      <w:marLeft w:val="0"/>
      <w:marRight w:val="0"/>
      <w:marTop w:val="0"/>
      <w:marBottom w:val="0"/>
      <w:divBdr>
        <w:top w:val="none" w:sz="0" w:space="0" w:color="auto"/>
        <w:left w:val="none" w:sz="0" w:space="0" w:color="auto"/>
        <w:bottom w:val="none" w:sz="0" w:space="0" w:color="auto"/>
        <w:right w:val="none" w:sz="0" w:space="0" w:color="auto"/>
      </w:divBdr>
    </w:div>
    <w:div w:id="1920019489">
      <w:bodyDiv w:val="1"/>
      <w:marLeft w:val="0"/>
      <w:marRight w:val="0"/>
      <w:marTop w:val="0"/>
      <w:marBottom w:val="0"/>
      <w:divBdr>
        <w:top w:val="none" w:sz="0" w:space="0" w:color="auto"/>
        <w:left w:val="none" w:sz="0" w:space="0" w:color="auto"/>
        <w:bottom w:val="none" w:sz="0" w:space="0" w:color="auto"/>
        <w:right w:val="none" w:sz="0" w:space="0" w:color="auto"/>
      </w:divBdr>
    </w:div>
    <w:div w:id="1926038627">
      <w:bodyDiv w:val="1"/>
      <w:marLeft w:val="0"/>
      <w:marRight w:val="0"/>
      <w:marTop w:val="0"/>
      <w:marBottom w:val="0"/>
      <w:divBdr>
        <w:top w:val="none" w:sz="0" w:space="0" w:color="auto"/>
        <w:left w:val="none" w:sz="0" w:space="0" w:color="auto"/>
        <w:bottom w:val="none" w:sz="0" w:space="0" w:color="auto"/>
        <w:right w:val="none" w:sz="0" w:space="0" w:color="auto"/>
      </w:divBdr>
    </w:div>
    <w:div w:id="1926496448">
      <w:bodyDiv w:val="1"/>
      <w:marLeft w:val="0"/>
      <w:marRight w:val="0"/>
      <w:marTop w:val="0"/>
      <w:marBottom w:val="0"/>
      <w:divBdr>
        <w:top w:val="none" w:sz="0" w:space="0" w:color="auto"/>
        <w:left w:val="none" w:sz="0" w:space="0" w:color="auto"/>
        <w:bottom w:val="none" w:sz="0" w:space="0" w:color="auto"/>
        <w:right w:val="none" w:sz="0" w:space="0" w:color="auto"/>
      </w:divBdr>
    </w:div>
    <w:div w:id="1930262384">
      <w:bodyDiv w:val="1"/>
      <w:marLeft w:val="0"/>
      <w:marRight w:val="0"/>
      <w:marTop w:val="0"/>
      <w:marBottom w:val="0"/>
      <w:divBdr>
        <w:top w:val="none" w:sz="0" w:space="0" w:color="auto"/>
        <w:left w:val="none" w:sz="0" w:space="0" w:color="auto"/>
        <w:bottom w:val="none" w:sz="0" w:space="0" w:color="auto"/>
        <w:right w:val="none" w:sz="0" w:space="0" w:color="auto"/>
      </w:divBdr>
    </w:div>
    <w:div w:id="1949578093">
      <w:marLeft w:val="0"/>
      <w:marRight w:val="0"/>
      <w:marTop w:val="0"/>
      <w:marBottom w:val="0"/>
      <w:divBdr>
        <w:top w:val="none" w:sz="0" w:space="0" w:color="auto"/>
        <w:left w:val="none" w:sz="0" w:space="0" w:color="auto"/>
        <w:bottom w:val="none" w:sz="0" w:space="0" w:color="auto"/>
        <w:right w:val="none" w:sz="0" w:space="0" w:color="auto"/>
      </w:divBdr>
    </w:div>
    <w:div w:id="1982618123">
      <w:bodyDiv w:val="1"/>
      <w:marLeft w:val="0"/>
      <w:marRight w:val="0"/>
      <w:marTop w:val="0"/>
      <w:marBottom w:val="0"/>
      <w:divBdr>
        <w:top w:val="none" w:sz="0" w:space="0" w:color="auto"/>
        <w:left w:val="none" w:sz="0" w:space="0" w:color="auto"/>
        <w:bottom w:val="none" w:sz="0" w:space="0" w:color="auto"/>
        <w:right w:val="none" w:sz="0" w:space="0" w:color="auto"/>
      </w:divBdr>
    </w:div>
    <w:div w:id="1995134688">
      <w:marLeft w:val="0"/>
      <w:marRight w:val="0"/>
      <w:marTop w:val="0"/>
      <w:marBottom w:val="0"/>
      <w:divBdr>
        <w:top w:val="none" w:sz="0" w:space="0" w:color="auto"/>
        <w:left w:val="none" w:sz="0" w:space="0" w:color="auto"/>
        <w:bottom w:val="none" w:sz="0" w:space="0" w:color="auto"/>
        <w:right w:val="none" w:sz="0" w:space="0" w:color="auto"/>
      </w:divBdr>
    </w:div>
    <w:div w:id="1998147633">
      <w:bodyDiv w:val="1"/>
      <w:marLeft w:val="0"/>
      <w:marRight w:val="0"/>
      <w:marTop w:val="0"/>
      <w:marBottom w:val="0"/>
      <w:divBdr>
        <w:top w:val="none" w:sz="0" w:space="0" w:color="auto"/>
        <w:left w:val="none" w:sz="0" w:space="0" w:color="auto"/>
        <w:bottom w:val="none" w:sz="0" w:space="0" w:color="auto"/>
        <w:right w:val="none" w:sz="0" w:space="0" w:color="auto"/>
      </w:divBdr>
    </w:div>
    <w:div w:id="2006349807">
      <w:bodyDiv w:val="1"/>
      <w:marLeft w:val="0"/>
      <w:marRight w:val="0"/>
      <w:marTop w:val="0"/>
      <w:marBottom w:val="0"/>
      <w:divBdr>
        <w:top w:val="none" w:sz="0" w:space="0" w:color="auto"/>
        <w:left w:val="none" w:sz="0" w:space="0" w:color="auto"/>
        <w:bottom w:val="none" w:sz="0" w:space="0" w:color="auto"/>
        <w:right w:val="none" w:sz="0" w:space="0" w:color="auto"/>
      </w:divBdr>
    </w:div>
    <w:div w:id="2006853696">
      <w:bodyDiv w:val="1"/>
      <w:marLeft w:val="0"/>
      <w:marRight w:val="0"/>
      <w:marTop w:val="0"/>
      <w:marBottom w:val="0"/>
      <w:divBdr>
        <w:top w:val="none" w:sz="0" w:space="0" w:color="auto"/>
        <w:left w:val="none" w:sz="0" w:space="0" w:color="auto"/>
        <w:bottom w:val="none" w:sz="0" w:space="0" w:color="auto"/>
        <w:right w:val="none" w:sz="0" w:space="0" w:color="auto"/>
      </w:divBdr>
    </w:div>
    <w:div w:id="2017002497">
      <w:bodyDiv w:val="1"/>
      <w:marLeft w:val="0"/>
      <w:marRight w:val="0"/>
      <w:marTop w:val="0"/>
      <w:marBottom w:val="0"/>
      <w:divBdr>
        <w:top w:val="none" w:sz="0" w:space="0" w:color="auto"/>
        <w:left w:val="none" w:sz="0" w:space="0" w:color="auto"/>
        <w:bottom w:val="none" w:sz="0" w:space="0" w:color="auto"/>
        <w:right w:val="none" w:sz="0" w:space="0" w:color="auto"/>
      </w:divBdr>
    </w:div>
    <w:div w:id="2020306348">
      <w:bodyDiv w:val="1"/>
      <w:marLeft w:val="0"/>
      <w:marRight w:val="0"/>
      <w:marTop w:val="0"/>
      <w:marBottom w:val="0"/>
      <w:divBdr>
        <w:top w:val="none" w:sz="0" w:space="0" w:color="auto"/>
        <w:left w:val="none" w:sz="0" w:space="0" w:color="auto"/>
        <w:bottom w:val="none" w:sz="0" w:space="0" w:color="auto"/>
        <w:right w:val="none" w:sz="0" w:space="0" w:color="auto"/>
      </w:divBdr>
    </w:div>
    <w:div w:id="2025784691">
      <w:bodyDiv w:val="1"/>
      <w:marLeft w:val="0"/>
      <w:marRight w:val="0"/>
      <w:marTop w:val="0"/>
      <w:marBottom w:val="0"/>
      <w:divBdr>
        <w:top w:val="none" w:sz="0" w:space="0" w:color="auto"/>
        <w:left w:val="none" w:sz="0" w:space="0" w:color="auto"/>
        <w:bottom w:val="none" w:sz="0" w:space="0" w:color="auto"/>
        <w:right w:val="none" w:sz="0" w:space="0" w:color="auto"/>
      </w:divBdr>
    </w:div>
    <w:div w:id="2033604500">
      <w:bodyDiv w:val="1"/>
      <w:marLeft w:val="0"/>
      <w:marRight w:val="0"/>
      <w:marTop w:val="0"/>
      <w:marBottom w:val="0"/>
      <w:divBdr>
        <w:top w:val="none" w:sz="0" w:space="0" w:color="auto"/>
        <w:left w:val="none" w:sz="0" w:space="0" w:color="auto"/>
        <w:bottom w:val="none" w:sz="0" w:space="0" w:color="auto"/>
        <w:right w:val="none" w:sz="0" w:space="0" w:color="auto"/>
      </w:divBdr>
    </w:div>
    <w:div w:id="2035572040">
      <w:marLeft w:val="0"/>
      <w:marRight w:val="0"/>
      <w:marTop w:val="0"/>
      <w:marBottom w:val="0"/>
      <w:divBdr>
        <w:top w:val="none" w:sz="0" w:space="0" w:color="auto"/>
        <w:left w:val="none" w:sz="0" w:space="0" w:color="auto"/>
        <w:bottom w:val="none" w:sz="0" w:space="0" w:color="auto"/>
        <w:right w:val="none" w:sz="0" w:space="0" w:color="auto"/>
      </w:divBdr>
    </w:div>
    <w:div w:id="2037073196">
      <w:bodyDiv w:val="1"/>
      <w:marLeft w:val="0"/>
      <w:marRight w:val="0"/>
      <w:marTop w:val="0"/>
      <w:marBottom w:val="0"/>
      <w:divBdr>
        <w:top w:val="none" w:sz="0" w:space="0" w:color="auto"/>
        <w:left w:val="none" w:sz="0" w:space="0" w:color="auto"/>
        <w:bottom w:val="none" w:sz="0" w:space="0" w:color="auto"/>
        <w:right w:val="none" w:sz="0" w:space="0" w:color="auto"/>
      </w:divBdr>
    </w:div>
    <w:div w:id="2044164206">
      <w:bodyDiv w:val="1"/>
      <w:marLeft w:val="0"/>
      <w:marRight w:val="0"/>
      <w:marTop w:val="0"/>
      <w:marBottom w:val="0"/>
      <w:divBdr>
        <w:top w:val="none" w:sz="0" w:space="0" w:color="auto"/>
        <w:left w:val="none" w:sz="0" w:space="0" w:color="auto"/>
        <w:bottom w:val="none" w:sz="0" w:space="0" w:color="auto"/>
        <w:right w:val="none" w:sz="0" w:space="0" w:color="auto"/>
      </w:divBdr>
    </w:div>
    <w:div w:id="2049716519">
      <w:marLeft w:val="0"/>
      <w:marRight w:val="0"/>
      <w:marTop w:val="0"/>
      <w:marBottom w:val="0"/>
      <w:divBdr>
        <w:top w:val="none" w:sz="0" w:space="0" w:color="auto"/>
        <w:left w:val="none" w:sz="0" w:space="0" w:color="auto"/>
        <w:bottom w:val="none" w:sz="0" w:space="0" w:color="auto"/>
        <w:right w:val="none" w:sz="0" w:space="0" w:color="auto"/>
      </w:divBdr>
    </w:div>
    <w:div w:id="2049915054">
      <w:bodyDiv w:val="1"/>
      <w:marLeft w:val="0"/>
      <w:marRight w:val="0"/>
      <w:marTop w:val="0"/>
      <w:marBottom w:val="0"/>
      <w:divBdr>
        <w:top w:val="none" w:sz="0" w:space="0" w:color="auto"/>
        <w:left w:val="none" w:sz="0" w:space="0" w:color="auto"/>
        <w:bottom w:val="none" w:sz="0" w:space="0" w:color="auto"/>
        <w:right w:val="none" w:sz="0" w:space="0" w:color="auto"/>
      </w:divBdr>
    </w:div>
    <w:div w:id="2052881414">
      <w:bodyDiv w:val="1"/>
      <w:marLeft w:val="0"/>
      <w:marRight w:val="0"/>
      <w:marTop w:val="0"/>
      <w:marBottom w:val="0"/>
      <w:divBdr>
        <w:top w:val="none" w:sz="0" w:space="0" w:color="auto"/>
        <w:left w:val="none" w:sz="0" w:space="0" w:color="auto"/>
        <w:bottom w:val="none" w:sz="0" w:space="0" w:color="auto"/>
        <w:right w:val="none" w:sz="0" w:space="0" w:color="auto"/>
      </w:divBdr>
    </w:div>
    <w:div w:id="2065909846">
      <w:bodyDiv w:val="1"/>
      <w:marLeft w:val="0"/>
      <w:marRight w:val="0"/>
      <w:marTop w:val="0"/>
      <w:marBottom w:val="0"/>
      <w:divBdr>
        <w:top w:val="none" w:sz="0" w:space="0" w:color="auto"/>
        <w:left w:val="none" w:sz="0" w:space="0" w:color="auto"/>
        <w:bottom w:val="none" w:sz="0" w:space="0" w:color="auto"/>
        <w:right w:val="none" w:sz="0" w:space="0" w:color="auto"/>
      </w:divBdr>
    </w:div>
    <w:div w:id="2078700646">
      <w:bodyDiv w:val="1"/>
      <w:marLeft w:val="0"/>
      <w:marRight w:val="0"/>
      <w:marTop w:val="0"/>
      <w:marBottom w:val="0"/>
      <w:divBdr>
        <w:top w:val="none" w:sz="0" w:space="0" w:color="auto"/>
        <w:left w:val="none" w:sz="0" w:space="0" w:color="auto"/>
        <w:bottom w:val="none" w:sz="0" w:space="0" w:color="auto"/>
        <w:right w:val="none" w:sz="0" w:space="0" w:color="auto"/>
      </w:divBdr>
    </w:div>
    <w:div w:id="2079786973">
      <w:marLeft w:val="0"/>
      <w:marRight w:val="0"/>
      <w:marTop w:val="0"/>
      <w:marBottom w:val="0"/>
      <w:divBdr>
        <w:top w:val="none" w:sz="0" w:space="0" w:color="auto"/>
        <w:left w:val="none" w:sz="0" w:space="0" w:color="auto"/>
        <w:bottom w:val="none" w:sz="0" w:space="0" w:color="auto"/>
        <w:right w:val="none" w:sz="0" w:space="0" w:color="auto"/>
      </w:divBdr>
    </w:div>
    <w:div w:id="2084984181">
      <w:bodyDiv w:val="1"/>
      <w:marLeft w:val="0"/>
      <w:marRight w:val="0"/>
      <w:marTop w:val="0"/>
      <w:marBottom w:val="0"/>
      <w:divBdr>
        <w:top w:val="none" w:sz="0" w:space="0" w:color="auto"/>
        <w:left w:val="none" w:sz="0" w:space="0" w:color="auto"/>
        <w:bottom w:val="none" w:sz="0" w:space="0" w:color="auto"/>
        <w:right w:val="none" w:sz="0" w:space="0" w:color="auto"/>
      </w:divBdr>
    </w:div>
    <w:div w:id="2085177330">
      <w:bodyDiv w:val="1"/>
      <w:marLeft w:val="0"/>
      <w:marRight w:val="0"/>
      <w:marTop w:val="0"/>
      <w:marBottom w:val="0"/>
      <w:divBdr>
        <w:top w:val="none" w:sz="0" w:space="0" w:color="auto"/>
        <w:left w:val="none" w:sz="0" w:space="0" w:color="auto"/>
        <w:bottom w:val="none" w:sz="0" w:space="0" w:color="auto"/>
        <w:right w:val="none" w:sz="0" w:space="0" w:color="auto"/>
      </w:divBdr>
    </w:div>
    <w:div w:id="2112234680">
      <w:bodyDiv w:val="1"/>
      <w:marLeft w:val="0"/>
      <w:marRight w:val="0"/>
      <w:marTop w:val="0"/>
      <w:marBottom w:val="0"/>
      <w:divBdr>
        <w:top w:val="none" w:sz="0" w:space="0" w:color="auto"/>
        <w:left w:val="none" w:sz="0" w:space="0" w:color="auto"/>
        <w:bottom w:val="none" w:sz="0" w:space="0" w:color="auto"/>
        <w:right w:val="none" w:sz="0" w:space="0" w:color="auto"/>
      </w:divBdr>
    </w:div>
    <w:div w:id="2132674054">
      <w:marLeft w:val="0"/>
      <w:marRight w:val="0"/>
      <w:marTop w:val="0"/>
      <w:marBottom w:val="0"/>
      <w:divBdr>
        <w:top w:val="none" w:sz="0" w:space="0" w:color="auto"/>
        <w:left w:val="none" w:sz="0" w:space="0" w:color="auto"/>
        <w:bottom w:val="none" w:sz="0" w:space="0" w:color="auto"/>
        <w:right w:val="none" w:sz="0" w:space="0" w:color="auto"/>
      </w:divBdr>
    </w:div>
    <w:div w:id="2136022140">
      <w:bodyDiv w:val="1"/>
      <w:marLeft w:val="0"/>
      <w:marRight w:val="0"/>
      <w:marTop w:val="0"/>
      <w:marBottom w:val="0"/>
      <w:divBdr>
        <w:top w:val="none" w:sz="0" w:space="0" w:color="auto"/>
        <w:left w:val="none" w:sz="0" w:space="0" w:color="auto"/>
        <w:bottom w:val="none" w:sz="0" w:space="0" w:color="auto"/>
        <w:right w:val="none" w:sz="0" w:space="0" w:color="auto"/>
      </w:divBdr>
    </w:div>
    <w:div w:id="2136942719">
      <w:marLeft w:val="0"/>
      <w:marRight w:val="0"/>
      <w:marTop w:val="0"/>
      <w:marBottom w:val="0"/>
      <w:divBdr>
        <w:top w:val="none" w:sz="0" w:space="0" w:color="auto"/>
        <w:left w:val="none" w:sz="0" w:space="0" w:color="auto"/>
        <w:bottom w:val="none" w:sz="0" w:space="0" w:color="auto"/>
        <w:right w:val="none" w:sz="0" w:space="0" w:color="auto"/>
      </w:divBdr>
    </w:div>
    <w:div w:id="21450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earchcommons.waikato.ac.nz/items/24cf02c1-8c2f-4b63-ba89-e8a509e9ba05" TargetMode="External"/><Relationship Id="rId18" Type="http://schemas.openxmlformats.org/officeDocument/2006/relationships/hyperlink" Target="https://doi.org/10.18637/jss.v105.i03" TargetMode="External"/><Relationship Id="rId26" Type="http://schemas.openxmlformats.org/officeDocument/2006/relationships/hyperlink" Target="https://doi.org/10.1007/s10750-021-04771-y" TargetMode="External"/><Relationship Id="rId39" Type="http://schemas.openxmlformats.org/officeDocument/2006/relationships/hyperlink" Target="https://doi.org/10.1038/s41467-021-22657-4" TargetMode="External"/><Relationship Id="rId21" Type="http://schemas.openxmlformats.org/officeDocument/2006/relationships/hyperlink" Target="https://doi.org/10.1002/rra.1168" TargetMode="External"/><Relationship Id="rId34" Type="http://schemas.openxmlformats.org/officeDocument/2006/relationships/hyperlink" Target="https://doi.org/10.1016/j.jglr.2019.09.013" TargetMode="External"/><Relationship Id="rId42" Type="http://schemas.openxmlformats.org/officeDocument/2006/relationships/image" Target="media/image2.png"/><Relationship Id="rId47" Type="http://schemas.openxmlformats.org/officeDocument/2006/relationships/image" Target="media/image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bpa.2017.07.013" TargetMode="External"/><Relationship Id="rId29" Type="http://schemas.openxmlformats.org/officeDocument/2006/relationships/hyperlink" Target="https://doi.org/10.1080/00288330.1990.9516433" TargetMode="External"/><Relationship Id="rId11" Type="http://schemas.microsoft.com/office/2016/09/relationships/commentsIds" Target="commentsIds.xml"/><Relationship Id="rId24" Type="http://schemas.openxmlformats.org/officeDocument/2006/relationships/hyperlink" Target="https://doi.org/10.2307/1941447" TargetMode="External"/><Relationship Id="rId32" Type="http://schemas.openxmlformats.org/officeDocument/2006/relationships/hyperlink" Target="https://doi.org/10.1080/00288330.1993.9516548" TargetMode="External"/><Relationship Id="rId37" Type="http://schemas.openxmlformats.org/officeDocument/2006/relationships/hyperlink" Target="https://doi.org/10.1007/s10750-010-0318-4" TargetMode="External"/><Relationship Id="rId40" Type="http://schemas.openxmlformats.org/officeDocument/2006/relationships/hyperlink" Target="https://doi.org/10.1007/978-0-387-87458-6" TargetMode="External"/><Relationship Id="rId45" Type="http://schemas.openxmlformats.org/officeDocument/2006/relationships/image" Target="media/image5.png"/><Relationship Id="rId53" Type="http://schemas.microsoft.com/office/2020/10/relationships/intelligence" Target="intelligence2.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hyperlink" Target="https://doi.org/10.1017/S0376892997000088" TargetMode="External"/><Relationship Id="rId31" Type="http://schemas.openxmlformats.org/officeDocument/2006/relationships/hyperlink" Target="https://doi.org/10.3391/mbi.2013.4.4.02" TargetMode="External"/><Relationship Id="rId44" Type="http://schemas.openxmlformats.org/officeDocument/2006/relationships/image" Target="media/image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16/j.tree.2008.10.008" TargetMode="External"/><Relationship Id="rId22" Type="http://schemas.openxmlformats.org/officeDocument/2006/relationships/hyperlink" Target="https://doi.org/10.1071/MF14148" TargetMode="External"/><Relationship Id="rId27" Type="http://schemas.openxmlformats.org/officeDocument/2006/relationships/hyperlink" Target="https://doi.org/10.1080/10641269509388566" TargetMode="External"/><Relationship Id="rId30" Type="http://schemas.openxmlformats.org/officeDocument/2006/relationships/hyperlink" Target="https://doi.org/10.1098/rstb.2014.0060" TargetMode="External"/><Relationship Id="rId35" Type="http://schemas.openxmlformats.org/officeDocument/2006/relationships/hyperlink" Target="https://doi.org/10.1016/j.fishres.2008.03.006" TargetMode="External"/><Relationship Id="rId43" Type="http://schemas.openxmlformats.org/officeDocument/2006/relationships/image" Target="media/image3.png"/><Relationship Id="rId48" Type="http://schemas.openxmlformats.org/officeDocument/2006/relationships/image" Target="media/image8.png"/><Relationship Id="rId8" Type="http://schemas.openxmlformats.org/officeDocument/2006/relationships/hyperlink" Target="mailto:or81@students.waikato.ac.nz" TargetMode="External"/><Relationship Id="rId51"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07/s13157-010-0051-9" TargetMode="External"/><Relationship Id="rId25" Type="http://schemas.openxmlformats.org/officeDocument/2006/relationships/hyperlink" Target="https://doi.org/10.1111/fwb.14141" TargetMode="External"/><Relationship Id="rId33" Type="http://schemas.openxmlformats.org/officeDocument/2006/relationships/hyperlink" Target="https://doi.org/10.1890/14-1822.1" TargetMode="External"/><Relationship Id="rId38" Type="http://schemas.openxmlformats.org/officeDocument/2006/relationships/hyperlink" Target="https://doi.org/10.1002/aqc.586" TargetMode="External"/><Relationship Id="rId46" Type="http://schemas.openxmlformats.org/officeDocument/2006/relationships/image" Target="media/image6.png"/><Relationship Id="rId20" Type="http://schemas.openxmlformats.org/officeDocument/2006/relationships/hyperlink" Target="https://doi.org/10.1016/j.jtherbio.2004.09.004" TargetMode="External"/><Relationship Id="rId41"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2614/RJ-2017-066" TargetMode="External"/><Relationship Id="rId23" Type="http://schemas.openxmlformats.org/officeDocument/2006/relationships/hyperlink" Target="https://doi.org/10.5194/we-25-221-2025" TargetMode="External"/><Relationship Id="rId28" Type="http://schemas.openxmlformats.org/officeDocument/2006/relationships/hyperlink" Target="https://doi.org/10.1111/j.1365-2427.2006.01641.x" TargetMode="External"/><Relationship Id="rId36" Type="http://schemas.openxmlformats.org/officeDocument/2006/relationships/hyperlink" Target="https://doi.org/10.1016/0006-3207(95)00073-9"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DC3A-E26F-468A-8ACF-2C3B23BA86D4}">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678</TotalTime>
  <Pages>33</Pages>
  <Words>12454</Words>
  <Characters>70993</Characters>
  <Application>Microsoft Office Word</Application>
  <DocSecurity>0</DocSecurity>
  <Lines>591</Lines>
  <Paragraphs>166</Paragraphs>
  <ScaleCrop>false</ScaleCrop>
  <Company/>
  <LinksUpToDate>false</LinksUpToDate>
  <CharactersWithSpaces>83281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235</cp:revision>
  <dcterms:created xsi:type="dcterms:W3CDTF">2026-06-08T01:06:00Z</dcterms:created>
  <dcterms:modified xsi:type="dcterms:W3CDTF">2026-06-09T22:47:00Z</dcterms:modified>
</cp:coreProperties>
</file>